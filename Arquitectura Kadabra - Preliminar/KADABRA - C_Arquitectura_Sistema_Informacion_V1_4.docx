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D2594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r w:rsidRPr="00C4678B">
        <w:rPr>
          <w:rFonts w:ascii="Arial Narrow" w:hAnsi="Arial Narrow" w:cs="Arial"/>
          <w:sz w:val="28"/>
        </w:rPr>
        <w:tab/>
      </w:r>
    </w:p>
    <w:p w14:paraId="7BED2595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7BED2596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1B5602">
        <w:rPr>
          <w:rFonts w:ascii="Arial Narrow" w:hAnsi="Arial Narrow" w:cs="Arial"/>
          <w:b/>
          <w:bCs/>
          <w:sz w:val="48"/>
          <w:szCs w:val="48"/>
        </w:rPr>
        <w:t>APLICACIONES Y DATOS</w:t>
      </w:r>
    </w:p>
    <w:p w14:paraId="7BED2597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7BED2598" w14:textId="77777777" w:rsidR="00B2682F" w:rsidRPr="00C4678B" w:rsidRDefault="00B2682F" w:rsidP="00B2682F">
      <w:pPr>
        <w:pStyle w:val="Textoindependiente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7BED2599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7BED259A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BED259B" w14:textId="77777777" w:rsidR="00B2682F" w:rsidRPr="00C4678B" w:rsidRDefault="00B2682F" w:rsidP="00B2682F">
      <w:pPr>
        <w:pStyle w:val="Textoindependiente"/>
        <w:ind w:left="3240"/>
        <w:rPr>
          <w:rFonts w:ascii="Arial Narrow" w:hAnsi="Arial Narrow" w:cs="Arial"/>
        </w:rPr>
      </w:pPr>
    </w:p>
    <w:p w14:paraId="7BED259C" w14:textId="77777777" w:rsidR="00B2682F" w:rsidRPr="00C4678B" w:rsidRDefault="00B2682F" w:rsidP="00B2682F">
      <w:pPr>
        <w:pStyle w:val="Textoindependiente"/>
        <w:ind w:left="3828"/>
        <w:rPr>
          <w:rFonts w:ascii="Arial Narrow" w:hAnsi="Arial Narrow" w:cs="Arial"/>
        </w:rPr>
      </w:pPr>
    </w:p>
    <w:p w14:paraId="7BED259D" w14:textId="77777777" w:rsidR="00B2682F" w:rsidRPr="00C4678B" w:rsidRDefault="00B2682F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</w:p>
    <w:p w14:paraId="7BED259E" w14:textId="77777777" w:rsidR="00B2682F" w:rsidRPr="00C4678B" w:rsidRDefault="00B2682F" w:rsidP="00B2682F">
      <w:pPr>
        <w:pStyle w:val="Ttulo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1" behindDoc="1" locked="0" layoutInCell="1" allowOverlap="1" wp14:anchorId="7BED296F" wp14:editId="7BED2970">
            <wp:simplePos x="0" y="0"/>
            <wp:positionH relativeFrom="column">
              <wp:posOffset>421640</wp:posOffset>
            </wp:positionH>
            <wp:positionV relativeFrom="paragraph">
              <wp:posOffset>588645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7BED2971" wp14:editId="7BED2972">
            <wp:simplePos x="0" y="0"/>
            <wp:positionH relativeFrom="column">
              <wp:posOffset>4171950</wp:posOffset>
            </wp:positionH>
            <wp:positionV relativeFrom="paragraph">
              <wp:posOffset>254000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D259F" w14:textId="77777777" w:rsidR="00B2682F" w:rsidRPr="00C4678B" w:rsidRDefault="00B2682F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</w:p>
    <w:p w14:paraId="7BED25A0" w14:textId="77777777" w:rsidR="005E616E" w:rsidRPr="00C4678B" w:rsidRDefault="00B2682F" w:rsidP="00B2682F">
      <w:pPr>
        <w:pStyle w:val="GeneralHeading"/>
        <w:rPr>
          <w:rFonts w:ascii="Arial Narrow" w:hAnsi="Arial Narrow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4678B">
        <w:rPr>
          <w:rFonts w:ascii="Arial Narrow" w:hAnsi="Arial Narrow"/>
          <w:lang w:val="es-PE"/>
        </w:rPr>
        <w:lastRenderedPageBreak/>
        <w:t>Índice</w:t>
      </w:r>
    </w:p>
    <w:p w14:paraId="4C617BD3" w14:textId="5EBD2170" w:rsidR="00B726C5" w:rsidRDefault="005E616E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311B5A">
        <w:rPr>
          <w:rFonts w:ascii="Arial Narrow" w:hAnsi="Arial Narrow"/>
          <w:lang w:val="es-PE"/>
        </w:rPr>
        <w:fldChar w:fldCharType="begin"/>
      </w:r>
      <w:r w:rsidRPr="00227CA9">
        <w:rPr>
          <w:rFonts w:ascii="Arial Narrow" w:hAnsi="Arial Narrow"/>
          <w:lang w:val="es-PE"/>
        </w:rPr>
        <w:instrText xml:space="preserve"> TOC \o "1-3" \h \z \u </w:instrText>
      </w:r>
      <w:r w:rsidRPr="00311B5A">
        <w:rPr>
          <w:rFonts w:ascii="Arial Narrow" w:hAnsi="Arial Narrow"/>
          <w:lang w:val="es-PE"/>
        </w:rPr>
        <w:fldChar w:fldCharType="separate"/>
      </w:r>
      <w:hyperlink w:anchor="_Toc522290518" w:history="1">
        <w:r w:rsidR="00B726C5" w:rsidRPr="008F33D5">
          <w:rPr>
            <w:rStyle w:val="Hipervnculo"/>
            <w:rFonts w:ascii="Arial Narrow" w:hAnsi="Arial Narrow"/>
            <w:noProof/>
            <w:lang w:val="es-PE"/>
          </w:rPr>
          <w:t>1</w:t>
        </w:r>
        <w:r w:rsidR="00B726C5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B726C5" w:rsidRPr="008F33D5">
          <w:rPr>
            <w:rStyle w:val="Hipervnculo"/>
            <w:rFonts w:ascii="Arial Narrow" w:hAnsi="Arial Narrow"/>
            <w:noProof/>
            <w:lang w:val="es-PE"/>
          </w:rPr>
          <w:t>Propósito</w:t>
        </w:r>
        <w:r w:rsidR="00B726C5">
          <w:rPr>
            <w:noProof/>
            <w:webHidden/>
          </w:rPr>
          <w:tab/>
        </w:r>
        <w:r w:rsidR="00B726C5">
          <w:rPr>
            <w:noProof/>
            <w:webHidden/>
          </w:rPr>
          <w:fldChar w:fldCharType="begin"/>
        </w:r>
        <w:r w:rsidR="00B726C5">
          <w:rPr>
            <w:noProof/>
            <w:webHidden/>
          </w:rPr>
          <w:instrText xml:space="preserve"> PAGEREF _Toc522290518 \h </w:instrText>
        </w:r>
        <w:r w:rsidR="00B726C5">
          <w:rPr>
            <w:noProof/>
            <w:webHidden/>
          </w:rPr>
        </w:r>
        <w:r w:rsidR="00B726C5">
          <w:rPr>
            <w:noProof/>
            <w:webHidden/>
          </w:rPr>
          <w:fldChar w:fldCharType="separate"/>
        </w:r>
        <w:r w:rsidR="00B726C5">
          <w:rPr>
            <w:noProof/>
            <w:webHidden/>
          </w:rPr>
          <w:t>4</w:t>
        </w:r>
        <w:r w:rsidR="00B726C5">
          <w:rPr>
            <w:noProof/>
            <w:webHidden/>
          </w:rPr>
          <w:fldChar w:fldCharType="end"/>
        </w:r>
      </w:hyperlink>
    </w:p>
    <w:p w14:paraId="52D82432" w14:textId="14E61252" w:rsidR="00B726C5" w:rsidRDefault="00B726C5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19" w:history="1">
        <w:r w:rsidRPr="008F33D5">
          <w:rPr>
            <w:rStyle w:val="Hipervnculo"/>
            <w:rFonts w:ascii="Arial Narrow" w:hAnsi="Arial Narrow"/>
            <w:noProof/>
            <w:lang w:val="es-PE"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F16423" w14:textId="77266E76" w:rsidR="00B726C5" w:rsidRDefault="00B726C5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0" w:history="1">
        <w:r w:rsidRPr="008F33D5">
          <w:rPr>
            <w:rStyle w:val="Hipervnculo"/>
            <w:rFonts w:ascii="Arial Narrow" w:hAnsi="Arial Narrow"/>
            <w:noProof/>
            <w:lang w:val="es-PE"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9B619D" w14:textId="7D980556" w:rsidR="00B726C5" w:rsidRDefault="00B726C5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1" w:history="1">
        <w:r w:rsidRPr="008F33D5">
          <w:rPr>
            <w:rStyle w:val="Hipervnculo"/>
            <w:rFonts w:ascii="Arial Narrow" w:hAnsi="Arial Narrow"/>
            <w:noProof/>
            <w:lang w:val="es-PE"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Objetivos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FCA824" w14:textId="0D1DE41C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2" w:history="1">
        <w:r w:rsidRPr="008F33D5">
          <w:rPr>
            <w:rStyle w:val="Hipervnculo"/>
            <w:rFonts w:ascii="Arial Narrow" w:hAnsi="Arial Narrow"/>
            <w:noProof/>
            <w:lang w:val="es-PE"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Objetivos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CB3A55" w14:textId="559A60B5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3" w:history="1">
        <w:r w:rsidRPr="008F33D5">
          <w:rPr>
            <w:rStyle w:val="Hipervnculo"/>
            <w:rFonts w:ascii="Arial Narrow" w:hAnsi="Arial Narrow"/>
            <w:noProof/>
            <w:lang w:val="es-PE"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Objetivos de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898CC5" w14:textId="11116950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4" w:history="1">
        <w:r w:rsidRPr="008F33D5">
          <w:rPr>
            <w:rStyle w:val="Hipervnculo"/>
            <w:rFonts w:ascii="Arial Narrow" w:hAnsi="Arial Narrow"/>
            <w:noProof/>
            <w:lang w:val="es-PE"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Capacidades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EA3CC2" w14:textId="511F914C" w:rsidR="00B726C5" w:rsidRDefault="00B726C5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5" w:history="1">
        <w:r w:rsidRPr="008F33D5">
          <w:rPr>
            <w:rStyle w:val="Hipervnculo"/>
            <w:rFonts w:ascii="Arial Narrow" w:hAnsi="Arial Narrow"/>
            <w:noProof/>
            <w:lang w:val="es-PE"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299420" w14:textId="57964C99" w:rsidR="00B726C5" w:rsidRDefault="00B726C5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6" w:history="1">
        <w:r w:rsidRPr="008F33D5">
          <w:rPr>
            <w:rStyle w:val="Hipervnculo"/>
            <w:rFonts w:ascii="Arial Narrow" w:hAnsi="Arial Narrow"/>
            <w:noProof/>
            <w:lang w:val="es-PE"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Cumplimiento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246B90" w14:textId="5C682BED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7" w:history="1">
        <w:r w:rsidRPr="008F33D5">
          <w:rPr>
            <w:rStyle w:val="Hipervnculo"/>
            <w:rFonts w:ascii="Arial Narrow" w:hAnsi="Arial Narrow"/>
            <w:noProof/>
            <w:lang w:val="es-PE"/>
          </w:rPr>
          <w:t>6.1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Principios Estratégicos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3F4848" w14:textId="128B3E7B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8" w:history="1">
        <w:r w:rsidRPr="008F33D5">
          <w:rPr>
            <w:rStyle w:val="Hipervnculo"/>
            <w:rFonts w:ascii="Arial Narrow" w:hAnsi="Arial Narrow"/>
            <w:noProof/>
            <w:lang w:val="es-PE"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Principios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C4CB3F" w14:textId="6439E48B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29" w:history="1">
        <w:r w:rsidRPr="008F33D5">
          <w:rPr>
            <w:rStyle w:val="Hipervnculo"/>
            <w:rFonts w:ascii="Arial Narrow" w:hAnsi="Arial Narrow"/>
            <w:noProof/>
            <w:lang w:val="es-PE"/>
          </w:rPr>
          <w:t>6.3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Principios de Aplicaciones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B6089A" w14:textId="553D6316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0" w:history="1">
        <w:r w:rsidRPr="008F33D5">
          <w:rPr>
            <w:rStyle w:val="Hipervnculo"/>
            <w:rFonts w:ascii="Arial Narrow" w:hAnsi="Arial Narrow"/>
            <w:noProof/>
            <w:lang w:val="es-PE"/>
          </w:rPr>
          <w:t>6.4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Estándares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74D82F" w14:textId="070415F8" w:rsidR="00B726C5" w:rsidRDefault="00B726C5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1" w:history="1">
        <w:r w:rsidRPr="008F33D5">
          <w:rPr>
            <w:rStyle w:val="Hipervnculo"/>
            <w:rFonts w:ascii="Arial Narrow" w:hAnsi="Arial Narrow"/>
            <w:noProof/>
            <w:lang w:val="es-PE"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Arquitectura de Aplicaciones TO-BE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964D8E" w14:textId="048A14DF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2" w:history="1">
        <w:r w:rsidRPr="008F33D5">
          <w:rPr>
            <w:rStyle w:val="Hipervnculo"/>
            <w:rFonts w:ascii="Arial Narrow" w:hAnsi="Arial Narrow"/>
            <w:noProof/>
            <w:lang w:val="es-PE"/>
          </w:rPr>
          <w:t>7.1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Arquitectura de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2A0932" w14:textId="6FE68FD5" w:rsidR="00B726C5" w:rsidRDefault="00B726C5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3" w:history="1"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7.1.1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AF7705" w14:textId="3000692B" w:rsidR="00B726C5" w:rsidRDefault="00B726C5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4" w:history="1"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7.1.2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Experiencia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175A29A" w14:textId="4E89053B" w:rsidR="00B726C5" w:rsidRDefault="00B726C5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5" w:history="1"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7.1.3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EBD918" w14:textId="0B070618" w:rsidR="00B726C5" w:rsidRDefault="00B726C5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6" w:history="1"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7.1.4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iCs/>
            <w:noProof/>
            <w:lang w:val="es-PE"/>
          </w:rPr>
          <w:t>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AF43DF8" w14:textId="2157547C" w:rsidR="00B726C5" w:rsidRDefault="00B726C5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7" w:history="1">
        <w:r w:rsidRPr="008F33D5">
          <w:rPr>
            <w:rStyle w:val="Hipervnculo"/>
            <w:rFonts w:ascii="Arial Narrow" w:hAnsi="Arial Narrow"/>
            <w:noProof/>
            <w:lang w:val="es-PE"/>
          </w:rPr>
          <w:t>7.1.5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Mapa de Interacción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6FA1B2D" w14:textId="01826440" w:rsidR="00B726C5" w:rsidRDefault="00B726C5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290538" w:history="1">
        <w:r w:rsidRPr="008F33D5">
          <w:rPr>
            <w:rStyle w:val="Hipervnculo"/>
            <w:rFonts w:ascii="Arial Narrow" w:hAnsi="Arial Narrow"/>
            <w:noProof/>
            <w:lang w:val="es-PE"/>
          </w:rPr>
          <w:t>7.2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8F33D5">
          <w:rPr>
            <w:rStyle w:val="Hipervnculo"/>
            <w:rFonts w:ascii="Arial Narrow" w:hAnsi="Arial Narrow"/>
            <w:noProof/>
            <w:lang w:val="es-PE"/>
          </w:rPr>
          <w:t>Arquitectura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_Toc522290538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BED25B6" w14:textId="77777777" w:rsidR="005E616E" w:rsidRPr="00C4678B" w:rsidRDefault="005E616E">
      <w:pPr>
        <w:rPr>
          <w:rFonts w:ascii="Arial Narrow" w:hAnsi="Arial Narrow"/>
          <w:lang w:val="es-PE"/>
        </w:rPr>
      </w:pPr>
      <w:r w:rsidRPr="00311B5A">
        <w:rPr>
          <w:rFonts w:ascii="Arial Narrow" w:hAnsi="Arial Narrow"/>
          <w:lang w:val="es-PE"/>
        </w:rPr>
        <w:fldChar w:fldCharType="end"/>
      </w:r>
    </w:p>
    <w:p w14:paraId="7BED25B7" w14:textId="77777777" w:rsidR="005E616E" w:rsidRPr="00C4678B" w:rsidRDefault="005E616E">
      <w:pPr>
        <w:spacing w:after="160" w:line="259" w:lineRule="auto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br w:type="page"/>
      </w:r>
    </w:p>
    <w:p w14:paraId="7BED25B8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1480"/>
        <w:gridCol w:w="3806"/>
        <w:gridCol w:w="2625"/>
        <w:gridCol w:w="1561"/>
      </w:tblGrid>
      <w:tr w:rsidR="002B14F4" w:rsidRPr="00C4678B" w14:paraId="7BED25BB" w14:textId="77777777" w:rsidTr="001D28BF"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B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Proyecto:</w:t>
            </w:r>
          </w:p>
        </w:tc>
        <w:tc>
          <w:tcPr>
            <w:tcW w:w="7992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B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Proyecto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Kadabra</w:t>
            </w:r>
            <w:proofErr w:type="spellEnd"/>
          </w:p>
        </w:tc>
      </w:tr>
      <w:tr w:rsidR="002B14F4" w:rsidRPr="00C4678B" w14:paraId="7BED25C0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B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Preparado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B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Nestor Cayllahua, Juan Pablo Gonzales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B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BF" w14:textId="22F3CAC9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</w:t>
            </w:r>
            <w:r w:rsidR="00D3155B">
              <w:rPr>
                <w:rFonts w:ascii="Arial Narrow" w:hAnsi="Arial Narrow" w:cs="Arial"/>
                <w:lang w:val="es-PE"/>
              </w:rPr>
              <w:t>3</w:t>
            </w:r>
          </w:p>
        </w:tc>
      </w:tr>
      <w:tr w:rsidR="002B14F4" w:rsidRPr="00C4678B" w14:paraId="7BED25C5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Título: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Arquitectura de Sistemas de Información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07/08/2018</w:t>
            </w:r>
          </w:p>
        </w:tc>
      </w:tr>
      <w:tr w:rsidR="002B14F4" w:rsidRPr="00C4678B" w14:paraId="7BED25CA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de Revisión: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C9" w14:textId="2EF7DA40" w:rsidR="002B14F4" w:rsidRPr="00C4678B" w:rsidRDefault="001B5602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D3155B">
              <w:rPr>
                <w:rFonts w:ascii="Arial Narrow" w:hAnsi="Arial Narrow" w:cs="Arial"/>
                <w:lang w:val="es-PE"/>
              </w:rPr>
              <w:t>6</w:t>
            </w:r>
            <w:r w:rsidR="002B14F4" w:rsidRPr="00C4678B">
              <w:rPr>
                <w:rFonts w:ascii="Arial Narrow" w:hAnsi="Arial Narrow" w:cs="Arial"/>
                <w:lang w:val="es-PE"/>
              </w:rPr>
              <w:t>/08/2018</w:t>
            </w:r>
          </w:p>
        </w:tc>
      </w:tr>
    </w:tbl>
    <w:p w14:paraId="7BED25CB" w14:textId="77777777" w:rsidR="002B14F4" w:rsidRPr="00C4678B" w:rsidRDefault="002B14F4" w:rsidP="002B14F4">
      <w:pPr>
        <w:rPr>
          <w:rFonts w:ascii="Arial Narrow" w:eastAsiaTheme="minorEastAsia" w:hAnsi="Arial Narrow" w:cs="Arial"/>
          <w:lang w:val="es-PE" w:eastAsia="zh-TW"/>
        </w:rPr>
      </w:pPr>
      <w:bookmarkStart w:id="0" w:name="hp_LogicalHeaderComplete"/>
      <w:bookmarkEnd w:id="0"/>
    </w:p>
    <w:p w14:paraId="7BED25CC" w14:textId="77777777" w:rsidR="002B14F4" w:rsidRPr="00C4678B" w:rsidRDefault="002B14F4" w:rsidP="002B14F4">
      <w:pPr>
        <w:pStyle w:val="GeneralHeading"/>
        <w:rPr>
          <w:rFonts w:ascii="Arial Narrow" w:eastAsiaTheme="minorEastAsia" w:hAnsi="Arial Narrow" w:cs="Arial"/>
          <w:lang w:val="es-PE" w:eastAsia="zh-TW"/>
        </w:rPr>
      </w:pPr>
      <w:r w:rsidRPr="00C4678B">
        <w:rPr>
          <w:rFonts w:ascii="Arial Narrow" w:hAnsi="Arial Narrow" w:cs="Arial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4072"/>
        <w:gridCol w:w="1447"/>
        <w:gridCol w:w="3910"/>
      </w:tblGrid>
      <w:tr w:rsidR="002B14F4" w:rsidRPr="00C4678B" w14:paraId="7BED25D0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C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7BED25D4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  <w:tr w:rsidR="002B14F4" w:rsidRPr="00C4678B" w14:paraId="7BED25D8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D5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D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ED25D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</w:tr>
    </w:tbl>
    <w:p w14:paraId="7BED25D9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704"/>
        <w:gridCol w:w="1390"/>
        <w:gridCol w:w="1458"/>
        <w:gridCol w:w="3877"/>
      </w:tblGrid>
      <w:tr w:rsidR="002B14F4" w:rsidRPr="00C4678B" w14:paraId="7BED25DE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ED25D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7BED25E3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D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E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E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BED25E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</w:tbl>
    <w:p w14:paraId="7BED25E4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* Tipos de Acción: Aprobar, Revisar, Informar, Archivo, Otros (por favor, especificar)</w:t>
      </w:r>
    </w:p>
    <w:p w14:paraId="7BED25E5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p w14:paraId="7BED25E6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Historial de Versiones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999"/>
        <w:gridCol w:w="1286"/>
        <w:gridCol w:w="2553"/>
        <w:gridCol w:w="3731"/>
      </w:tblGrid>
      <w:tr w:rsidR="002B14F4" w:rsidRPr="00C4678B" w14:paraId="7BED25EC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Descripción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7BED25E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Archivo</w:t>
            </w:r>
          </w:p>
        </w:tc>
      </w:tr>
      <w:tr w:rsidR="002B14F4" w:rsidRPr="00B659E4" w14:paraId="7BED25F2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E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1.0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EE" w14:textId="77777777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</w:t>
            </w:r>
            <w:r w:rsidR="002B14F4" w:rsidRPr="00C4678B">
              <w:rPr>
                <w:rFonts w:ascii="Arial Narrow" w:hAnsi="Arial Narrow" w:cs="Arial"/>
                <w:lang w:val="es-PE"/>
              </w:rPr>
              <w:t>/0</w:t>
            </w:r>
            <w:r w:rsidRPr="00C4678B">
              <w:rPr>
                <w:rFonts w:ascii="Arial Narrow" w:hAnsi="Arial Narrow" w:cs="Arial"/>
                <w:lang w:val="es-PE"/>
              </w:rPr>
              <w:t>8</w:t>
            </w:r>
            <w:r w:rsidR="002B14F4" w:rsidRPr="00C4678B">
              <w:rPr>
                <w:rFonts w:ascii="Arial Narrow" w:hAnsi="Arial Narrow" w:cs="Arial"/>
                <w:lang w:val="es-PE"/>
              </w:rPr>
              <w:t>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E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Creación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1" w14:textId="77777777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C_Arquitectura_Sistema_Informacion_V1_0</w:t>
            </w:r>
            <w:r w:rsidR="002B14F4"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E60521" w:rsidRPr="00B659E4" w14:paraId="7BED25F8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3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1.1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4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646ABA">
              <w:rPr>
                <w:rFonts w:ascii="Arial Narrow" w:hAnsi="Arial Narrow" w:cs="Arial"/>
                <w:lang w:val="es-PE"/>
              </w:rPr>
              <w:t>4</w:t>
            </w:r>
            <w:r>
              <w:rPr>
                <w:rFonts w:ascii="Arial Narrow" w:hAnsi="Arial Narrow" w:cs="Arial"/>
                <w:lang w:val="es-PE"/>
              </w:rPr>
              <w:t>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5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6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Observaciones en principios, aplicaciones e integraciones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7" w14:textId="77777777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1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646ABA" w:rsidRPr="00B659E4" w14:paraId="7BED25FE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9" w14:textId="77777777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1.2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A" w14:textId="77777777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15/08/2018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B" w14:textId="77777777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C" w14:textId="77777777" w:rsidR="00646ABA" w:rsidRDefault="00C747F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Justificación para componentes de capa de Experiencia de Usuario.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BED25FD" w14:textId="77777777" w:rsidR="00646ABA" w:rsidRPr="00C4678B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2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D3155B" w:rsidRPr="00B659E4" w14:paraId="22BAB189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8F32541" w14:textId="6CF0DB99" w:rsidR="00D3155B" w:rsidRDefault="00D3155B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1.3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2E91989" w14:textId="08DC773D" w:rsidR="00D3155B" w:rsidRDefault="00D3155B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16/08/2018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3857E53" w14:textId="2A69EC05" w:rsidR="00D3155B" w:rsidRDefault="00D3155B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34C2306" w14:textId="17BC91A8" w:rsidR="00D3155B" w:rsidRDefault="00F13213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Modificaciones en arquitectura de aplicaciones.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AE87418" w14:textId="4DCEB983" w:rsidR="00D3155B" w:rsidRPr="00C4678B" w:rsidRDefault="001102B0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3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AB276C" w:rsidRPr="00B659E4" w14:paraId="3AB2B0D7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31DAEC6" w14:textId="638B34A6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1.4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54C6D04C" w14:textId="1E442760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16/08/2018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A31E2E0" w14:textId="7609555F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6D9A177" w14:textId="30B54CFA" w:rsidR="00AB276C" w:rsidRDefault="00AB276C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Modificaciones según observaciones Integra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6140FE6" w14:textId="075BD907" w:rsidR="00AB276C" w:rsidRPr="00C4678B" w:rsidRDefault="005D013A" w:rsidP="00D3155B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5D013A">
              <w:rPr>
                <w:rFonts w:ascii="Arial Narrow" w:hAnsi="Arial Narrow" w:cs="Arial"/>
                <w:lang w:val="es-PE"/>
              </w:rPr>
              <w:t>KADABRA - C_Arquitectura_Sistema_Informacion_V1_4.docx</w:t>
            </w:r>
          </w:p>
        </w:tc>
      </w:tr>
    </w:tbl>
    <w:p w14:paraId="7BED25FF" w14:textId="77777777" w:rsidR="00A3626B" w:rsidRPr="00C4678B" w:rsidRDefault="00EB2472" w:rsidP="00A3626B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" w:name="_Toc522290518"/>
      <w:r w:rsidRPr="00C4678B">
        <w:rPr>
          <w:rFonts w:ascii="Arial Narrow" w:hAnsi="Arial Narrow"/>
          <w:lang w:val="es-PE"/>
        </w:rPr>
        <w:lastRenderedPageBreak/>
        <w:t>Propósito</w:t>
      </w:r>
      <w:bookmarkEnd w:id="1"/>
    </w:p>
    <w:p w14:paraId="7BED2600" w14:textId="77777777" w:rsidR="000A313D" w:rsidRPr="00C4678B" w:rsidRDefault="00EB2472" w:rsidP="00E21554">
      <w:pPr>
        <w:rPr>
          <w:rFonts w:ascii="Arial Narrow" w:hAnsi="Arial Narrow"/>
          <w:lang w:val="es-PE"/>
        </w:rPr>
      </w:pPr>
      <w:bookmarkStart w:id="2" w:name="_Toc472954981"/>
      <w:r w:rsidRPr="00C4678B">
        <w:rPr>
          <w:rFonts w:ascii="Arial Narrow" w:hAnsi="Arial Narrow"/>
          <w:lang w:val="es-PE"/>
        </w:rPr>
        <w:t xml:space="preserve">Este documento </w:t>
      </w:r>
      <w:r w:rsidR="000F0CC1" w:rsidRPr="00C4678B">
        <w:rPr>
          <w:rFonts w:ascii="Arial Narrow" w:hAnsi="Arial Narrow"/>
          <w:lang w:val="es-PE"/>
        </w:rPr>
        <w:t>muestra</w:t>
      </w:r>
      <w:r w:rsidR="001B6665" w:rsidRPr="00C4678B">
        <w:rPr>
          <w:rFonts w:ascii="Arial Narrow" w:hAnsi="Arial Narrow"/>
          <w:lang w:val="es-PE"/>
        </w:rPr>
        <w:t xml:space="preserve"> la arquitectura de sistemas de información para el Proyecto </w:t>
      </w:r>
      <w:proofErr w:type="spellStart"/>
      <w:r w:rsidR="001B6665" w:rsidRPr="00C4678B">
        <w:rPr>
          <w:rFonts w:ascii="Arial Narrow" w:hAnsi="Arial Narrow"/>
          <w:lang w:val="es-PE"/>
        </w:rPr>
        <w:t>Kadabra</w:t>
      </w:r>
      <w:proofErr w:type="spellEnd"/>
      <w:r w:rsidR="00E9624D" w:rsidRPr="00C4678B">
        <w:rPr>
          <w:rFonts w:ascii="Arial Narrow" w:hAnsi="Arial Narrow"/>
          <w:lang w:val="es-PE"/>
        </w:rPr>
        <w:t>. Contiene los artefactos de arquitectura creados durante el proyecto.</w:t>
      </w:r>
      <w:r w:rsidR="00223E8F" w:rsidRPr="00C4678B">
        <w:rPr>
          <w:rFonts w:ascii="Arial Narrow" w:hAnsi="Arial Narrow"/>
          <w:lang w:val="es-PE"/>
        </w:rPr>
        <w:t xml:space="preserve"> Provee una vista cualitativa de la solución y apuntan a comunicar</w:t>
      </w:r>
      <w:r w:rsidR="00F71AF8" w:rsidRPr="00C4678B">
        <w:rPr>
          <w:rFonts w:ascii="Arial Narrow" w:hAnsi="Arial Narrow"/>
          <w:lang w:val="es-PE"/>
        </w:rPr>
        <w:t xml:space="preserve"> la intención de los arquitectos.</w:t>
      </w:r>
    </w:p>
    <w:p w14:paraId="7BED2601" w14:textId="77777777" w:rsidR="000A313D" w:rsidRPr="00C4678B" w:rsidRDefault="000A313D">
      <w:pPr>
        <w:spacing w:before="0" w:after="160" w:line="259" w:lineRule="auto"/>
        <w:rPr>
          <w:rFonts w:ascii="Arial Narrow" w:hAnsi="Arial Narrow"/>
          <w:lang w:val="es-PE"/>
        </w:rPr>
      </w:pPr>
    </w:p>
    <w:p w14:paraId="7BED2602" w14:textId="77777777" w:rsidR="000A313D" w:rsidRPr="00C4678B" w:rsidRDefault="000A313D" w:rsidP="000A313D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3" w:name="_Toc522290519"/>
      <w:r w:rsidRPr="00C4678B">
        <w:rPr>
          <w:rFonts w:ascii="Arial Narrow" w:hAnsi="Arial Narrow"/>
          <w:lang w:val="es-PE"/>
        </w:rPr>
        <w:lastRenderedPageBreak/>
        <w:t>Glosario de Términos</w:t>
      </w:r>
      <w:bookmarkEnd w:id="3"/>
    </w:p>
    <w:p w14:paraId="7BED2603" w14:textId="77777777" w:rsidR="006D65B3" w:rsidRPr="00C4678B" w:rsidRDefault="006D65B3" w:rsidP="006D65B3">
      <w:pPr>
        <w:rPr>
          <w:rFonts w:ascii="Arial Narrow" w:hAnsi="Arial Narrow"/>
          <w:lang w:val="es-PE"/>
        </w:rPr>
      </w:pPr>
    </w:p>
    <w:tbl>
      <w:tblPr>
        <w:tblW w:w="936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8"/>
        <w:gridCol w:w="7402"/>
      </w:tblGrid>
      <w:tr w:rsidR="006D65B3" w:rsidRPr="00C4678B" w14:paraId="7BED2606" w14:textId="77777777" w:rsidTr="006D65B3">
        <w:trPr>
          <w:cantSplit/>
        </w:trPr>
        <w:tc>
          <w:tcPr>
            <w:tcW w:w="1958" w:type="dxa"/>
            <w:shd w:val="clear" w:color="auto" w:fill="E0E0E0"/>
          </w:tcPr>
          <w:p w14:paraId="7BED2604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402" w:type="dxa"/>
            <w:shd w:val="clear" w:color="auto" w:fill="E0E0E0"/>
          </w:tcPr>
          <w:p w14:paraId="7BED2605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Significado</w:t>
            </w:r>
          </w:p>
        </w:tc>
      </w:tr>
      <w:tr w:rsidR="006D65B3" w:rsidRPr="00B659E4" w14:paraId="7BED2609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07" w14:textId="77777777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API</w:t>
            </w:r>
          </w:p>
        </w:tc>
        <w:tc>
          <w:tcPr>
            <w:tcW w:w="7402" w:type="dxa"/>
          </w:tcPr>
          <w:p w14:paraId="7BED2608" w14:textId="77777777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Application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Program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Interface</w:t>
            </w:r>
            <w:r w:rsidR="00B75CC9">
              <w:rPr>
                <w:rFonts w:ascii="Arial Narrow" w:hAnsi="Arial Narrow"/>
                <w:lang w:val="es-PE"/>
              </w:rPr>
              <w:t>. Conjunto de objetos encapsulados que sirven de interfaz con otro componente o programa.</w:t>
            </w:r>
          </w:p>
        </w:tc>
      </w:tr>
      <w:tr w:rsidR="002F44A0" w:rsidRPr="00B659E4" w14:paraId="7BED260C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0A" w14:textId="77777777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REST</w:t>
            </w:r>
          </w:p>
        </w:tc>
        <w:tc>
          <w:tcPr>
            <w:tcW w:w="7402" w:type="dxa"/>
          </w:tcPr>
          <w:p w14:paraId="7BED260B" w14:textId="77777777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2F44A0">
              <w:rPr>
                <w:rFonts w:ascii="Arial Narrow" w:hAnsi="Arial Narrow"/>
                <w:lang w:val="es-PE"/>
              </w:rPr>
              <w:t>R</w:t>
            </w:r>
            <w:r>
              <w:rPr>
                <w:rFonts w:ascii="Arial Narrow" w:hAnsi="Arial Narrow"/>
                <w:lang w:val="es-PE"/>
              </w:rPr>
              <w:t>E</w:t>
            </w:r>
            <w:r w:rsidRPr="002F44A0">
              <w:rPr>
                <w:rFonts w:ascii="Arial Narrow" w:hAnsi="Arial Narrow"/>
                <w:lang w:val="es-PE"/>
              </w:rPr>
              <w:t>presentational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</w:t>
            </w:r>
            <w:r w:rsidRPr="002F44A0">
              <w:rPr>
                <w:rFonts w:ascii="Arial Narrow" w:hAnsi="Arial Narrow"/>
                <w:lang w:val="es-PE"/>
              </w:rPr>
              <w:t>tate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r>
              <w:rPr>
                <w:rFonts w:ascii="Arial Narrow" w:hAnsi="Arial Narrow"/>
                <w:lang w:val="es-PE"/>
              </w:rPr>
              <w:t>T</w:t>
            </w:r>
            <w:r w:rsidRPr="002F44A0">
              <w:rPr>
                <w:rFonts w:ascii="Arial Narrow" w:hAnsi="Arial Narrow"/>
                <w:lang w:val="es-PE"/>
              </w:rPr>
              <w:t>ransfer</w:t>
            </w:r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B659E4" w14:paraId="7BED260F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0D" w14:textId="7777777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SOAP</w:t>
            </w:r>
          </w:p>
        </w:tc>
        <w:tc>
          <w:tcPr>
            <w:tcW w:w="7402" w:type="dxa"/>
          </w:tcPr>
          <w:p w14:paraId="7BED260E" w14:textId="77777777" w:rsidR="002F44A0" w:rsidRP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Simple </w:t>
            </w:r>
            <w:proofErr w:type="spellStart"/>
            <w:r>
              <w:rPr>
                <w:rFonts w:ascii="Arial Narrow" w:hAnsi="Arial Narrow"/>
                <w:lang w:val="es-PE"/>
              </w:rPr>
              <w:t>Object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Access </w:t>
            </w:r>
            <w:proofErr w:type="spellStart"/>
            <w:r>
              <w:rPr>
                <w:rFonts w:ascii="Arial Narrow" w:hAnsi="Arial Narrow"/>
                <w:lang w:val="es-PE"/>
              </w:rPr>
              <w:t>Protocol</w:t>
            </w:r>
            <w:proofErr w:type="spellEnd"/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B659E4" w14:paraId="7BED2612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0" w14:textId="7777777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JMS</w:t>
            </w:r>
          </w:p>
        </w:tc>
        <w:tc>
          <w:tcPr>
            <w:tcW w:w="7402" w:type="dxa"/>
          </w:tcPr>
          <w:p w14:paraId="7BED2611" w14:textId="7777777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>. Solución para manejo de cola de mensajes.</w:t>
            </w:r>
          </w:p>
        </w:tc>
      </w:tr>
      <w:tr w:rsidR="002F44A0" w:rsidRPr="00B659E4" w14:paraId="7BED2615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3" w14:textId="77777777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JPA</w:t>
            </w:r>
          </w:p>
        </w:tc>
        <w:tc>
          <w:tcPr>
            <w:tcW w:w="7402" w:type="dxa"/>
          </w:tcPr>
          <w:p w14:paraId="7BED2614" w14:textId="77777777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Persistence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API. API </w:t>
            </w:r>
            <w:r w:rsidR="00207865">
              <w:rPr>
                <w:rFonts w:ascii="Arial Narrow" w:hAnsi="Arial Narrow"/>
                <w:lang w:val="es-PE"/>
              </w:rPr>
              <w:t xml:space="preserve">para interactuar con la base de datos por medio de objetos Java. </w:t>
            </w:r>
          </w:p>
        </w:tc>
      </w:tr>
      <w:tr w:rsidR="002F44A0" w:rsidRPr="00C4678B" w14:paraId="7BED2618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6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JDBC</w:t>
            </w:r>
          </w:p>
        </w:tc>
        <w:tc>
          <w:tcPr>
            <w:tcW w:w="7402" w:type="dxa"/>
          </w:tcPr>
          <w:p w14:paraId="7BED2617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Database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Connectivity</w:t>
            </w:r>
            <w:proofErr w:type="spellEnd"/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2F44A0" w:rsidRPr="00B659E4" w14:paraId="7BED261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9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MVC</w:t>
            </w:r>
          </w:p>
        </w:tc>
        <w:tc>
          <w:tcPr>
            <w:tcW w:w="7402" w:type="dxa"/>
          </w:tcPr>
          <w:p w14:paraId="7BED261A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Model</w:t>
            </w:r>
            <w:proofErr w:type="spellEnd"/>
            <w:r>
              <w:rPr>
                <w:rFonts w:ascii="Arial Narrow" w:hAnsi="Arial Narrow"/>
                <w:lang w:val="es-PE"/>
              </w:rPr>
              <w:t>-View-</w:t>
            </w:r>
            <w:proofErr w:type="spellStart"/>
            <w:r>
              <w:rPr>
                <w:rFonts w:ascii="Arial Narrow" w:hAnsi="Arial Narrow"/>
                <w:lang w:val="es-PE"/>
              </w:rPr>
              <w:t>Controller</w:t>
            </w:r>
            <w:proofErr w:type="spellEnd"/>
            <w:r>
              <w:rPr>
                <w:rFonts w:ascii="Arial Narrow" w:hAnsi="Arial Narrow"/>
                <w:lang w:val="es-PE"/>
              </w:rPr>
              <w:t>. Patrón de arquitectura donde se separa los datos, la lógica de negocio y la presentación en tres capas.</w:t>
            </w:r>
          </w:p>
        </w:tc>
      </w:tr>
      <w:tr w:rsidR="002F44A0" w:rsidRPr="00B659E4" w14:paraId="7BED261E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C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JSF</w:t>
            </w:r>
          </w:p>
        </w:tc>
        <w:tc>
          <w:tcPr>
            <w:tcW w:w="7402" w:type="dxa"/>
          </w:tcPr>
          <w:p w14:paraId="7BED261D" w14:textId="77777777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Server Faces. Framework para</w:t>
            </w:r>
            <w:r w:rsidR="0087267C">
              <w:rPr>
                <w:rFonts w:ascii="Arial Narrow" w:hAnsi="Arial Narrow"/>
                <w:lang w:val="es-PE"/>
              </w:rPr>
              <w:t xml:space="preserve"> simplificar el desarrollo de</w:t>
            </w:r>
            <w:r>
              <w:rPr>
                <w:rFonts w:ascii="Arial Narrow" w:hAnsi="Arial Narrow"/>
                <w:lang w:val="es-PE"/>
              </w:rPr>
              <w:t xml:space="preserve"> aplicaciones web hechas en Java</w:t>
            </w:r>
            <w:r w:rsidR="0087267C">
              <w:rPr>
                <w:rFonts w:ascii="Arial Narrow" w:hAnsi="Arial Narrow"/>
                <w:lang w:val="es-PE"/>
              </w:rPr>
              <w:t>.</w:t>
            </w:r>
          </w:p>
        </w:tc>
      </w:tr>
      <w:tr w:rsidR="0087267C" w:rsidRPr="00C4678B" w14:paraId="7BED2621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1F" w14:textId="77777777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</w:t>
            </w:r>
          </w:p>
        </w:tc>
        <w:tc>
          <w:tcPr>
            <w:tcW w:w="7402" w:type="dxa"/>
          </w:tcPr>
          <w:p w14:paraId="7BED2620" w14:textId="77777777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JavaScript</w:t>
            </w:r>
          </w:p>
        </w:tc>
      </w:tr>
      <w:tr w:rsidR="000030C7" w:rsidRPr="00C4678B" w14:paraId="7BED2624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BED2622" w14:textId="77777777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7402" w:type="dxa"/>
          </w:tcPr>
          <w:p w14:paraId="7BED2623" w14:textId="77777777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Hardware Security Module</w:t>
            </w:r>
          </w:p>
        </w:tc>
      </w:tr>
    </w:tbl>
    <w:p w14:paraId="7BED2625" w14:textId="77777777" w:rsidR="00F34272" w:rsidRDefault="00F34272" w:rsidP="00776662">
      <w:pPr>
        <w:jc w:val="both"/>
        <w:rPr>
          <w:rFonts w:ascii="Arial Narrow" w:hAnsi="Arial Narrow"/>
          <w:lang w:val="es-PE"/>
        </w:rPr>
      </w:pPr>
    </w:p>
    <w:p w14:paraId="7BED2626" w14:textId="77777777" w:rsidR="00097BEC" w:rsidRPr="00C4678B" w:rsidRDefault="00097BEC" w:rsidP="00776662">
      <w:pPr>
        <w:jc w:val="both"/>
        <w:rPr>
          <w:rFonts w:ascii="Arial Narrow" w:hAnsi="Arial Narrow"/>
          <w:lang w:val="es-PE"/>
        </w:rPr>
      </w:pPr>
    </w:p>
    <w:p w14:paraId="7BED2627" w14:textId="77777777" w:rsidR="000D4AE2" w:rsidRPr="00C4678B" w:rsidRDefault="000D4AE2" w:rsidP="000D4AE2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4" w:name="_Toc474914758"/>
      <w:bookmarkStart w:id="5" w:name="_Toc500171725"/>
      <w:bookmarkStart w:id="6" w:name="_Toc473808876"/>
      <w:bookmarkStart w:id="7" w:name="_Toc522290520"/>
      <w:bookmarkEnd w:id="2"/>
      <w:proofErr w:type="spellStart"/>
      <w:r w:rsidRPr="00C4678B">
        <w:rPr>
          <w:rFonts w:ascii="Arial Narrow" w:hAnsi="Arial Narrow"/>
          <w:lang w:val="es-PE"/>
        </w:rPr>
        <w:lastRenderedPageBreak/>
        <w:t>Stakeholders</w:t>
      </w:r>
      <w:bookmarkEnd w:id="4"/>
      <w:bookmarkEnd w:id="5"/>
      <w:bookmarkEnd w:id="7"/>
      <w:proofErr w:type="spellEnd"/>
    </w:p>
    <w:p w14:paraId="7BED2628" w14:textId="77777777" w:rsidR="005400A9" w:rsidRPr="00C4678B" w:rsidRDefault="005400A9" w:rsidP="005400A9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 xml:space="preserve">Esta sección muestra las responsabilidades de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para la arquitectura de datos y</w:t>
      </w:r>
      <w:r w:rsidR="000F0CC1" w:rsidRPr="00C4678B">
        <w:rPr>
          <w:rFonts w:ascii="Arial Narrow" w:hAnsi="Arial Narrow" w:cs="Arial"/>
          <w:lang w:val="es-PE"/>
        </w:rPr>
        <w:t xml:space="preserve"> aplicaciones</w:t>
      </w:r>
      <w:r w:rsidRPr="00C4678B">
        <w:rPr>
          <w:rFonts w:ascii="Arial Narrow" w:hAnsi="Arial Narrow" w:cs="Arial"/>
          <w:lang w:val="es-PE"/>
        </w:rPr>
        <w:t xml:space="preserve">.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son personas que participan activamente en el proyecto, o cuyos intereses pueden verse afectados positiva o negativamente por la ejecución o la finalización del proyecto.</w:t>
      </w:r>
    </w:p>
    <w:p w14:paraId="7BED2629" w14:textId="77777777" w:rsidR="00E71388" w:rsidRPr="00C4678B" w:rsidRDefault="00E71388" w:rsidP="000D4AE2">
      <w:pPr>
        <w:rPr>
          <w:rFonts w:ascii="Arial Narrow" w:hAnsi="Arial Narrow"/>
          <w:lang w:val="es-PE"/>
        </w:rPr>
      </w:pPr>
    </w:p>
    <w:tbl>
      <w:tblPr>
        <w:tblStyle w:val="TableStyle1"/>
        <w:tblW w:w="3134" w:type="pct"/>
        <w:jc w:val="center"/>
        <w:tblLayout w:type="fixed"/>
        <w:tblLook w:val="04A0" w:firstRow="1" w:lastRow="0" w:firstColumn="1" w:lastColumn="0" w:noHBand="0" w:noVBand="1"/>
      </w:tblPr>
      <w:tblGrid>
        <w:gridCol w:w="3273"/>
        <w:gridCol w:w="2738"/>
      </w:tblGrid>
      <w:tr w:rsidR="00B56330" w:rsidRPr="00C4678B" w14:paraId="7BED262C" w14:textId="77777777" w:rsidTr="00972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273" w:type="dxa"/>
          </w:tcPr>
          <w:p w14:paraId="7BED262A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Rol/Grupo</w:t>
            </w:r>
          </w:p>
        </w:tc>
        <w:tc>
          <w:tcPr>
            <w:tcW w:w="2738" w:type="dxa"/>
          </w:tcPr>
          <w:p w14:paraId="7BED262B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Nombres</w:t>
            </w:r>
          </w:p>
        </w:tc>
      </w:tr>
      <w:tr w:rsidR="00B56330" w:rsidRPr="00C4678B" w14:paraId="7BED262F" w14:textId="77777777" w:rsidTr="0097221D">
        <w:trPr>
          <w:jc w:val="center"/>
        </w:trPr>
        <w:tc>
          <w:tcPr>
            <w:tcW w:w="3273" w:type="dxa"/>
          </w:tcPr>
          <w:p w14:paraId="7BED262D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Empresarial/EVOL</w:t>
            </w:r>
          </w:p>
        </w:tc>
        <w:tc>
          <w:tcPr>
            <w:tcW w:w="2738" w:type="dxa"/>
          </w:tcPr>
          <w:p w14:paraId="7BED262E" w14:textId="77777777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José Luis Rentería</w:t>
            </w:r>
          </w:p>
        </w:tc>
      </w:tr>
      <w:tr w:rsidR="00785FFB" w:rsidRPr="00C4678B" w14:paraId="7BED2632" w14:textId="77777777" w:rsidTr="0097221D">
        <w:trPr>
          <w:jc w:val="center"/>
        </w:trPr>
        <w:tc>
          <w:tcPr>
            <w:tcW w:w="3273" w:type="dxa"/>
          </w:tcPr>
          <w:p w14:paraId="7BED2630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Aplicaciones/EVOL</w:t>
            </w:r>
          </w:p>
        </w:tc>
        <w:tc>
          <w:tcPr>
            <w:tcW w:w="2738" w:type="dxa"/>
          </w:tcPr>
          <w:p w14:paraId="7BED2631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Juan Pablo Gonzales</w:t>
            </w:r>
          </w:p>
        </w:tc>
      </w:tr>
      <w:tr w:rsidR="00785FFB" w:rsidRPr="00C4678B" w14:paraId="7BED2635" w14:textId="77777777" w:rsidTr="0097221D">
        <w:trPr>
          <w:jc w:val="center"/>
        </w:trPr>
        <w:tc>
          <w:tcPr>
            <w:tcW w:w="3273" w:type="dxa"/>
          </w:tcPr>
          <w:p w14:paraId="7BED2633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Datos/EVOL</w:t>
            </w:r>
          </w:p>
        </w:tc>
        <w:tc>
          <w:tcPr>
            <w:tcW w:w="2738" w:type="dxa"/>
          </w:tcPr>
          <w:p w14:paraId="7BED2634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Nestor Cayllahua</w:t>
            </w:r>
          </w:p>
        </w:tc>
      </w:tr>
      <w:tr w:rsidR="002577E6" w:rsidRPr="00C4678B" w14:paraId="7BED2638" w14:textId="77777777" w:rsidTr="0097221D">
        <w:trPr>
          <w:jc w:val="center"/>
        </w:trPr>
        <w:tc>
          <w:tcPr>
            <w:tcW w:w="3273" w:type="dxa"/>
          </w:tcPr>
          <w:p w14:paraId="7BED2636" w14:textId="77777777" w:rsidR="002577E6" w:rsidRPr="00C4678B" w:rsidRDefault="002577E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Arquitecto de Datos/</w:t>
            </w:r>
            <w:r w:rsidR="00D0618D">
              <w:rPr>
                <w:rFonts w:ascii="Arial Narrow" w:hAnsi="Arial Narrow"/>
                <w:lang w:val="es-PE"/>
              </w:rPr>
              <w:t>EVOL</w:t>
            </w:r>
          </w:p>
        </w:tc>
        <w:tc>
          <w:tcPr>
            <w:tcW w:w="2738" w:type="dxa"/>
          </w:tcPr>
          <w:p w14:paraId="7BED2637" w14:textId="77777777" w:rsidR="002577E6" w:rsidRPr="00C4678B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Jorge Guerreros</w:t>
            </w:r>
          </w:p>
        </w:tc>
      </w:tr>
      <w:tr w:rsidR="00D0618D" w:rsidRPr="00C4678B" w14:paraId="7BED263B" w14:textId="77777777" w:rsidTr="0097221D">
        <w:trPr>
          <w:jc w:val="center"/>
        </w:trPr>
        <w:tc>
          <w:tcPr>
            <w:tcW w:w="3273" w:type="dxa"/>
          </w:tcPr>
          <w:p w14:paraId="7BED2639" w14:textId="77777777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Analista Funcional/EVOL</w:t>
            </w:r>
          </w:p>
        </w:tc>
        <w:tc>
          <w:tcPr>
            <w:tcW w:w="2738" w:type="dxa"/>
          </w:tcPr>
          <w:p w14:paraId="7BED263A" w14:textId="77777777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Maura Cieza</w:t>
            </w:r>
          </w:p>
        </w:tc>
      </w:tr>
      <w:tr w:rsidR="00785FFB" w:rsidRPr="00C4678B" w14:paraId="7BED263E" w14:textId="77777777" w:rsidTr="0097221D">
        <w:trPr>
          <w:jc w:val="center"/>
        </w:trPr>
        <w:tc>
          <w:tcPr>
            <w:tcW w:w="3273" w:type="dxa"/>
          </w:tcPr>
          <w:p w14:paraId="7BED263C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TI/Integra</w:t>
            </w:r>
          </w:p>
        </w:tc>
        <w:tc>
          <w:tcPr>
            <w:tcW w:w="2738" w:type="dxa"/>
          </w:tcPr>
          <w:p w14:paraId="7BED263D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Pedro Tapia</w:t>
            </w:r>
          </w:p>
        </w:tc>
      </w:tr>
      <w:tr w:rsidR="00785FFB" w:rsidRPr="00C4678B" w14:paraId="7BED2641" w14:textId="77777777" w:rsidTr="0097221D">
        <w:trPr>
          <w:jc w:val="center"/>
        </w:trPr>
        <w:tc>
          <w:tcPr>
            <w:tcW w:w="3273" w:type="dxa"/>
          </w:tcPr>
          <w:p w14:paraId="7BED263F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40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Rayner Huamantumba</w:t>
            </w:r>
          </w:p>
        </w:tc>
      </w:tr>
      <w:tr w:rsidR="00785FFB" w:rsidRPr="00C4678B" w14:paraId="7BED2644" w14:textId="77777777" w:rsidTr="0097221D">
        <w:trPr>
          <w:jc w:val="center"/>
        </w:trPr>
        <w:tc>
          <w:tcPr>
            <w:tcW w:w="3273" w:type="dxa"/>
          </w:tcPr>
          <w:p w14:paraId="7BED2642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Técnico/Integra</w:t>
            </w:r>
          </w:p>
        </w:tc>
        <w:tc>
          <w:tcPr>
            <w:tcW w:w="2738" w:type="dxa"/>
          </w:tcPr>
          <w:p w14:paraId="7BED2643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Marcelo Meza</w:t>
            </w:r>
          </w:p>
        </w:tc>
      </w:tr>
      <w:tr w:rsidR="00785FFB" w:rsidRPr="00C4678B" w14:paraId="7BED2647" w14:textId="77777777" w:rsidTr="0097221D">
        <w:trPr>
          <w:jc w:val="center"/>
        </w:trPr>
        <w:tc>
          <w:tcPr>
            <w:tcW w:w="3273" w:type="dxa"/>
          </w:tcPr>
          <w:p w14:paraId="7BED2645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Técnico/Prima</w:t>
            </w:r>
          </w:p>
        </w:tc>
        <w:tc>
          <w:tcPr>
            <w:tcW w:w="2738" w:type="dxa"/>
          </w:tcPr>
          <w:p w14:paraId="7BED2646" w14:textId="77777777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Nancy Bohorquez</w:t>
            </w:r>
          </w:p>
        </w:tc>
      </w:tr>
      <w:tr w:rsidR="00785FFB" w:rsidRPr="00C4678B" w14:paraId="7BED264A" w14:textId="77777777" w:rsidTr="0097221D">
        <w:trPr>
          <w:jc w:val="center"/>
        </w:trPr>
        <w:tc>
          <w:tcPr>
            <w:tcW w:w="3273" w:type="dxa"/>
          </w:tcPr>
          <w:p w14:paraId="7BED2648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BED2649" w14:textId="77777777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William Ccucho</w:t>
            </w:r>
          </w:p>
        </w:tc>
      </w:tr>
      <w:tr w:rsidR="00785FFB" w:rsidRPr="00C4678B" w14:paraId="7BED264D" w14:textId="77777777" w:rsidTr="0097221D">
        <w:trPr>
          <w:jc w:val="center"/>
        </w:trPr>
        <w:tc>
          <w:tcPr>
            <w:tcW w:w="3273" w:type="dxa"/>
          </w:tcPr>
          <w:p w14:paraId="7BED264B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BED264C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Luis Polo</w:t>
            </w:r>
          </w:p>
        </w:tc>
      </w:tr>
      <w:tr w:rsidR="00785FFB" w:rsidRPr="00C4678B" w14:paraId="7BED2650" w14:textId="77777777" w:rsidTr="0097221D">
        <w:trPr>
          <w:jc w:val="center"/>
        </w:trPr>
        <w:tc>
          <w:tcPr>
            <w:tcW w:w="3273" w:type="dxa"/>
          </w:tcPr>
          <w:p w14:paraId="7BED264E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4F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Marco Begazo</w:t>
            </w:r>
          </w:p>
        </w:tc>
      </w:tr>
      <w:tr w:rsidR="00785FFB" w:rsidRPr="00C4678B" w14:paraId="7BED2653" w14:textId="77777777" w:rsidTr="0097221D">
        <w:trPr>
          <w:jc w:val="center"/>
        </w:trPr>
        <w:tc>
          <w:tcPr>
            <w:tcW w:w="3273" w:type="dxa"/>
          </w:tcPr>
          <w:p w14:paraId="7BED2651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52" w14:textId="77777777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Mauricio Soto</w:t>
            </w:r>
          </w:p>
        </w:tc>
      </w:tr>
      <w:tr w:rsidR="0005043C" w:rsidRPr="00C4678B" w14:paraId="7BED2656" w14:textId="77777777" w:rsidTr="0097221D">
        <w:trPr>
          <w:jc w:val="center"/>
        </w:trPr>
        <w:tc>
          <w:tcPr>
            <w:tcW w:w="3273" w:type="dxa"/>
          </w:tcPr>
          <w:p w14:paraId="7BED2654" w14:textId="77777777" w:rsidR="0005043C" w:rsidRPr="00C4678B" w:rsidRDefault="0005043C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BED2655" w14:textId="77777777" w:rsidR="0005043C" w:rsidRPr="00C4678B" w:rsidRDefault="00AD318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Oscar Macedo</w:t>
            </w:r>
          </w:p>
        </w:tc>
      </w:tr>
    </w:tbl>
    <w:p w14:paraId="7BED2657" w14:textId="77777777" w:rsidR="008F62A9" w:rsidRPr="00C4678B" w:rsidRDefault="006C2BFB" w:rsidP="008F62A9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8" w:name="_Toc522290521"/>
      <w:bookmarkEnd w:id="6"/>
      <w:r w:rsidRPr="00C4678B">
        <w:rPr>
          <w:rFonts w:ascii="Arial Narrow" w:hAnsi="Arial Narrow"/>
          <w:lang w:val="es-PE"/>
        </w:rPr>
        <w:lastRenderedPageBreak/>
        <w:t>Objetivos</w:t>
      </w:r>
      <w:r w:rsidR="00193A17" w:rsidRPr="00C4678B">
        <w:rPr>
          <w:rFonts w:ascii="Arial Narrow" w:hAnsi="Arial Narrow"/>
          <w:lang w:val="es-PE"/>
        </w:rPr>
        <w:t xml:space="preserve"> y Restricciones</w:t>
      </w:r>
      <w:bookmarkEnd w:id="8"/>
    </w:p>
    <w:p w14:paraId="7BED2658" w14:textId="77777777" w:rsidR="00A737FF" w:rsidRPr="00C4678B" w:rsidRDefault="00F759AA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</w:t>
      </w:r>
      <w:r w:rsidR="002D62DD" w:rsidRPr="00C4678B">
        <w:rPr>
          <w:rFonts w:ascii="Arial Narrow" w:hAnsi="Arial Narrow"/>
          <w:lang w:val="es-PE"/>
        </w:rPr>
        <w:t>n e</w:t>
      </w:r>
      <w:r w:rsidRPr="00C4678B">
        <w:rPr>
          <w:rFonts w:ascii="Arial Narrow" w:hAnsi="Arial Narrow"/>
          <w:lang w:val="es-PE"/>
        </w:rPr>
        <w:t xml:space="preserve">sta sección describe </w:t>
      </w:r>
      <w:r w:rsidR="008430F1" w:rsidRPr="00C4678B">
        <w:rPr>
          <w:rFonts w:ascii="Arial Narrow" w:hAnsi="Arial Narrow"/>
          <w:lang w:val="es-PE"/>
        </w:rPr>
        <w:t>los</w:t>
      </w:r>
      <w:r w:rsidRPr="00C4678B">
        <w:rPr>
          <w:rFonts w:ascii="Arial Narrow" w:hAnsi="Arial Narrow"/>
          <w:lang w:val="es-PE"/>
        </w:rPr>
        <w:t xml:space="preserve"> </w:t>
      </w:r>
      <w:r w:rsidR="007C1305" w:rsidRPr="00C4678B">
        <w:rPr>
          <w:rFonts w:ascii="Arial Narrow" w:hAnsi="Arial Narrow"/>
          <w:lang w:val="es-PE"/>
        </w:rPr>
        <w:t>objetivos, tanto de negocio como de TI,</w:t>
      </w:r>
      <w:r w:rsidR="00685177" w:rsidRPr="00C4678B">
        <w:rPr>
          <w:rFonts w:ascii="Arial Narrow" w:hAnsi="Arial Narrow"/>
          <w:lang w:val="es-PE"/>
        </w:rPr>
        <w:t xml:space="preserve"> las restricciones</w:t>
      </w:r>
      <w:r w:rsidR="007C1305" w:rsidRPr="00C4678B">
        <w:rPr>
          <w:rFonts w:ascii="Arial Narrow" w:hAnsi="Arial Narrow"/>
          <w:lang w:val="es-PE"/>
        </w:rPr>
        <w:t xml:space="preserve"> y las capacidades</w:t>
      </w:r>
      <w:r w:rsidRPr="00C4678B">
        <w:rPr>
          <w:rFonts w:ascii="Arial Narrow" w:hAnsi="Arial Narrow"/>
          <w:lang w:val="es-PE"/>
        </w:rPr>
        <w:t xml:space="preserve"> que la arquitectura </w:t>
      </w:r>
      <w:r w:rsidR="00F305AA" w:rsidRPr="00C4678B">
        <w:rPr>
          <w:rFonts w:ascii="Arial Narrow" w:hAnsi="Arial Narrow"/>
          <w:lang w:val="es-PE"/>
        </w:rPr>
        <w:t xml:space="preserve">To-Be </w:t>
      </w:r>
      <w:r w:rsidRPr="00C4678B">
        <w:rPr>
          <w:rFonts w:ascii="Arial Narrow" w:hAnsi="Arial Narrow"/>
          <w:lang w:val="es-PE"/>
        </w:rPr>
        <w:t>debe cumplir.</w:t>
      </w:r>
    </w:p>
    <w:p w14:paraId="7BED2659" w14:textId="77777777" w:rsidR="00685177" w:rsidRPr="00C4678B" w:rsidRDefault="00E14FDB" w:rsidP="0068517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9" w:name="_Toc522290522"/>
      <w:r w:rsidRPr="00C4678B">
        <w:rPr>
          <w:rFonts w:ascii="Arial Narrow" w:hAnsi="Arial Narrow"/>
          <w:lang w:val="es-PE"/>
        </w:rPr>
        <w:t>Objetivos de Negocio</w:t>
      </w:r>
      <w:bookmarkEnd w:id="9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273"/>
        <w:gridCol w:w="8765"/>
      </w:tblGrid>
      <w:tr w:rsidR="00685177" w:rsidRPr="00C4678B" w14:paraId="7BED265C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7BED265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5B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Objetivo de Negocio</w:t>
            </w:r>
          </w:p>
        </w:tc>
      </w:tr>
      <w:tr w:rsidR="00685177" w:rsidRPr="00B659E4" w14:paraId="7BED265F" w14:textId="77777777" w:rsidTr="00CF2517">
        <w:tc>
          <w:tcPr>
            <w:tcW w:w="1272" w:type="dxa"/>
            <w:vMerge w:val="restart"/>
            <w:vAlign w:val="center"/>
          </w:tcPr>
          <w:p w14:paraId="7BED265D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Desafíos del SPP</w:t>
            </w:r>
          </w:p>
        </w:tc>
        <w:tc>
          <w:tcPr>
            <w:tcW w:w="8766" w:type="dxa"/>
          </w:tcPr>
          <w:p w14:paraId="7BED265E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la imagen del Sistema Privado de Pensiones</w:t>
            </w:r>
          </w:p>
        </w:tc>
      </w:tr>
      <w:tr w:rsidR="00685177" w:rsidRPr="00B659E4" w14:paraId="7BED2662" w14:textId="77777777" w:rsidTr="00CF2517">
        <w:tc>
          <w:tcPr>
            <w:tcW w:w="1272" w:type="dxa"/>
            <w:vMerge/>
            <w:vAlign w:val="center"/>
          </w:tcPr>
          <w:p w14:paraId="7BED2660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1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Dar mejor soporte a la centralización de procesos del SPP</w:t>
            </w:r>
          </w:p>
        </w:tc>
      </w:tr>
      <w:tr w:rsidR="00685177" w:rsidRPr="00B659E4" w14:paraId="7BED2665" w14:textId="77777777" w:rsidTr="00CF2517">
        <w:tc>
          <w:tcPr>
            <w:tcW w:w="1272" w:type="dxa"/>
            <w:vMerge/>
            <w:vAlign w:val="center"/>
          </w:tcPr>
          <w:p w14:paraId="7BED2663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4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costos de administración de fondos de pensiones</w:t>
            </w:r>
          </w:p>
        </w:tc>
      </w:tr>
      <w:tr w:rsidR="00685177" w:rsidRPr="00C4678B" w14:paraId="7BED2668" w14:textId="77777777" w:rsidTr="00CF2517">
        <w:tc>
          <w:tcPr>
            <w:tcW w:w="1272" w:type="dxa"/>
            <w:vMerge w:val="restart"/>
            <w:vAlign w:val="center"/>
          </w:tcPr>
          <w:p w14:paraId="7BED2666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Necesidades del Negocio de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AFP’s</w:t>
            </w:r>
            <w:proofErr w:type="spellEnd"/>
          </w:p>
        </w:tc>
        <w:tc>
          <w:tcPr>
            <w:tcW w:w="8766" w:type="dxa"/>
          </w:tcPr>
          <w:p w14:paraId="7BED2667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Fidelización y diferenciación</w:t>
            </w:r>
          </w:p>
        </w:tc>
      </w:tr>
      <w:tr w:rsidR="00685177" w:rsidRPr="00C4678B" w14:paraId="7BED266B" w14:textId="77777777" w:rsidTr="00CF2517">
        <w:tc>
          <w:tcPr>
            <w:tcW w:w="1272" w:type="dxa"/>
            <w:vMerge/>
          </w:tcPr>
          <w:p w14:paraId="7BED2669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Diversificar oferta de productos</w:t>
            </w:r>
          </w:p>
        </w:tc>
      </w:tr>
      <w:tr w:rsidR="00685177" w:rsidRPr="00C4678B" w14:paraId="7BED266E" w14:textId="77777777" w:rsidTr="00CF2517">
        <w:tc>
          <w:tcPr>
            <w:tcW w:w="1272" w:type="dxa"/>
            <w:vMerge/>
          </w:tcPr>
          <w:p w14:paraId="7BED266C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6D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Simplificar procesos</w:t>
            </w:r>
          </w:p>
        </w:tc>
      </w:tr>
      <w:tr w:rsidR="00685177" w:rsidRPr="00C4678B" w14:paraId="7BED2671" w14:textId="77777777" w:rsidTr="00CF2517">
        <w:tc>
          <w:tcPr>
            <w:tcW w:w="1272" w:type="dxa"/>
            <w:vMerge/>
          </w:tcPr>
          <w:p w14:paraId="7BED266F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7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servicios</w:t>
            </w:r>
          </w:p>
        </w:tc>
      </w:tr>
      <w:tr w:rsidR="00685177" w:rsidRPr="00B659E4" w14:paraId="7BED2674" w14:textId="77777777" w:rsidTr="00CF2517">
        <w:tc>
          <w:tcPr>
            <w:tcW w:w="1272" w:type="dxa"/>
            <w:vMerge/>
          </w:tcPr>
          <w:p w14:paraId="7BED2672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7BED2673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el riesgo operativo automatizando procesos manuales</w:t>
            </w:r>
          </w:p>
        </w:tc>
      </w:tr>
    </w:tbl>
    <w:p w14:paraId="7BED2675" w14:textId="77777777" w:rsidR="008F62A9" w:rsidRPr="00C4678B" w:rsidRDefault="00475753" w:rsidP="008F62A9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0" w:name="_Toc522290523"/>
      <w:r w:rsidRPr="00C4678B">
        <w:rPr>
          <w:rFonts w:ascii="Arial Narrow" w:hAnsi="Arial Narrow"/>
          <w:lang w:val="es-PE"/>
        </w:rPr>
        <w:t xml:space="preserve">Objetivos de </w:t>
      </w:r>
      <w:r w:rsidR="00454002" w:rsidRPr="00C4678B">
        <w:rPr>
          <w:rFonts w:ascii="Arial Narrow" w:hAnsi="Arial Narrow"/>
          <w:lang w:val="es-PE"/>
        </w:rPr>
        <w:t>TI</w:t>
      </w:r>
      <w:bookmarkEnd w:id="10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0038"/>
      </w:tblGrid>
      <w:tr w:rsidR="00110276" w:rsidRPr="00C4678B" w14:paraId="7BED2677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38" w:type="dxa"/>
          </w:tcPr>
          <w:p w14:paraId="7BED267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Objetivo de TI</w:t>
            </w:r>
          </w:p>
        </w:tc>
      </w:tr>
      <w:tr w:rsidR="00110276" w:rsidRPr="00C4678B" w14:paraId="7BED2679" w14:textId="77777777" w:rsidTr="00CF2517">
        <w:tc>
          <w:tcPr>
            <w:tcW w:w="10038" w:type="dxa"/>
          </w:tcPr>
          <w:p w14:paraId="7BED2678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Reducir obsolescencia tecnológica.</w:t>
            </w:r>
          </w:p>
        </w:tc>
      </w:tr>
      <w:tr w:rsidR="00110276" w:rsidRPr="00B659E4" w14:paraId="7BED267B" w14:textId="77777777" w:rsidTr="00CF2517">
        <w:tc>
          <w:tcPr>
            <w:tcW w:w="10038" w:type="dxa"/>
          </w:tcPr>
          <w:p w14:paraId="7BED267A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Disminuir los costos de desarrollo, mantenimiento y operación del </w:t>
            </w:r>
            <w:r w:rsidR="00784A4E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pensiones.</w:t>
            </w:r>
          </w:p>
        </w:tc>
      </w:tr>
      <w:tr w:rsidR="00110276" w:rsidRPr="00B659E4" w14:paraId="7BED267D" w14:textId="77777777" w:rsidTr="00CF2517">
        <w:tc>
          <w:tcPr>
            <w:tcW w:w="10038" w:type="dxa"/>
          </w:tcPr>
          <w:p w14:paraId="7BED267C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Mejorar </w:t>
            </w:r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ime-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M</w:t>
            </w:r>
            <w:r w:rsidRPr="00C4678B">
              <w:rPr>
                <w:rFonts w:ascii="Arial Narrow" w:hAnsi="Arial Narrow"/>
                <w:lang w:val="es-PE"/>
              </w:rPr>
              <w:t>arket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implementación de cambios.</w:t>
            </w:r>
          </w:p>
        </w:tc>
      </w:tr>
      <w:tr w:rsidR="00110276" w:rsidRPr="00B659E4" w14:paraId="7BED267F" w14:textId="77777777" w:rsidTr="00CF2517">
        <w:tc>
          <w:tcPr>
            <w:tcW w:w="10038" w:type="dxa"/>
          </w:tcPr>
          <w:p w14:paraId="7BED267E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Aprovechar sinergias tecnológicas entre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110276" w:rsidRPr="00B659E4" w14:paraId="7BED2681" w14:textId="77777777" w:rsidTr="00CF2517">
        <w:tc>
          <w:tcPr>
            <w:tcW w:w="10038" w:type="dxa"/>
          </w:tcPr>
          <w:p w14:paraId="7BED2680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Incrementar la calidad y servicio al cliente interno y externo.</w:t>
            </w:r>
          </w:p>
        </w:tc>
      </w:tr>
      <w:tr w:rsidR="00110276" w:rsidRPr="00B659E4" w14:paraId="7BED2683" w14:textId="77777777" w:rsidTr="00CF2517">
        <w:tc>
          <w:tcPr>
            <w:tcW w:w="10038" w:type="dxa"/>
          </w:tcPr>
          <w:p w14:paraId="7BED268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un sistema seguro y confiable.</w:t>
            </w:r>
          </w:p>
        </w:tc>
      </w:tr>
      <w:tr w:rsidR="00110276" w:rsidRPr="00B659E4" w14:paraId="7BED2685" w14:textId="77777777" w:rsidTr="00CF2517">
        <w:tc>
          <w:tcPr>
            <w:tcW w:w="10038" w:type="dxa"/>
          </w:tcPr>
          <w:p w14:paraId="7BED2684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Definir políticas y procedimientos de TI.</w:t>
            </w:r>
          </w:p>
        </w:tc>
      </w:tr>
      <w:tr w:rsidR="00110276" w:rsidRPr="00B659E4" w14:paraId="7BED2687" w14:textId="77777777" w:rsidTr="00CF2517">
        <w:tc>
          <w:tcPr>
            <w:tcW w:w="10038" w:type="dxa"/>
          </w:tcPr>
          <w:p w14:paraId="7BED268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Facilitar la implementación futura de un modelo BPO basado en el nuevo </w:t>
            </w:r>
            <w:r w:rsidR="001147B2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</w:t>
            </w:r>
          </w:p>
        </w:tc>
      </w:tr>
    </w:tbl>
    <w:p w14:paraId="7BED2688" w14:textId="77777777" w:rsidR="00685177" w:rsidRDefault="00685177" w:rsidP="008F62A9">
      <w:pPr>
        <w:rPr>
          <w:rFonts w:ascii="Arial Narrow" w:hAnsi="Arial Narrow"/>
          <w:lang w:val="es-ES"/>
        </w:rPr>
      </w:pPr>
    </w:p>
    <w:p w14:paraId="7BED2689" w14:textId="77777777" w:rsidR="00DD14CB" w:rsidRPr="00C4678B" w:rsidRDefault="00DD14CB" w:rsidP="008F62A9">
      <w:pPr>
        <w:rPr>
          <w:rFonts w:ascii="Arial Narrow" w:hAnsi="Arial Narrow"/>
          <w:lang w:val="es-ES"/>
        </w:rPr>
      </w:pPr>
    </w:p>
    <w:p w14:paraId="7BED268A" w14:textId="77777777" w:rsidR="00685177" w:rsidRPr="00C4678B" w:rsidRDefault="00454002" w:rsidP="0068517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1" w:name="_Toc522290524"/>
      <w:r w:rsidRPr="00C4678B">
        <w:rPr>
          <w:rFonts w:ascii="Arial Narrow" w:hAnsi="Arial Narrow"/>
          <w:lang w:val="es-PE"/>
        </w:rPr>
        <w:lastRenderedPageBreak/>
        <w:t>Capacidades</w:t>
      </w:r>
      <w:bookmarkEnd w:id="11"/>
    </w:p>
    <w:p w14:paraId="7BED268B" w14:textId="77777777" w:rsidR="008F3067" w:rsidRPr="00C4678B" w:rsidRDefault="008F3067" w:rsidP="008F3067">
      <w:pPr>
        <w:rPr>
          <w:rFonts w:ascii="Arial Narrow" w:hAnsi="Arial Narrow"/>
          <w:lang w:val="es-PE"/>
        </w:rPr>
      </w:pPr>
    </w:p>
    <w:tbl>
      <w:tblPr>
        <w:tblStyle w:val="TableStyle1"/>
        <w:tblW w:w="9590" w:type="dxa"/>
        <w:tblLook w:val="04A0" w:firstRow="1" w:lastRow="0" w:firstColumn="1" w:lastColumn="0" w:noHBand="0" w:noVBand="1"/>
      </w:tblPr>
      <w:tblGrid>
        <w:gridCol w:w="1881"/>
        <w:gridCol w:w="2111"/>
        <w:gridCol w:w="5598"/>
      </w:tblGrid>
      <w:tr w:rsidR="00C40E35" w:rsidRPr="00C4678B" w14:paraId="7BED268F" w14:textId="77777777" w:rsidTr="00C40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881" w:type="dxa"/>
          </w:tcPr>
          <w:p w14:paraId="7BED268C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8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598" w:type="dxa"/>
          </w:tcPr>
          <w:p w14:paraId="7BED268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C40E35" w:rsidRPr="00B659E4" w14:paraId="7BED2693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7BED2690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Aplicaciones</w:t>
            </w:r>
          </w:p>
        </w:tc>
        <w:tc>
          <w:tcPr>
            <w:tcW w:w="2111" w:type="dxa"/>
          </w:tcPr>
          <w:p w14:paraId="7BED2691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Soporte de Gestión Documental</w:t>
            </w:r>
          </w:p>
        </w:tc>
        <w:tc>
          <w:tcPr>
            <w:tcW w:w="5598" w:type="dxa"/>
          </w:tcPr>
          <w:p w14:paraId="7BED269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integración con herramienta de Gestión Documental.</w:t>
            </w:r>
          </w:p>
        </w:tc>
      </w:tr>
      <w:tr w:rsidR="00C40E35" w:rsidRPr="00B659E4" w14:paraId="7BED2697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94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9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Workflow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, Control de datos y Alertas</w:t>
            </w:r>
          </w:p>
        </w:tc>
        <w:tc>
          <w:tcPr>
            <w:tcW w:w="5598" w:type="dxa"/>
          </w:tcPr>
          <w:p w14:paraId="7BED269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crear y monitorear flujos de trabajo, así como alertas y notificaciones de estos.</w:t>
            </w:r>
          </w:p>
        </w:tc>
      </w:tr>
      <w:tr w:rsidR="00C40E35" w:rsidRPr="00B659E4" w14:paraId="7BED269B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98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99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Modular</w:t>
            </w:r>
          </w:p>
        </w:tc>
        <w:tc>
          <w:tcPr>
            <w:tcW w:w="5598" w:type="dxa"/>
          </w:tcPr>
          <w:p w14:paraId="7BED269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Soporta componentes de aplicación independientes y desacoplados.</w:t>
            </w:r>
          </w:p>
        </w:tc>
      </w:tr>
      <w:tr w:rsidR="00C40E35" w:rsidRPr="00B659E4" w14:paraId="7BED26A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9C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9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Parametrizable</w:t>
            </w:r>
          </w:p>
        </w:tc>
        <w:tc>
          <w:tcPr>
            <w:tcW w:w="5598" w:type="dxa"/>
          </w:tcPr>
          <w:p w14:paraId="7BED269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Alto nivel de parametrización de los módulos del sistema.</w:t>
            </w:r>
          </w:p>
          <w:p w14:paraId="7BED269F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7BED26A0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Multicuenta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diferentes cuentas por afiliado y asignación de múltiples afiliados por cuenta.</w:t>
            </w:r>
          </w:p>
          <w:p w14:paraId="7BED26A1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Multiproducto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/Multiservicio: Tener la capacidad de definir y soportar distintos productos o servicios.</w:t>
            </w:r>
          </w:p>
          <w:p w14:paraId="7BED26A2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Multimoneda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múltiples monedas.</w:t>
            </w:r>
          </w:p>
          <w:p w14:paraId="7BED26A3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Multifondo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Posibilidad de distribuir o asignar cuentas a distintos tipos de fondo.</w:t>
            </w:r>
          </w:p>
        </w:tc>
      </w:tr>
      <w:tr w:rsidR="00C40E35" w:rsidRPr="00B659E4" w14:paraId="7BED26A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A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A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Multicompañía</w:t>
            </w:r>
          </w:p>
        </w:tc>
        <w:tc>
          <w:tcPr>
            <w:tcW w:w="5598" w:type="dxa"/>
          </w:tcPr>
          <w:p w14:paraId="7BED26A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Manejo de varias empresas, permitiendo el ingreso de nuevas.</w:t>
            </w:r>
          </w:p>
        </w:tc>
      </w:tr>
      <w:tr w:rsidR="00C40E35" w:rsidRPr="00B659E4" w14:paraId="7BED26AC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A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A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Operaciones a demanda</w:t>
            </w:r>
          </w:p>
        </w:tc>
        <w:tc>
          <w:tcPr>
            <w:tcW w:w="5598" w:type="dxa"/>
          </w:tcPr>
          <w:p w14:paraId="7BED26A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Soporte </w:t>
            </w:r>
            <w:r>
              <w:rPr>
                <w:rFonts w:ascii="Arial Narrow" w:hAnsi="Arial Narrow"/>
                <w:lang w:val="es-PE"/>
              </w:rPr>
              <w:t xml:space="preserve">de procesos en línea o en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demanda.</w:t>
            </w:r>
          </w:p>
        </w:tc>
      </w:tr>
      <w:tr w:rsidR="00C40E35" w:rsidRPr="00B659E4" w14:paraId="7BED26B0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AD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A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Cero papeles</w:t>
            </w:r>
          </w:p>
        </w:tc>
        <w:tc>
          <w:tcPr>
            <w:tcW w:w="5598" w:type="dxa"/>
          </w:tcPr>
          <w:p w14:paraId="7BED26A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Prescindir de la impresión de documentos. Deseable contar con soporte de firmas digitales.</w:t>
            </w:r>
          </w:p>
        </w:tc>
      </w:tr>
      <w:tr w:rsidR="00C40E35" w:rsidRPr="00C4678B" w14:paraId="7BED26B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1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Usabilidad</w:t>
            </w:r>
          </w:p>
        </w:tc>
        <w:tc>
          <w:tcPr>
            <w:tcW w:w="5598" w:type="dxa"/>
          </w:tcPr>
          <w:p w14:paraId="7BED26B3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Aplicación fácil de usar.</w:t>
            </w:r>
          </w:p>
        </w:tc>
      </w:tr>
      <w:tr w:rsidR="00C40E35" w:rsidRPr="00B659E4" w14:paraId="7BED26B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Auditable</w:t>
            </w:r>
          </w:p>
        </w:tc>
        <w:tc>
          <w:tcPr>
            <w:tcW w:w="5598" w:type="dxa"/>
          </w:tcPr>
          <w:p w14:paraId="7BED26B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control de procesos que deje rastros de auditoría.</w:t>
            </w:r>
          </w:p>
        </w:tc>
      </w:tr>
      <w:tr w:rsidR="00C40E35" w:rsidRPr="00B659E4" w14:paraId="7BED26BC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Flexible</w:t>
            </w:r>
          </w:p>
        </w:tc>
        <w:tc>
          <w:tcPr>
            <w:tcW w:w="5598" w:type="dxa"/>
          </w:tcPr>
          <w:p w14:paraId="7BED26B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Facilidad de agregar</w:t>
            </w:r>
            <w:r>
              <w:rPr>
                <w:rFonts w:ascii="Arial Narrow" w:hAnsi="Arial Narrow"/>
                <w:lang w:val="es-PE"/>
              </w:rPr>
              <w:t xml:space="preserve"> o quitar</w:t>
            </w:r>
            <w:r w:rsidRPr="00C4678B">
              <w:rPr>
                <w:rFonts w:ascii="Arial Narrow" w:hAnsi="Arial Narrow"/>
                <w:lang w:val="es-PE"/>
              </w:rPr>
              <w:t xml:space="preserve"> componentes o funcionalidades.</w:t>
            </w:r>
          </w:p>
        </w:tc>
      </w:tr>
      <w:tr w:rsidR="00C40E35" w:rsidRPr="00B659E4" w14:paraId="7BED26C0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BD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B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7BED26B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Implementar políticas y procedimientos de seguridad en todas las capas del sistema.</w:t>
            </w:r>
          </w:p>
        </w:tc>
      </w:tr>
      <w:tr w:rsidR="00C40E35" w:rsidRPr="00B659E4" w14:paraId="7BED26C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C1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C2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Escalabilidad</w:t>
            </w:r>
          </w:p>
        </w:tc>
        <w:tc>
          <w:tcPr>
            <w:tcW w:w="5598" w:type="dxa"/>
          </w:tcPr>
          <w:p w14:paraId="7BED26C3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Facilidad de aumentar la cantidad</w:t>
            </w:r>
            <w:r w:rsidR="00314F98">
              <w:rPr>
                <w:rFonts w:ascii="Arial Narrow" w:hAnsi="Arial Narrow"/>
                <w:lang w:val="es-PE"/>
              </w:rPr>
              <w:t xml:space="preserve"> </w:t>
            </w:r>
            <w:r w:rsidR="00314F98" w:rsidRPr="001102B0">
              <w:rPr>
                <w:rFonts w:ascii="Arial Narrow" w:hAnsi="Arial Narrow"/>
                <w:lang w:val="es-PE"/>
              </w:rPr>
              <w:t>de</w:t>
            </w:r>
            <w:r>
              <w:rPr>
                <w:rFonts w:ascii="Arial Narrow" w:hAnsi="Arial Narrow"/>
                <w:lang w:val="es-PE"/>
              </w:rPr>
              <w:t xml:space="preserve"> usuarios o transacciones que se procesan sin afectar la performance del sistema</w:t>
            </w:r>
          </w:p>
        </w:tc>
      </w:tr>
      <w:tr w:rsidR="00C40E35" w:rsidRPr="00B659E4" w14:paraId="7BED26C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7BED26C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C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Orientado a servicios</w:t>
            </w:r>
          </w:p>
        </w:tc>
        <w:tc>
          <w:tcPr>
            <w:tcW w:w="5598" w:type="dxa"/>
          </w:tcPr>
          <w:p w14:paraId="7BED26C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Sistema preparado para exponer y consumir servicios.</w:t>
            </w:r>
          </w:p>
        </w:tc>
      </w:tr>
      <w:tr w:rsidR="00C40E35" w:rsidRPr="00C4678B" w14:paraId="7BED26CC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7BED26C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Datos</w:t>
            </w:r>
          </w:p>
        </w:tc>
        <w:tc>
          <w:tcPr>
            <w:tcW w:w="2111" w:type="dxa"/>
          </w:tcPr>
          <w:p w14:paraId="7BED26C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Alta calidad de datos</w:t>
            </w:r>
          </w:p>
        </w:tc>
        <w:tc>
          <w:tcPr>
            <w:tcW w:w="5598" w:type="dxa"/>
          </w:tcPr>
          <w:p w14:paraId="7BED26C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confiabilidad de datos.</w:t>
            </w:r>
          </w:p>
        </w:tc>
      </w:tr>
      <w:tr w:rsidR="00C40E35" w:rsidRPr="00B659E4" w14:paraId="7BED26D0" w14:textId="77777777" w:rsidTr="00C40E35">
        <w:trPr>
          <w:cantSplit/>
        </w:trPr>
        <w:tc>
          <w:tcPr>
            <w:tcW w:w="1881" w:type="dxa"/>
            <w:vMerge/>
          </w:tcPr>
          <w:p w14:paraId="7BED26C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C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Información histórica</w:t>
            </w:r>
          </w:p>
        </w:tc>
        <w:tc>
          <w:tcPr>
            <w:tcW w:w="5598" w:type="dxa"/>
          </w:tcPr>
          <w:p w14:paraId="7BED26C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Mantener disponible en todo momento la información histórica.</w:t>
            </w:r>
          </w:p>
        </w:tc>
      </w:tr>
      <w:tr w:rsidR="00C40E35" w:rsidRPr="00B659E4" w14:paraId="7BED26D4" w14:textId="77777777" w:rsidTr="00C40E35">
        <w:trPr>
          <w:cantSplit/>
        </w:trPr>
        <w:tc>
          <w:tcPr>
            <w:tcW w:w="1881" w:type="dxa"/>
            <w:vMerge/>
          </w:tcPr>
          <w:p w14:paraId="7BED26D1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7BED26D3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Asegurar la confidencialidad, integridad, disponibilidad y privacidad de los datos</w:t>
            </w:r>
          </w:p>
        </w:tc>
      </w:tr>
      <w:tr w:rsidR="00C40E35" w:rsidRPr="00C4678B" w14:paraId="7BED26D8" w14:textId="77777777" w:rsidTr="00C40E35">
        <w:trPr>
          <w:cantSplit/>
        </w:trPr>
        <w:tc>
          <w:tcPr>
            <w:tcW w:w="1881" w:type="dxa"/>
            <w:vMerge/>
          </w:tcPr>
          <w:p w14:paraId="7BED26D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Homologación de datos</w:t>
            </w:r>
          </w:p>
        </w:tc>
        <w:tc>
          <w:tcPr>
            <w:tcW w:w="5598" w:type="dxa"/>
          </w:tcPr>
          <w:p w14:paraId="7BED26D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Diccionario de datos único.</w:t>
            </w:r>
          </w:p>
        </w:tc>
      </w:tr>
      <w:tr w:rsidR="00C40E35" w:rsidRPr="00B659E4" w14:paraId="7BED26DC" w14:textId="77777777" w:rsidTr="00C40E35">
        <w:trPr>
          <w:cantSplit/>
        </w:trPr>
        <w:tc>
          <w:tcPr>
            <w:tcW w:w="1881" w:type="dxa"/>
            <w:vMerge/>
          </w:tcPr>
          <w:p w14:paraId="7BED26D9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Gobierno de datos</w:t>
            </w:r>
          </w:p>
        </w:tc>
        <w:tc>
          <w:tcPr>
            <w:tcW w:w="5598" w:type="dxa"/>
          </w:tcPr>
          <w:p w14:paraId="7BED26D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Políticas de gestión de datos. Catálogo y modelo de datos actualizado.</w:t>
            </w:r>
          </w:p>
        </w:tc>
      </w:tr>
      <w:tr w:rsidR="00C40E35" w:rsidRPr="00B659E4" w14:paraId="7BED26E0" w14:textId="77777777" w:rsidTr="00C40E35">
        <w:trPr>
          <w:cantSplit/>
        </w:trPr>
        <w:tc>
          <w:tcPr>
            <w:tcW w:w="1881" w:type="dxa"/>
            <w:vMerge/>
          </w:tcPr>
          <w:p w14:paraId="7BED26D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D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Trazabilidad</w:t>
            </w:r>
          </w:p>
        </w:tc>
        <w:tc>
          <w:tcPr>
            <w:tcW w:w="5598" w:type="dxa"/>
          </w:tcPr>
          <w:p w14:paraId="7BED26D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Seguimiento de información manejado de forma interna o externa usando una herramienta.</w:t>
            </w:r>
          </w:p>
        </w:tc>
      </w:tr>
      <w:tr w:rsidR="00C40E35" w:rsidRPr="00B659E4" w14:paraId="7BED26E4" w14:textId="77777777" w:rsidTr="00C40E35">
        <w:trPr>
          <w:cantSplit/>
        </w:trPr>
        <w:tc>
          <w:tcPr>
            <w:tcW w:w="1881" w:type="dxa"/>
            <w:vMerge/>
          </w:tcPr>
          <w:p w14:paraId="7BED26E1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7BED26E2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Explotación de información de negocio</w:t>
            </w:r>
          </w:p>
        </w:tc>
        <w:tc>
          <w:tcPr>
            <w:tcW w:w="5598" w:type="dxa"/>
          </w:tcPr>
          <w:p w14:paraId="7BED26E3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7BED26E5" w14:textId="77777777" w:rsidR="00784A4E" w:rsidRPr="00C4678B" w:rsidRDefault="00784A4E" w:rsidP="008F62A9">
      <w:pPr>
        <w:rPr>
          <w:rFonts w:ascii="Arial Narrow" w:hAnsi="Arial Narrow"/>
          <w:lang w:val="es-ES"/>
        </w:rPr>
      </w:pPr>
    </w:p>
    <w:p w14:paraId="7BED26E6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7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8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A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B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C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7BED26ED" w14:textId="77777777" w:rsidR="00685177" w:rsidRPr="00C4678B" w:rsidRDefault="00685177" w:rsidP="00784A4E">
      <w:pPr>
        <w:tabs>
          <w:tab w:val="left" w:pos="1320"/>
        </w:tabs>
        <w:rPr>
          <w:rFonts w:ascii="Arial Narrow" w:hAnsi="Arial Narrow"/>
          <w:lang w:val="es-ES"/>
        </w:rPr>
      </w:pPr>
    </w:p>
    <w:p w14:paraId="7BED26EE" w14:textId="77777777" w:rsidR="005F1971" w:rsidRPr="00C4678B" w:rsidRDefault="00D94D52" w:rsidP="005F1971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2" w:name="_Toc522290525"/>
      <w:r w:rsidRPr="00C4678B">
        <w:rPr>
          <w:rFonts w:ascii="Arial Narrow" w:hAnsi="Arial Narrow"/>
          <w:lang w:val="es-PE"/>
        </w:rPr>
        <w:lastRenderedPageBreak/>
        <w:t>Restricciones</w:t>
      </w:r>
      <w:bookmarkEnd w:id="12"/>
    </w:p>
    <w:p w14:paraId="7BED26EF" w14:textId="77777777" w:rsidR="007C3B1B" w:rsidRPr="00C4678B" w:rsidRDefault="007C3B1B" w:rsidP="007C3B1B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describe las restricciones que se deben tomar en cuenta en cualquier trabajo de arquitectura.</w:t>
      </w:r>
    </w:p>
    <w:p w14:paraId="7BED26F0" w14:textId="77777777" w:rsidR="00483952" w:rsidRDefault="00483952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3" w:name="_Toc521090366"/>
      <w:r>
        <w:rPr>
          <w:rFonts w:ascii="Arial Narrow" w:hAnsi="Arial Narrow"/>
          <w:b/>
          <w:bCs/>
          <w:iCs/>
          <w:lang w:val="es-PE"/>
        </w:rPr>
        <w:t>Escalas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1391"/>
        <w:gridCol w:w="1484"/>
        <w:gridCol w:w="6596"/>
      </w:tblGrid>
      <w:tr w:rsidR="007E566F" w:rsidRPr="000A2149" w14:paraId="7BED26F4" w14:textId="77777777" w:rsidTr="0008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1" w:type="dxa"/>
          </w:tcPr>
          <w:p w14:paraId="7BED26F1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Tipo</w:t>
            </w:r>
          </w:p>
        </w:tc>
        <w:tc>
          <w:tcPr>
            <w:tcW w:w="1484" w:type="dxa"/>
          </w:tcPr>
          <w:p w14:paraId="7BED26F2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Valor</w:t>
            </w:r>
          </w:p>
        </w:tc>
        <w:tc>
          <w:tcPr>
            <w:tcW w:w="6596" w:type="dxa"/>
          </w:tcPr>
          <w:p w14:paraId="7BED26F3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Descripción</w:t>
            </w:r>
          </w:p>
        </w:tc>
      </w:tr>
      <w:tr w:rsidR="007E566F" w:rsidRPr="00B659E4" w14:paraId="7BED26F8" w14:textId="77777777" w:rsidTr="000838C8">
        <w:trPr>
          <w:trHeight w:val="157"/>
        </w:trPr>
        <w:tc>
          <w:tcPr>
            <w:tcW w:w="1391" w:type="dxa"/>
            <w:vMerge w:val="restart"/>
            <w:vAlign w:val="center"/>
          </w:tcPr>
          <w:p w14:paraId="7BED26F5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Severidad</w:t>
            </w:r>
          </w:p>
        </w:tc>
        <w:tc>
          <w:tcPr>
            <w:tcW w:w="1484" w:type="dxa"/>
          </w:tcPr>
          <w:p w14:paraId="7BED26F6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Bajo</w:t>
            </w:r>
          </w:p>
        </w:tc>
        <w:tc>
          <w:tcPr>
            <w:tcW w:w="6596" w:type="dxa"/>
          </w:tcPr>
          <w:p w14:paraId="7BED26F7" w14:textId="77777777" w:rsidR="007E566F" w:rsidRPr="000A2149" w:rsidRDefault="00224202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M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>enor.</w:t>
            </w:r>
            <w:r w:rsidR="00FD09B6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264361" w:rsidRPr="000A2149">
              <w:rPr>
                <w:rFonts w:ascii="Arial Narrow" w:hAnsi="Arial Narrow"/>
                <w:szCs w:val="22"/>
                <w:lang w:val="es-PE"/>
              </w:rPr>
              <w:t xml:space="preserve">Se pueden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tomar acciones rápidas para resolverlas.</w:t>
            </w:r>
          </w:p>
        </w:tc>
      </w:tr>
      <w:tr w:rsidR="007E566F" w:rsidRPr="00B659E4" w14:paraId="7BED26FC" w14:textId="77777777" w:rsidTr="000838C8">
        <w:tc>
          <w:tcPr>
            <w:tcW w:w="1391" w:type="dxa"/>
            <w:vMerge/>
            <w:vAlign w:val="center"/>
          </w:tcPr>
          <w:p w14:paraId="7BED26F9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6FA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Moderado</w:t>
            </w:r>
          </w:p>
        </w:tc>
        <w:tc>
          <w:tcPr>
            <w:tcW w:w="6596" w:type="dxa"/>
          </w:tcPr>
          <w:p w14:paraId="7BED26FB" w14:textId="77777777" w:rsidR="007E566F" w:rsidRPr="000A2149" w:rsidRDefault="005C6AF5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 xml:space="preserve"> Medio</w:t>
            </w:r>
            <w:r w:rsidR="007968AB" w:rsidRPr="000A2149">
              <w:rPr>
                <w:rFonts w:ascii="Arial Narrow" w:hAnsi="Arial Narrow"/>
                <w:szCs w:val="22"/>
                <w:lang w:val="es-PE"/>
              </w:rPr>
              <w:t>. Si no se realiza acción podría causar traer consecuencias a corto plazo.</w:t>
            </w:r>
          </w:p>
        </w:tc>
      </w:tr>
      <w:tr w:rsidR="007E566F" w:rsidRPr="00B659E4" w14:paraId="7BED2700" w14:textId="77777777" w:rsidTr="000838C8">
        <w:tc>
          <w:tcPr>
            <w:tcW w:w="1391" w:type="dxa"/>
            <w:vMerge/>
            <w:vAlign w:val="center"/>
          </w:tcPr>
          <w:p w14:paraId="7BED26FD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6FE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Grave</w:t>
            </w:r>
          </w:p>
        </w:tc>
        <w:tc>
          <w:tcPr>
            <w:tcW w:w="6596" w:type="dxa"/>
          </w:tcPr>
          <w:p w14:paraId="7BED26FF" w14:textId="77777777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softHyphen/>
              <w:t>alto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. 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B659E4" w14:paraId="7BED2704" w14:textId="77777777" w:rsidTr="000838C8">
        <w:trPr>
          <w:trHeight w:val="58"/>
        </w:trPr>
        <w:tc>
          <w:tcPr>
            <w:tcW w:w="1391" w:type="dxa"/>
            <w:vMerge/>
            <w:vAlign w:val="center"/>
          </w:tcPr>
          <w:p w14:paraId="7BED2701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02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Crítico</w:t>
            </w:r>
          </w:p>
        </w:tc>
        <w:tc>
          <w:tcPr>
            <w:tcW w:w="6596" w:type="dxa"/>
          </w:tcPr>
          <w:p w14:paraId="7BED2703" w14:textId="77777777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t xml:space="preserve">muy 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alto. </w:t>
            </w:r>
            <w:r w:rsidR="00CE700F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B659E4" w14:paraId="7BED2708" w14:textId="77777777" w:rsidTr="000838C8">
        <w:tc>
          <w:tcPr>
            <w:tcW w:w="1391" w:type="dxa"/>
            <w:vMerge w:val="restart"/>
            <w:vAlign w:val="center"/>
          </w:tcPr>
          <w:p w14:paraId="7BED2705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</w:t>
            </w:r>
          </w:p>
        </w:tc>
        <w:tc>
          <w:tcPr>
            <w:tcW w:w="1484" w:type="dxa"/>
          </w:tcPr>
          <w:p w14:paraId="7BED2706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Raro</w:t>
            </w:r>
          </w:p>
        </w:tc>
        <w:tc>
          <w:tcPr>
            <w:tcW w:w="6596" w:type="dxa"/>
          </w:tcPr>
          <w:p w14:paraId="7BED2707" w14:textId="77777777" w:rsidR="007E566F" w:rsidRPr="000A2149" w:rsidRDefault="00FF0AD8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Podría ocurrir sólo en circunstancias excepcionales.</w:t>
            </w:r>
          </w:p>
        </w:tc>
      </w:tr>
      <w:tr w:rsidR="007E566F" w:rsidRPr="000A2149" w14:paraId="7BED270C" w14:textId="77777777" w:rsidTr="000838C8">
        <w:tc>
          <w:tcPr>
            <w:tcW w:w="1391" w:type="dxa"/>
            <w:vMerge/>
          </w:tcPr>
          <w:p w14:paraId="7BED2709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0A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Improbable</w:t>
            </w:r>
          </w:p>
        </w:tc>
        <w:tc>
          <w:tcPr>
            <w:tcW w:w="6596" w:type="dxa"/>
          </w:tcPr>
          <w:p w14:paraId="7BED270B" w14:textId="77777777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baja de ocurrencia.</w:t>
            </w:r>
          </w:p>
        </w:tc>
      </w:tr>
      <w:tr w:rsidR="007E566F" w:rsidRPr="000A2149" w14:paraId="7BED2710" w14:textId="77777777" w:rsidTr="000838C8">
        <w:tc>
          <w:tcPr>
            <w:tcW w:w="1391" w:type="dxa"/>
            <w:vMerge/>
          </w:tcPr>
          <w:p w14:paraId="7BED270D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0E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Posible</w:t>
            </w:r>
          </w:p>
        </w:tc>
        <w:tc>
          <w:tcPr>
            <w:tcW w:w="6596" w:type="dxa"/>
          </w:tcPr>
          <w:p w14:paraId="7BED270F" w14:textId="77777777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media de ocurrencia.</w:t>
            </w:r>
          </w:p>
        </w:tc>
      </w:tr>
      <w:tr w:rsidR="007E566F" w:rsidRPr="000A2149" w14:paraId="7BED2714" w14:textId="77777777" w:rsidTr="000838C8">
        <w:tc>
          <w:tcPr>
            <w:tcW w:w="1391" w:type="dxa"/>
            <w:vMerge/>
          </w:tcPr>
          <w:p w14:paraId="7BED2711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12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Probable</w:t>
            </w:r>
          </w:p>
        </w:tc>
        <w:tc>
          <w:tcPr>
            <w:tcW w:w="6596" w:type="dxa"/>
          </w:tcPr>
          <w:p w14:paraId="7BED2713" w14:textId="77777777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alta de ocurrencia.</w:t>
            </w:r>
          </w:p>
        </w:tc>
      </w:tr>
      <w:tr w:rsidR="007E566F" w:rsidRPr="00B659E4" w14:paraId="7BED2718" w14:textId="77777777" w:rsidTr="000838C8">
        <w:tc>
          <w:tcPr>
            <w:tcW w:w="1391" w:type="dxa"/>
            <w:vMerge/>
          </w:tcPr>
          <w:p w14:paraId="7BED2715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BED2716" w14:textId="7777777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Casi seguro</w:t>
            </w:r>
          </w:p>
        </w:tc>
        <w:tc>
          <w:tcPr>
            <w:tcW w:w="6596" w:type="dxa"/>
          </w:tcPr>
          <w:p w14:paraId="7BED2717" w14:textId="77777777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muy alta de ocurrencia.</w:t>
            </w:r>
          </w:p>
        </w:tc>
      </w:tr>
    </w:tbl>
    <w:p w14:paraId="7BED2719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r w:rsidRPr="00C4678B">
        <w:rPr>
          <w:rFonts w:ascii="Arial Narrow" w:hAnsi="Arial Narrow"/>
          <w:b/>
          <w:bCs/>
          <w:iCs/>
          <w:lang w:val="es-PE"/>
        </w:rPr>
        <w:t>Restricciones de Financieras y Presupuesto</w:t>
      </w:r>
      <w:bookmarkEnd w:id="13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7BED271F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7BED271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7BED271B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7BED271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BED271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7BED271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B659E4" w14:paraId="7BED2725" w14:textId="77777777" w:rsidTr="00D52D1A">
        <w:tc>
          <w:tcPr>
            <w:tcW w:w="625" w:type="dxa"/>
          </w:tcPr>
          <w:p w14:paraId="7BED272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C1</w:t>
            </w:r>
          </w:p>
        </w:tc>
        <w:tc>
          <w:tcPr>
            <w:tcW w:w="2250" w:type="dxa"/>
          </w:tcPr>
          <w:p w14:paraId="7BED2721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Presupuesto del Proyecto</w:t>
            </w:r>
          </w:p>
        </w:tc>
        <w:tc>
          <w:tcPr>
            <w:tcW w:w="1260" w:type="dxa"/>
          </w:tcPr>
          <w:p w14:paraId="7BED272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Grave</w:t>
            </w:r>
          </w:p>
        </w:tc>
        <w:tc>
          <w:tcPr>
            <w:tcW w:w="1367" w:type="dxa"/>
          </w:tcPr>
          <w:p w14:paraId="7BED272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BED272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Revisar políticas y procedimientos de compra del proyecto o de ambas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que el presupuesto pueda ser utilizado con control.</w:t>
            </w:r>
          </w:p>
        </w:tc>
      </w:tr>
    </w:tbl>
    <w:p w14:paraId="7BED2726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4" w:name="_Toc521090367"/>
      <w:r w:rsidRPr="00C4678B">
        <w:rPr>
          <w:rFonts w:ascii="Arial Narrow" w:hAnsi="Arial Narrow"/>
          <w:b/>
          <w:bCs/>
          <w:iCs/>
          <w:lang w:val="es-PE"/>
        </w:rPr>
        <w:t>Restricciones Externas y Negocio</w:t>
      </w:r>
      <w:bookmarkEnd w:id="14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7BED272C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7BED272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7BED272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7BED272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BED272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7BED272B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B659E4" w14:paraId="7BED2732" w14:textId="77777777" w:rsidTr="00D52D1A">
        <w:tc>
          <w:tcPr>
            <w:tcW w:w="625" w:type="dxa"/>
          </w:tcPr>
          <w:p w14:paraId="7BED272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C2</w:t>
            </w:r>
          </w:p>
        </w:tc>
        <w:tc>
          <w:tcPr>
            <w:tcW w:w="2250" w:type="dxa"/>
          </w:tcPr>
          <w:p w14:paraId="7BED272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BED272F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7BED273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BED2731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Revisar normativa y regulación para asegurar su cumplimiento.</w:t>
            </w:r>
          </w:p>
        </w:tc>
      </w:tr>
    </w:tbl>
    <w:p w14:paraId="7BED2733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5" w:name="_Toc521090368"/>
      <w:r w:rsidRPr="00C4678B">
        <w:rPr>
          <w:rFonts w:ascii="Arial Narrow" w:hAnsi="Arial Narrow"/>
          <w:b/>
          <w:bCs/>
          <w:iCs/>
          <w:lang w:val="es-PE"/>
        </w:rPr>
        <w:t>Otras Restricciones</w:t>
      </w:r>
      <w:bookmarkEnd w:id="15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7BED2739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7BED273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7BED273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7BED273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BED273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7BED273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B659E4" w14:paraId="7BED273F" w14:textId="77777777" w:rsidTr="00D52D1A">
        <w:tc>
          <w:tcPr>
            <w:tcW w:w="625" w:type="dxa"/>
          </w:tcPr>
          <w:p w14:paraId="7BED273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C3</w:t>
            </w:r>
          </w:p>
        </w:tc>
        <w:tc>
          <w:tcPr>
            <w:tcW w:w="2250" w:type="dxa"/>
          </w:tcPr>
          <w:p w14:paraId="7BED273B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7BED273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7BED273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BED273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BED2740" w14:textId="77777777" w:rsidR="00CF2DF0" w:rsidRPr="00C4678B" w:rsidRDefault="005D01AC" w:rsidP="00CF2DF0">
      <w:pPr>
        <w:pStyle w:val="Ttulo1"/>
        <w:rPr>
          <w:rFonts w:ascii="Arial Narrow" w:hAnsi="Arial Narrow"/>
          <w:lang w:val="es-PE"/>
        </w:rPr>
      </w:pPr>
      <w:bookmarkStart w:id="16" w:name="_Toc522290526"/>
      <w:r w:rsidRPr="00C4678B">
        <w:rPr>
          <w:rFonts w:ascii="Arial Narrow" w:hAnsi="Arial Narrow"/>
          <w:lang w:val="es-PE"/>
        </w:rPr>
        <w:lastRenderedPageBreak/>
        <w:t>Cumplimiento</w:t>
      </w:r>
      <w:bookmarkEnd w:id="16"/>
    </w:p>
    <w:p w14:paraId="7BED2741" w14:textId="77777777" w:rsidR="005D01AC" w:rsidRDefault="005D01AC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Esta sección muestra los principios </w:t>
      </w:r>
      <w:r w:rsidR="00D71292" w:rsidRPr="00C4678B">
        <w:rPr>
          <w:rFonts w:ascii="Arial Narrow" w:hAnsi="Arial Narrow"/>
          <w:lang w:val="es-PE"/>
        </w:rPr>
        <w:t xml:space="preserve">a los que se adhiere la Arquitectura Empresarial, así como las políticas y otros estándares que </w:t>
      </w:r>
      <w:r w:rsidR="00552E12" w:rsidRPr="00C4678B">
        <w:rPr>
          <w:rFonts w:ascii="Arial Narrow" w:hAnsi="Arial Narrow"/>
          <w:lang w:val="es-PE"/>
        </w:rPr>
        <w:t xml:space="preserve">ésta </w:t>
      </w:r>
      <w:r w:rsidR="00D71292" w:rsidRPr="00C4678B">
        <w:rPr>
          <w:rFonts w:ascii="Arial Narrow" w:hAnsi="Arial Narrow"/>
          <w:lang w:val="es-PE"/>
        </w:rPr>
        <w:t>debe seguir.</w:t>
      </w:r>
    </w:p>
    <w:p w14:paraId="7BED2742" w14:textId="77777777" w:rsidR="004F0431" w:rsidRPr="00C4678B" w:rsidRDefault="00F844DA" w:rsidP="00CF2DF0">
      <w:pPr>
        <w:pStyle w:val="Ttulo2"/>
        <w:rPr>
          <w:rFonts w:ascii="Arial Narrow" w:hAnsi="Arial Narrow"/>
          <w:lang w:val="es-PE"/>
        </w:rPr>
      </w:pPr>
      <w:bookmarkStart w:id="17" w:name="_Toc520802766"/>
      <w:bookmarkStart w:id="18" w:name="_Toc522290527"/>
      <w:r w:rsidRPr="00C4678B">
        <w:rPr>
          <w:rFonts w:ascii="Arial Narrow" w:hAnsi="Arial Narrow"/>
          <w:lang w:val="es-PE"/>
        </w:rPr>
        <w:t>Principios Estratégicos</w:t>
      </w:r>
      <w:bookmarkEnd w:id="17"/>
      <w:bookmarkEnd w:id="18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B659E4" w14:paraId="7BED2745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3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44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La arquitectura KADABRA debe soportar un esquema de multiempresa.</w:t>
            </w:r>
          </w:p>
        </w:tc>
      </w:tr>
      <w:tr w:rsidR="00537FCD" w:rsidRPr="00C4678B" w14:paraId="7BED2748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6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47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PAS01</w:t>
            </w:r>
          </w:p>
        </w:tc>
      </w:tr>
      <w:tr w:rsidR="00537FCD" w:rsidRPr="00B659E4" w14:paraId="7BED274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9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4A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La arquitectura KADABRA debe soportar un esquema de asociación entre varias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B659E4" w14:paraId="7BED274E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C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4D" w14:textId="77777777" w:rsidR="00537FCD" w:rsidRPr="00C4678B" w:rsidRDefault="00537FCD" w:rsidP="001D28BF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Este principio está asociado a la estrategia de negocio definida por KADABRA que deja abierta la posibilidad de incluir a otras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B659E4" w14:paraId="7BED2753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BED274F" w14:textId="77777777" w:rsidR="00537FCD" w:rsidRPr="00C4678B" w:rsidRDefault="00537FCD" w:rsidP="001D28BF">
            <w:pPr>
              <w:pStyle w:val="TableText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50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Implementar una arquitectura que soporte Multiempresa.</w:t>
            </w:r>
          </w:p>
          <w:p w14:paraId="7BED2751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una arquitectura que permita el desarrollo, mantenimiento y operación común del Core de Pensiones de KADABRA</w:t>
            </w:r>
          </w:p>
          <w:p w14:paraId="7BED2752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Alinear las definiciones propias de cada empresa con las definidas para KADABRA.</w:t>
            </w:r>
          </w:p>
        </w:tc>
      </w:tr>
    </w:tbl>
    <w:p w14:paraId="7BED2754" w14:textId="77777777" w:rsidR="006C4476" w:rsidRDefault="006C4476" w:rsidP="00CF2DF0">
      <w:pPr>
        <w:pStyle w:val="Ttulo2"/>
        <w:rPr>
          <w:rFonts w:ascii="Arial Narrow" w:hAnsi="Arial Narrow"/>
          <w:lang w:val="es-PE"/>
        </w:rPr>
      </w:pPr>
      <w:bookmarkStart w:id="19" w:name="_Toc522290528"/>
      <w:r>
        <w:rPr>
          <w:rFonts w:ascii="Arial Narrow" w:hAnsi="Arial Narrow"/>
          <w:lang w:val="es-PE"/>
        </w:rPr>
        <w:t>Principios de Negocio</w:t>
      </w:r>
      <w:bookmarkEnd w:id="19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7BED275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5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56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Continuidad del negocio</w:t>
            </w:r>
          </w:p>
        </w:tc>
      </w:tr>
      <w:tr w:rsidR="000656E7" w:rsidRPr="007866C1" w14:paraId="7BED275A" w14:textId="77777777" w:rsidTr="00E11EB2">
        <w:trPr>
          <w:cantSplit/>
          <w:trHeight w:val="263"/>
        </w:trPr>
        <w:tc>
          <w:tcPr>
            <w:tcW w:w="1585" w:type="dxa"/>
            <w:shd w:val="clear" w:color="auto" w:fill="E0E0E0"/>
          </w:tcPr>
          <w:p w14:paraId="7BED275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5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1</w:t>
            </w:r>
          </w:p>
        </w:tc>
      </w:tr>
      <w:tr w:rsidR="000656E7" w:rsidRPr="00B659E4" w14:paraId="7BED275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5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5C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operaciones de KADABRA se mant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ienen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 pesar de las interrupciones del sistema.</w:t>
            </w:r>
          </w:p>
        </w:tc>
      </w:tr>
      <w:tr w:rsidR="000656E7" w:rsidRPr="00B659E4" w14:paraId="7BED276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5E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7BED275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KADABRA debe contar con la capacidad de continuar la operativa, independientemente de los eventos externos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(desde caídas de sistema hasta todo tipo de desastres).</w:t>
            </w:r>
          </w:p>
        </w:tc>
      </w:tr>
      <w:tr w:rsidR="000656E7" w:rsidRPr="00B659E4" w14:paraId="7BED276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6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6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Evaluar la criticidad e impacto de las aplicaciones a fin de determinar qué nivel de continuidad se requiere y qué plan de recuperación es necesario.</w:t>
            </w:r>
          </w:p>
          <w:p w14:paraId="7BED2763" w14:textId="77777777" w:rsidR="000656E7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revisiones periódicas, pruebas de vulnerabilidad y exposición o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el diseño de servicios de misión crítica para garantizar la continuidad del funcionamiento del negocio, a través de capacidades redundantes o alternativas.</w:t>
            </w:r>
          </w:p>
          <w:p w14:paraId="7BED276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procesos de continuidad de negocio.</w:t>
            </w:r>
          </w:p>
          <w:p w14:paraId="7BED276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Asegurar la ejecución de los procesos, incluyendo la gestión de riesgos en situaciones en donde se vea afectada la operación de KADABRA.</w:t>
            </w:r>
          </w:p>
        </w:tc>
      </w:tr>
    </w:tbl>
    <w:p w14:paraId="7BED2767" w14:textId="77777777" w:rsidR="008A4558" w:rsidRPr="007866C1" w:rsidRDefault="008A4558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7BED276A" w14:textId="77777777" w:rsidTr="00E11EB2">
        <w:trPr>
          <w:cantSplit/>
          <w:trHeight w:val="136"/>
        </w:trPr>
        <w:tc>
          <w:tcPr>
            <w:tcW w:w="1585" w:type="dxa"/>
            <w:shd w:val="clear" w:color="auto" w:fill="E0E0E0"/>
          </w:tcPr>
          <w:p w14:paraId="7BED276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6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Orientación a servicios</w:t>
            </w:r>
          </w:p>
        </w:tc>
      </w:tr>
      <w:tr w:rsidR="000656E7" w:rsidRPr="007866C1" w14:paraId="7BED276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6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6C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2</w:t>
            </w:r>
          </w:p>
        </w:tc>
      </w:tr>
      <w:tr w:rsidR="000656E7" w:rsidRPr="00B659E4" w14:paraId="7BED277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6E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6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arquitectura KADABRA se basa en un diseño orientado a servicios que refleje las actividades de los procesos de negocio.</w:t>
            </w:r>
          </w:p>
        </w:tc>
      </w:tr>
      <w:tr w:rsidR="000656E7" w:rsidRPr="00B659E4" w14:paraId="7BED277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7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7BED277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orientación de servicio ofrece agilidad y asegura el flujo de información entre procesos.</w:t>
            </w:r>
          </w:p>
        </w:tc>
      </w:tr>
      <w:tr w:rsidR="000656E7" w:rsidRPr="00B659E4" w14:paraId="7BED277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7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7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un gobierno que permita catalogar los servicios y medir impacto de los cambios a realizar en los mismos.</w:t>
            </w:r>
          </w:p>
        </w:tc>
      </w:tr>
    </w:tbl>
    <w:p w14:paraId="7BED2777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7866C1" w14:paraId="7BED277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78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79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Responsabilidad de TI</w:t>
            </w:r>
          </w:p>
        </w:tc>
      </w:tr>
      <w:tr w:rsidR="000656E7" w:rsidRPr="007866C1" w14:paraId="7BED277D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7B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7C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szCs w:val="20"/>
                <w:lang w:val="es-PE"/>
              </w:rPr>
              <w:t>3</w:t>
            </w:r>
          </w:p>
        </w:tc>
      </w:tr>
      <w:tr w:rsidR="000656E7" w:rsidRPr="00B659E4" w14:paraId="7BED278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7E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7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El área de TI </w:t>
            </w:r>
            <w:r>
              <w:rPr>
                <w:rFonts w:ascii="Arial Narrow" w:hAnsi="Arial Narrow"/>
                <w:szCs w:val="20"/>
                <w:lang w:val="es-PE"/>
              </w:rPr>
              <w:t>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responsable de implementar procesos e infraestructura que permitan que las soluciones construidas cumplan con los requerimientos definidos por el usuario en términos de funcionalidad, niveles de servicio, costo y tiempo de entrega.</w:t>
            </w:r>
          </w:p>
        </w:tc>
      </w:tr>
      <w:tr w:rsidR="000656E7" w:rsidRPr="00B659E4" w14:paraId="7BED2783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1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8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definición de estos procesos permitirá cumplir con las expectativas del negocio y con las capacidades que se implementarán para KADABRA.</w:t>
            </w:r>
          </w:p>
        </w:tc>
      </w:tr>
      <w:tr w:rsidR="000656E7" w:rsidRPr="00B659E4" w14:paraId="7BED2786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4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85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Crear procedimientos que gestionen la demanda de KADABRA, cumpliendo los estándares y mejores prácticas de gobierno, desarrollando </w:t>
            </w:r>
            <w:proofErr w:type="spellStart"/>
            <w:r w:rsidRPr="007866C1">
              <w:rPr>
                <w:rFonts w:ascii="Arial Narrow" w:hAnsi="Arial Narrow"/>
                <w:szCs w:val="20"/>
                <w:lang w:val="es-PE"/>
              </w:rPr>
              <w:t>KPI’s</w:t>
            </w:r>
            <w:proofErr w:type="spellEnd"/>
            <w:r w:rsidRPr="007866C1">
              <w:rPr>
                <w:rFonts w:ascii="Arial Narrow" w:hAnsi="Arial Narrow"/>
                <w:szCs w:val="20"/>
                <w:lang w:val="es-PE"/>
              </w:rPr>
              <w:t xml:space="preserve"> que permitan medir el cumplimiento de este principio.</w:t>
            </w:r>
          </w:p>
        </w:tc>
      </w:tr>
    </w:tbl>
    <w:p w14:paraId="7BED2787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B659E4" w14:paraId="7BED278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8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89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7866C1">
              <w:rPr>
                <w:rFonts w:ascii="Arial Narrow" w:hAnsi="Arial Narrow"/>
                <w:b/>
                <w:lang w:val="es-PE"/>
              </w:rPr>
              <w:t>Implementación de un lenguaje común</w:t>
            </w:r>
          </w:p>
        </w:tc>
      </w:tr>
      <w:tr w:rsidR="000656E7" w:rsidRPr="00A15341" w14:paraId="7BED278D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B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8C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4</w:t>
            </w:r>
          </w:p>
        </w:tc>
      </w:tr>
      <w:tr w:rsidR="000656E7" w:rsidRPr="00B659E4" w14:paraId="7BED279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8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8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debe promover la elaboración de documentación y modelamiento de los procesos de KADABRA mediante un lenguaje común que facilite su entendimiento y comunicación.</w:t>
            </w:r>
          </w:p>
        </w:tc>
      </w:tr>
      <w:tr w:rsidR="000656E7" w:rsidRPr="00B659E4" w14:paraId="7BED2793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1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9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lang w:val="es-PE"/>
              </w:rPr>
              <w:t>Una mejor comunicación entre las distintas áreas (negocio y TI) permite agilizar la interacción entre las mismas.</w:t>
            </w:r>
          </w:p>
        </w:tc>
      </w:tr>
      <w:tr w:rsidR="000656E7" w:rsidRPr="00B659E4" w14:paraId="7BED2796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4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95" w14:textId="77777777" w:rsidR="000656E7" w:rsidRPr="00A15341" w:rsidRDefault="000656E7" w:rsidP="00E11EB2">
            <w:pPr>
              <w:pStyle w:val="TablaContenido"/>
              <w:spacing w:before="40" w:after="40"/>
              <w:rPr>
                <w:szCs w:val="20"/>
                <w:lang w:val="es-PE"/>
              </w:rPr>
            </w:pPr>
            <w:r w:rsidRPr="007866C1">
              <w:rPr>
                <w:szCs w:val="20"/>
                <w:lang w:val="es-PE"/>
              </w:rPr>
              <w:t>Implementar el uso de plantillas y modelamiento de procesos con notación BPMN.</w:t>
            </w:r>
          </w:p>
        </w:tc>
      </w:tr>
    </w:tbl>
    <w:p w14:paraId="7BED2797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A15341" w14:paraId="7BED279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8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BED2799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Gobernabilidad de procesos</w:t>
            </w:r>
          </w:p>
        </w:tc>
      </w:tr>
      <w:tr w:rsidR="000656E7" w:rsidRPr="00A15341" w14:paraId="7BED279D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B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7BED279C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5</w:t>
            </w:r>
          </w:p>
        </w:tc>
      </w:tr>
      <w:tr w:rsidR="000656E7" w:rsidRPr="00B659E4" w14:paraId="7BED27A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9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7BED279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KADABRA adopta el concepto de gobernabilidad de procesos de punta a punta (E2E), incluyendo la información que fluye a través de estos.</w:t>
            </w:r>
          </w:p>
        </w:tc>
      </w:tr>
      <w:tr w:rsidR="000656E7" w:rsidRPr="00B659E4" w14:paraId="7BED27A3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A1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ED27A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gobernabilidad de procesos permite la generación de valor asociada a la identificación de responsabilidades, gestión y control integral de los procesos.</w:t>
            </w:r>
          </w:p>
        </w:tc>
      </w:tr>
      <w:tr w:rsidR="000656E7" w:rsidRPr="00B659E4" w14:paraId="7BED27A8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BED27A4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7BED27A5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Definir los responsables de los procesos (</w:t>
            </w:r>
            <w:proofErr w:type="spellStart"/>
            <w:r w:rsidRPr="00A15341">
              <w:rPr>
                <w:szCs w:val="20"/>
                <w:lang w:val="es-PE"/>
              </w:rPr>
              <w:t>Process</w:t>
            </w:r>
            <w:proofErr w:type="spellEnd"/>
            <w:r w:rsidRPr="00A15341">
              <w:rPr>
                <w:szCs w:val="20"/>
                <w:lang w:val="es-PE"/>
              </w:rPr>
              <w:t xml:space="preserve"> </w:t>
            </w:r>
            <w:proofErr w:type="spellStart"/>
            <w:r w:rsidRPr="00A15341">
              <w:rPr>
                <w:szCs w:val="20"/>
                <w:lang w:val="es-PE"/>
              </w:rPr>
              <w:t>Owner</w:t>
            </w:r>
            <w:proofErr w:type="spellEnd"/>
            <w:r w:rsidRPr="00A15341">
              <w:rPr>
                <w:szCs w:val="20"/>
                <w:lang w:val="es-PE"/>
              </w:rPr>
              <w:t xml:space="preserve">). </w:t>
            </w:r>
          </w:p>
          <w:p w14:paraId="7BED27A6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Gestionar los procesos a través de indicadores y programas de mejoramiento continuo.</w:t>
            </w:r>
          </w:p>
          <w:p w14:paraId="7BED27A7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Identificar y definir controles de mitigación de riesgos de proceso.</w:t>
            </w:r>
          </w:p>
        </w:tc>
      </w:tr>
    </w:tbl>
    <w:p w14:paraId="7BED27A9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B659E4" w14:paraId="7BED27AC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AA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AB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La gestión de requerimientos de negocio es un asunto de todos</w:t>
            </w:r>
          </w:p>
        </w:tc>
      </w:tr>
      <w:tr w:rsidR="000656E7" w:rsidRPr="00A15341" w14:paraId="7BED27AF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AD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AE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6</w:t>
            </w:r>
          </w:p>
        </w:tc>
      </w:tr>
      <w:tr w:rsidR="000656E7" w:rsidRPr="00B659E4" w14:paraId="7BED27B2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0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B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La alta dirección, representantes de arquitectura y </w:t>
            </w:r>
            <w:proofErr w:type="spellStart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Stakeholders</w:t>
            </w:r>
            <w:proofErr w:type="spellEnd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participan en las decisiones de gestión de requerimientos de negocio para lograr los objetivos de KADABRA.</w:t>
            </w:r>
          </w:p>
        </w:tc>
      </w:tr>
      <w:tr w:rsidR="000656E7" w:rsidRPr="00B659E4" w14:paraId="7BED27B5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3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7BED27B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Este principio garantiza que la gestión de requerimientos de negocio esté alineada con la visión de KADABRA.</w:t>
            </w:r>
          </w:p>
        </w:tc>
      </w:tr>
      <w:tr w:rsidR="000656E7" w:rsidRPr="00B659E4" w14:paraId="7BED27B9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6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B7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roles y responsabilidades para abordar los requerimientos.</w:t>
            </w:r>
          </w:p>
          <w:p w14:paraId="7BED27B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Formar grupos de trabajo entre expertos de negocio y personal TI para definir las metas y objetivos de KADABRA</w:t>
            </w:r>
          </w:p>
        </w:tc>
      </w:tr>
    </w:tbl>
    <w:p w14:paraId="7BED27BA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A15341" w14:paraId="7BED27B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B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BED27BC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Aplicaciones de uso común</w:t>
            </w:r>
          </w:p>
        </w:tc>
      </w:tr>
      <w:tr w:rsidR="000656E7" w:rsidRPr="00A15341" w14:paraId="7BED27C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BE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7BED27B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7</w:t>
            </w:r>
          </w:p>
        </w:tc>
      </w:tr>
      <w:tr w:rsidR="000656E7" w:rsidRPr="00B659E4" w14:paraId="7BED27C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C1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BED27C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Se desarrolla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aplicaciones de uso común para todo el entorno de KADABRA y no aplicaciones aisladas a la funcionalidad, capacidad y expectativa de ésta.</w:t>
            </w:r>
          </w:p>
        </w:tc>
      </w:tr>
      <w:tr w:rsidR="000656E7" w:rsidRPr="00B659E4" w14:paraId="7BED27C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C4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lastRenderedPageBreak/>
              <w:t>Justificación</w:t>
            </w:r>
          </w:p>
        </w:tc>
        <w:tc>
          <w:tcPr>
            <w:tcW w:w="7775" w:type="dxa"/>
          </w:tcPr>
          <w:p w14:paraId="7BED27C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El p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ermitir y mantener capacidades o funciones duplicadas es costosa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y alienta la aparición de datos contradictorios e inconsistentes.</w:t>
            </w:r>
          </w:p>
        </w:tc>
      </w:tr>
      <w:tr w:rsidR="000656E7" w:rsidRPr="00B659E4" w14:paraId="7BED27C9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7BED27C7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7BED27C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Crear una política de gobierno que norme el uso de aplicaciones 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comunes que asegure su alineamiento a 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expectativas funcionales de KADABRA.</w:t>
            </w:r>
          </w:p>
        </w:tc>
      </w:tr>
    </w:tbl>
    <w:p w14:paraId="7BED27CA" w14:textId="77777777" w:rsidR="000656E7" w:rsidRPr="007866C1" w:rsidRDefault="000656E7" w:rsidP="000656E7">
      <w:pPr>
        <w:rPr>
          <w:rFonts w:ascii="Arial Narrow" w:hAnsi="Arial Narrow"/>
          <w:sz w:val="20"/>
          <w:szCs w:val="20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3"/>
        <w:gridCol w:w="7767"/>
      </w:tblGrid>
      <w:tr w:rsidR="000656E7" w:rsidRPr="00B659E4" w14:paraId="7BED27CD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CB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40" w:type="dxa"/>
            <w:shd w:val="clear" w:color="auto" w:fill="E0E0E0"/>
          </w:tcPr>
          <w:p w14:paraId="7BED27CC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Cambios basados en requerimientos de negocio</w:t>
            </w:r>
          </w:p>
        </w:tc>
      </w:tr>
      <w:tr w:rsidR="000656E7" w:rsidRPr="00A15341" w14:paraId="7BED27D0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C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C</w:t>
            </w: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ó</w:t>
            </w: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digo</w:t>
            </w:r>
          </w:p>
        </w:tc>
        <w:tc>
          <w:tcPr>
            <w:tcW w:w="7740" w:type="dxa"/>
          </w:tcPr>
          <w:p w14:paraId="7BED27CF" w14:textId="77777777" w:rsidR="000656E7" w:rsidRPr="00A1534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A15341">
              <w:rPr>
                <w:rFonts w:ascii="Arial Narrow" w:hAnsi="Arial Narrow"/>
                <w:szCs w:val="20"/>
                <w:lang w:val="es-PE"/>
              </w:rPr>
              <w:t>PA</w:t>
            </w:r>
            <w:r w:rsidRPr="007866C1">
              <w:rPr>
                <w:rFonts w:ascii="Arial Narrow" w:hAnsi="Arial Narrow"/>
                <w:szCs w:val="20"/>
                <w:lang w:val="es-PE"/>
              </w:rPr>
              <w:t>N0</w:t>
            </w:r>
            <w:r>
              <w:rPr>
                <w:rFonts w:ascii="Arial Narrow" w:hAnsi="Arial Narrow"/>
                <w:szCs w:val="20"/>
                <w:lang w:val="es-PE"/>
              </w:rPr>
              <w:t>8</w:t>
            </w:r>
          </w:p>
        </w:tc>
      </w:tr>
      <w:tr w:rsidR="000656E7" w:rsidRPr="00B659E4" w14:paraId="7BED27D3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D1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40" w:type="dxa"/>
          </w:tcPr>
          <w:p w14:paraId="7BED27D2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realizan cambios en las aplicaciones y datos en respuesta a las necesidades de negocio.</w:t>
            </w:r>
          </w:p>
        </w:tc>
      </w:tr>
      <w:tr w:rsidR="000656E7" w:rsidRPr="00B659E4" w14:paraId="7BED27D6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7BED27D4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40" w:type="dxa"/>
          </w:tcPr>
          <w:p w14:paraId="7BED27D5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base de cualquier cambio propuesto es principalmente dar soporte a los objetivos estratégicos y operacion</w:t>
            </w:r>
            <w:r>
              <w:rPr>
                <w:rFonts w:ascii="Arial Narrow" w:hAnsi="Arial Narrow"/>
                <w:szCs w:val="20"/>
                <w:lang w:val="es-PE"/>
              </w:rPr>
              <w:t>ales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de</w:t>
            </w:r>
            <w:r>
              <w:rPr>
                <w:rFonts w:ascii="Arial Narrow" w:hAnsi="Arial Narrow"/>
                <w:szCs w:val="20"/>
                <w:lang w:val="es-PE"/>
              </w:rPr>
              <w:t>l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negocio de KADABRA.</w:t>
            </w:r>
          </w:p>
        </w:tc>
      </w:tr>
      <w:tr w:rsidR="000656E7" w:rsidRPr="00B659E4" w14:paraId="7BED27DA" w14:textId="77777777" w:rsidTr="00E11EB2">
        <w:trPr>
          <w:cantSplit/>
          <w:trHeight w:val="47"/>
        </w:trPr>
        <w:tc>
          <w:tcPr>
            <w:tcW w:w="1588" w:type="dxa"/>
            <w:shd w:val="clear" w:color="auto" w:fill="E0E0E0"/>
          </w:tcPr>
          <w:p w14:paraId="7BED27D7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40" w:type="dxa"/>
          </w:tcPr>
          <w:p w14:paraId="7BED27D8" w14:textId="77777777" w:rsidR="000656E7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Alinear los procesos de gestión de cambio a este principio.</w:t>
            </w:r>
          </w:p>
          <w:p w14:paraId="7BED27D9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>
              <w:rPr>
                <w:rFonts w:ascii="Arial Narrow" w:hAnsi="Arial Narrow"/>
                <w:szCs w:val="20"/>
                <w:lang w:val="es-PE"/>
              </w:rPr>
              <w:t>Implementar mejoras o cambios en los sistemas de información basados en una necesidad de negocio documentada.</w:t>
            </w:r>
          </w:p>
        </w:tc>
      </w:tr>
    </w:tbl>
    <w:p w14:paraId="7BED27DB" w14:textId="77777777" w:rsidR="00CF2DF0" w:rsidRPr="007E0ECC" w:rsidRDefault="00552E12" w:rsidP="00CF2DF0">
      <w:pPr>
        <w:pStyle w:val="Ttulo2"/>
        <w:rPr>
          <w:rFonts w:ascii="Arial Narrow" w:hAnsi="Arial Narrow"/>
          <w:lang w:val="es-PE"/>
        </w:rPr>
      </w:pPr>
      <w:bookmarkStart w:id="20" w:name="_Toc522290529"/>
      <w:commentRangeStart w:id="21"/>
      <w:commentRangeStart w:id="22"/>
      <w:r w:rsidRPr="007E0ECC">
        <w:rPr>
          <w:rFonts w:ascii="Arial Narrow" w:hAnsi="Arial Narrow"/>
          <w:lang w:val="es-PE"/>
        </w:rPr>
        <w:t>Principios de Aplicaciones</w:t>
      </w:r>
      <w:commentRangeEnd w:id="21"/>
      <w:r w:rsidR="00314F98" w:rsidRPr="00510D7A">
        <w:rPr>
          <w:rStyle w:val="Refdecomentario"/>
          <w:rFonts w:cs="Times New Roman"/>
          <w:b w:val="0"/>
          <w:bCs w:val="0"/>
          <w:iCs w:val="0"/>
        </w:rPr>
        <w:commentReference w:id="21"/>
      </w:r>
      <w:commentRangeEnd w:id="22"/>
      <w:r w:rsidR="00E57055" w:rsidRPr="007E0ECC">
        <w:rPr>
          <w:rStyle w:val="Refdecomentario"/>
          <w:rFonts w:cs="Times New Roman"/>
          <w:b w:val="0"/>
          <w:bCs w:val="0"/>
          <w:iCs w:val="0"/>
        </w:rPr>
        <w:commentReference w:id="22"/>
      </w:r>
      <w:bookmarkEnd w:id="20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644D5F" w:rsidRPr="00C4678B" w14:paraId="7BED27DE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D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76" w:type="dxa"/>
            <w:shd w:val="clear" w:color="auto" w:fill="E0E0E0"/>
          </w:tcPr>
          <w:p w14:paraId="7BED27D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Independencia Tecnológica</w:t>
            </w:r>
          </w:p>
        </w:tc>
      </w:tr>
      <w:tr w:rsidR="00644D5F" w:rsidRPr="00C4678B" w14:paraId="7BED27E1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DF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76" w:type="dxa"/>
          </w:tcPr>
          <w:p w14:paraId="7BED27E0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PAA01</w:t>
            </w:r>
          </w:p>
        </w:tc>
      </w:tr>
      <w:tr w:rsidR="00644D5F" w:rsidRPr="00B659E4" w14:paraId="7BED27E4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E2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76" w:type="dxa"/>
          </w:tcPr>
          <w:p w14:paraId="7BED27E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Las aplicaciones deben ser independientes de la plataforma tecnológica. </w:t>
            </w:r>
          </w:p>
        </w:tc>
      </w:tr>
      <w:tr w:rsidR="00644D5F" w:rsidRPr="00B659E4" w14:paraId="7BED27E7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E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76" w:type="dxa"/>
          </w:tcPr>
          <w:p w14:paraId="7BED27E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independencia tecnológica de las aplicaciones permite que se desarrollen, actualicen y operen de la manera más rentable y oportuna, además de garantizar que no dependa de un hardware, componente o software específico.</w:t>
            </w:r>
          </w:p>
        </w:tc>
      </w:tr>
      <w:tr w:rsidR="00644D5F" w:rsidRPr="00B659E4" w14:paraId="7BED27EB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BED27E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76" w:type="dxa"/>
          </w:tcPr>
          <w:p w14:paraId="7BED27E9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o proponer estándares que soporten la portabilidad entre tecnologías.</w:t>
            </w:r>
          </w:p>
          <w:p w14:paraId="7BED27E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Promover el desarrollo y mantenimiento de las aplicaciones independiente de la plataforma en la cual se utilice.</w:t>
            </w:r>
          </w:p>
        </w:tc>
      </w:tr>
    </w:tbl>
    <w:p w14:paraId="7BED27EC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644D5F" w:rsidRPr="00C4678B" w14:paraId="7BED27E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E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7BED27EE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Facilidad de uso</w:t>
            </w:r>
          </w:p>
        </w:tc>
      </w:tr>
      <w:tr w:rsidR="00644D5F" w:rsidRPr="00C4678B" w14:paraId="7BED27F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0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BED27F1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PAA02</w:t>
            </w:r>
          </w:p>
        </w:tc>
      </w:tr>
      <w:tr w:rsidR="00644D5F" w:rsidRPr="00B659E4" w14:paraId="7BED27F5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3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7BED27F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Las aplicaciones deben ser fáciles de usar.</w:t>
            </w:r>
          </w:p>
        </w:tc>
      </w:tr>
      <w:tr w:rsidR="00644D5F" w:rsidRPr="00B659E4" w14:paraId="7BED27F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BED27F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Una aplicación, con una interfaz intuitiva y fácil de usar, facilita la transición y adaptabilidad del usuario, ayudando a que él mismo realice sus tareas con un menor esfuerzo, reduciendo la curva de aprendizaje del usuario.</w:t>
            </w:r>
          </w:p>
        </w:tc>
      </w:tr>
      <w:tr w:rsidR="00644D5F" w:rsidRPr="00B659E4" w14:paraId="7BED27F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9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7BED27F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un "look-and-</w:t>
            </w:r>
            <w:proofErr w:type="spellStart"/>
            <w:r w:rsidRPr="00C4678B">
              <w:rPr>
                <w:rFonts w:ascii="Arial Narrow" w:hAnsi="Arial Narrow"/>
                <w:szCs w:val="20"/>
                <w:lang w:val="es-PE"/>
              </w:rPr>
              <w:t>feel</w:t>
            </w:r>
            <w:proofErr w:type="spellEnd"/>
            <w:r w:rsidRPr="00C4678B">
              <w:rPr>
                <w:rFonts w:ascii="Arial Narrow" w:hAnsi="Arial Narrow"/>
                <w:szCs w:val="20"/>
                <w:lang w:val="es-PE"/>
              </w:rPr>
              <w:t>" común y considerar requisitos ergonómicos.</w:t>
            </w:r>
          </w:p>
          <w:p w14:paraId="7BED27FB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Desarrollar criterios de prueba de usabilidad.</w:t>
            </w:r>
          </w:p>
        </w:tc>
      </w:tr>
    </w:tbl>
    <w:p w14:paraId="7BED27FD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BED2800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7FE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BED27FF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 xml:space="preserve">Flexibilidad de aplicaciones </w:t>
            </w:r>
          </w:p>
        </w:tc>
      </w:tr>
      <w:tr w:rsidR="00644D5F" w:rsidRPr="00C4678B" w14:paraId="7BED2803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1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7BED2802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PAA03</w:t>
            </w:r>
          </w:p>
        </w:tc>
      </w:tr>
      <w:tr w:rsidR="00644D5F" w:rsidRPr="00B659E4" w14:paraId="7BED2806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BED2805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 KADABRA debe ser modular, escalable y de fácil desacoplamiento.</w:t>
            </w:r>
          </w:p>
        </w:tc>
      </w:tr>
      <w:tr w:rsidR="00644D5F" w:rsidRPr="00B659E4" w14:paraId="7BED280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7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7BED2808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optimizar la agilidad y minimizar la complejidad de integración, simplificar la implementación y el mantenimiento. Así mismo, gestionar los cambios en las soluciones de negocio con un impacto bajo en los procesos.</w:t>
            </w:r>
          </w:p>
        </w:tc>
      </w:tr>
      <w:tr w:rsidR="00644D5F" w:rsidRPr="00B659E4" w14:paraId="7BED280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0A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Implicancias</w:t>
            </w:r>
          </w:p>
        </w:tc>
        <w:tc>
          <w:tcPr>
            <w:tcW w:w="7920" w:type="dxa"/>
          </w:tcPr>
          <w:p w14:paraId="7BED280B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un método de integración común.</w:t>
            </w:r>
          </w:p>
          <w:p w14:paraId="7BED280C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Implementar arquitectura basada en servicios.</w:t>
            </w:r>
          </w:p>
          <w:p w14:paraId="7BED280D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estrategias de integración de aplicaciones.</w:t>
            </w:r>
          </w:p>
        </w:tc>
      </w:tr>
    </w:tbl>
    <w:p w14:paraId="7BED280F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BED281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0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BED281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Duplicidad de funcionalidades</w:t>
            </w:r>
          </w:p>
        </w:tc>
      </w:tr>
      <w:tr w:rsidR="00644D5F" w:rsidRPr="00C4678B" w14:paraId="7BED2815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3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7BED2814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PAA04</w:t>
            </w:r>
          </w:p>
        </w:tc>
      </w:tr>
      <w:tr w:rsidR="00644D5F" w:rsidRPr="00B659E4" w14:paraId="7BED281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BED281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debe promover la racionalización en el portafolio de soluciones de negocio, maximizando su aprovechamiento y evitando la implementación de funciones ya existentes.</w:t>
            </w:r>
          </w:p>
        </w:tc>
      </w:tr>
      <w:tr w:rsidR="00644D5F" w:rsidRPr="00B659E4" w14:paraId="7BED281B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9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7BED281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 correcta identificación y clasificación funcional en el portafolio de aplicaciones de KADABRA evitará que se propongan e implementen soluciones que cubran funcionalidades ya existentes en las aplicaciones actuales. </w:t>
            </w:r>
          </w:p>
        </w:tc>
      </w:tr>
      <w:tr w:rsidR="00644D5F" w:rsidRPr="00B659E4" w14:paraId="7BED2821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281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7BED281D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portafolio de aplicaciones y funcionalidades para KADABRA.</w:t>
            </w:r>
          </w:p>
          <w:p w14:paraId="7BED281E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los requerimientos comparando las funcionalidades solicitadas con las existentes en las aplicaciones actuales mediante un portafolio de aplicaciones y servicios.</w:t>
            </w:r>
          </w:p>
          <w:p w14:paraId="7BED281F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trazabilidad en la identificación de necesidades de negocio.</w:t>
            </w:r>
          </w:p>
          <w:p w14:paraId="7BED2820" w14:textId="77777777" w:rsidR="00644D5F" w:rsidRPr="00C4678B" w:rsidRDefault="00644D5F" w:rsidP="001D28BF">
            <w:pPr>
              <w:pStyle w:val="TableText"/>
              <w:spacing w:before="0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Reusar componentes de otras aplicaciones.</w:t>
            </w:r>
          </w:p>
        </w:tc>
      </w:tr>
    </w:tbl>
    <w:p w14:paraId="7BED2822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785FFB" w:rsidRPr="00C4678B" w14:paraId="7BED2825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3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7BED2824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Sistema escalable</w:t>
            </w:r>
          </w:p>
        </w:tc>
      </w:tr>
      <w:tr w:rsidR="00785FFB" w:rsidRPr="00C4678B" w14:paraId="7BED2828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6" w14:textId="77777777" w:rsidR="00785FFB" w:rsidRPr="00C4678B" w:rsidRDefault="00785FFB" w:rsidP="0002164A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BED2827" w14:textId="77777777" w:rsidR="00785FFB" w:rsidRPr="00C4678B" w:rsidRDefault="00785FFB" w:rsidP="0002164A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PAA05</w:t>
            </w:r>
          </w:p>
        </w:tc>
      </w:tr>
      <w:tr w:rsidR="00785FFB" w:rsidRPr="00B659E4" w14:paraId="7BED282B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9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7BED282A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El sistema KADABRA debe soportar la escalabilidad a nivel de capacidades para atender los cambios en la demanda.</w:t>
            </w:r>
          </w:p>
        </w:tc>
      </w:tr>
      <w:tr w:rsidR="00785FFB" w:rsidRPr="00B659E4" w14:paraId="7BED282E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C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BED282D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que el sistema pueda operar de manera óptima según cambios en la carga operativa y demanda del negocio.</w:t>
            </w:r>
          </w:p>
        </w:tc>
      </w:tr>
      <w:tr w:rsidR="00785FFB" w:rsidRPr="00B659E4" w14:paraId="7BED2831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BED282F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7BED2830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Monitorear el comportamiento de las aplicaciones o servicios para asegurar la atención óptima de la operación diaria. </w:t>
            </w:r>
          </w:p>
        </w:tc>
      </w:tr>
    </w:tbl>
    <w:p w14:paraId="50AE27BA" w14:textId="7B516EF3" w:rsidR="00D352E4" w:rsidDel="00A017C8" w:rsidRDefault="00D352E4" w:rsidP="00644D5F">
      <w:pPr>
        <w:rPr>
          <w:del w:id="23" w:author="Autor"/>
          <w:rFonts w:ascii="Arial Narrow" w:hAnsi="Arial Narrow"/>
          <w:lang w:val="es-PE"/>
        </w:rPr>
      </w:pPr>
    </w:p>
    <w:p w14:paraId="7BED2833" w14:textId="77777777" w:rsidR="006006C7" w:rsidRPr="00C4678B" w:rsidRDefault="00552E12" w:rsidP="006006C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4" w:name="_Toc522290530"/>
      <w:r w:rsidRPr="00C4678B">
        <w:rPr>
          <w:rFonts w:ascii="Arial Narrow" w:hAnsi="Arial Narrow"/>
          <w:lang w:val="es-PE"/>
        </w:rPr>
        <w:t>Estándares</w:t>
      </w:r>
      <w:bookmarkEnd w:id="24"/>
      <w:r w:rsidR="005C74BB">
        <w:rPr>
          <w:rFonts w:ascii="Arial Narrow" w:hAnsi="Arial Narrow"/>
          <w:lang w:val="es-PE"/>
        </w:rPr>
        <w:t xml:space="preserve"> </w:t>
      </w:r>
    </w:p>
    <w:p w14:paraId="7BED2834" w14:textId="77777777" w:rsidR="008C29C7" w:rsidRPr="008C29C7" w:rsidRDefault="008C29C7" w:rsidP="008C29C7">
      <w:pPr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utilizarán l</w:t>
      </w:r>
      <w:r w:rsidR="002920A8">
        <w:rPr>
          <w:rFonts w:ascii="Arial Narrow" w:hAnsi="Arial Narrow"/>
          <w:lang w:val="es-PE"/>
        </w:rPr>
        <w:t>os siguientes</w:t>
      </w:r>
      <w:r>
        <w:rPr>
          <w:rFonts w:ascii="Arial Narrow" w:hAnsi="Arial Narrow"/>
          <w:lang w:val="es-PE"/>
        </w:rPr>
        <w:t xml:space="preserve"> estándares </w:t>
      </w:r>
      <w:r w:rsidR="006B5A1A">
        <w:rPr>
          <w:rFonts w:ascii="Arial Narrow" w:hAnsi="Arial Narrow"/>
          <w:lang w:val="es-PE"/>
        </w:rPr>
        <w:t>en el presente entregable:</w:t>
      </w:r>
    </w:p>
    <w:p w14:paraId="7BED2835" w14:textId="77777777" w:rsidR="00396145" w:rsidRPr="00C4678B" w:rsidRDefault="003D7E71" w:rsidP="00725E7B">
      <w:pPr>
        <w:pStyle w:val="Prrafodelista"/>
        <w:numPr>
          <w:ilvl w:val="0"/>
          <w:numId w:val="4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ARCHIMATE un es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4678B">
        <w:rPr>
          <w:rFonts w:ascii="Arial Narrow" w:hAnsi="Arial Narrow"/>
          <w:lang w:val="es-PE"/>
        </w:rPr>
        <w:t>.</w:t>
      </w:r>
    </w:p>
    <w:p w14:paraId="7BED2836" w14:textId="77777777" w:rsidR="00A9689F" w:rsidRDefault="00A9689F" w:rsidP="0091385B">
      <w:pPr>
        <w:rPr>
          <w:rFonts w:ascii="Arial Narrow" w:hAnsi="Arial Narrow"/>
          <w:lang w:val="es-PE"/>
        </w:rPr>
        <w:sectPr w:rsidR="00A9689F" w:rsidSect="003347AC">
          <w:footerReference w:type="defaul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BED2837" w14:textId="77777777" w:rsidR="00D95BA0" w:rsidRPr="00C4678B" w:rsidRDefault="008F13A2" w:rsidP="00D95BA0">
      <w:pPr>
        <w:pStyle w:val="Ttulo1"/>
        <w:rPr>
          <w:rFonts w:ascii="Arial Narrow" w:hAnsi="Arial Narrow"/>
          <w:lang w:val="es-PE"/>
        </w:rPr>
      </w:pPr>
      <w:bookmarkStart w:id="25" w:name="_Toc500171741"/>
      <w:bookmarkStart w:id="26" w:name="_Toc522290531"/>
      <w:r w:rsidRPr="00C4678B">
        <w:rPr>
          <w:rFonts w:ascii="Arial Narrow" w:hAnsi="Arial Narrow"/>
          <w:lang w:val="es-PE"/>
        </w:rPr>
        <w:lastRenderedPageBreak/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-B</w:t>
      </w:r>
      <w:bookmarkEnd w:id="25"/>
      <w:r w:rsidR="00767A3A">
        <w:rPr>
          <w:rFonts w:ascii="Arial Narrow" w:hAnsi="Arial Narrow"/>
          <w:lang w:val="es-PE"/>
        </w:rPr>
        <w:t>E</w:t>
      </w:r>
      <w:bookmarkEnd w:id="26"/>
    </w:p>
    <w:p w14:paraId="7BED2838" w14:textId="77777777" w:rsidR="008F13A2" w:rsidRPr="00C4678B" w:rsidRDefault="008F13A2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contiene l</w:t>
      </w:r>
      <w:r w:rsidR="00770828" w:rsidRPr="00C4678B">
        <w:rPr>
          <w:rFonts w:ascii="Arial Narrow" w:hAnsi="Arial Narrow"/>
          <w:lang w:val="es-PE"/>
        </w:rPr>
        <w:t xml:space="preserve">os esquemas y gráficos que representan la </w:t>
      </w:r>
      <w:r w:rsidR="00400B3F" w:rsidRPr="00C4678B">
        <w:rPr>
          <w:rFonts w:ascii="Arial Narrow" w:hAnsi="Arial Narrow"/>
          <w:lang w:val="es-PE"/>
        </w:rPr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="00400B3F" w:rsidRPr="00C4678B">
        <w:rPr>
          <w:rFonts w:ascii="Arial Narrow" w:hAnsi="Arial Narrow"/>
          <w:lang w:val="es-PE"/>
        </w:rPr>
        <w:t>-B</w:t>
      </w:r>
      <w:r w:rsidR="00767A3A">
        <w:rPr>
          <w:rFonts w:ascii="Arial Narrow" w:hAnsi="Arial Narrow"/>
          <w:lang w:val="es-PE"/>
        </w:rPr>
        <w:t>E</w:t>
      </w:r>
      <w:r w:rsidR="00400B3F" w:rsidRPr="00C4678B">
        <w:rPr>
          <w:rFonts w:ascii="Arial Narrow" w:hAnsi="Arial Narrow"/>
          <w:lang w:val="es-PE"/>
        </w:rPr>
        <w:t>.</w:t>
      </w:r>
    </w:p>
    <w:p w14:paraId="7BED2839" w14:textId="77777777" w:rsidR="00836FCA" w:rsidRPr="00A605E4" w:rsidRDefault="00836FCA" w:rsidP="009069FE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7" w:name="_Toc522290532"/>
      <w:r w:rsidRPr="00A605E4">
        <w:rPr>
          <w:rFonts w:ascii="Arial Narrow" w:hAnsi="Arial Narrow"/>
          <w:lang w:val="es-PE"/>
        </w:rPr>
        <w:t>Arquitectura de Aplicación</w:t>
      </w:r>
      <w:bookmarkEnd w:id="27"/>
    </w:p>
    <w:p w14:paraId="7BED283A" w14:textId="77777777" w:rsidR="00A605E4" w:rsidRPr="00A605E4" w:rsidRDefault="00A605E4" w:rsidP="00B573CC">
      <w:pPr>
        <w:ind w:left="56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B573CC">
        <w:rPr>
          <w:rFonts w:ascii="Arial Narrow" w:hAnsi="Arial Narrow"/>
          <w:lang w:val="es-PE"/>
        </w:rPr>
        <w:t>y el detalle de cada uno de sus componentes:</w:t>
      </w:r>
    </w:p>
    <w:p w14:paraId="7BED283B" w14:textId="77777777" w:rsidR="00E95F6E" w:rsidRPr="00A605E4" w:rsidRDefault="00441FB8" w:rsidP="00B573CC">
      <w:pPr>
        <w:ind w:left="567"/>
        <w:jc w:val="center"/>
        <w:rPr>
          <w:rFonts w:ascii="Arial Narrow" w:hAnsi="Arial Narrow"/>
          <w:lang w:val="es-PE"/>
        </w:rPr>
      </w:pPr>
      <w:commentRangeStart w:id="28"/>
      <w:commentRangeStart w:id="29"/>
      <w:r>
        <w:rPr>
          <w:noProof/>
          <w:lang w:val="es-PE" w:eastAsia="es-PE"/>
        </w:rPr>
        <w:drawing>
          <wp:inline distT="0" distB="0" distL="0" distR="0" wp14:anchorId="7BED2973" wp14:editId="7BED2974">
            <wp:extent cx="5597237" cy="3699798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572" cy="37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0074505B">
        <w:rPr>
          <w:rStyle w:val="Refdecomentario"/>
        </w:rPr>
        <w:commentReference w:id="28"/>
      </w:r>
      <w:commentRangeEnd w:id="29"/>
      <w:r w:rsidR="004B524B">
        <w:rPr>
          <w:rStyle w:val="Refdecomentario"/>
        </w:rPr>
        <w:commentReference w:id="29"/>
      </w:r>
    </w:p>
    <w:p w14:paraId="7BED283C" w14:textId="77777777" w:rsidR="0097196C" w:rsidRPr="00A605E4" w:rsidRDefault="0097196C" w:rsidP="0097196C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30" w:name="_Toc522290533"/>
      <w:r w:rsidRPr="00A605E4">
        <w:rPr>
          <w:rFonts w:ascii="Arial Narrow" w:hAnsi="Arial Narrow"/>
          <w:iCs/>
          <w:sz w:val="28"/>
          <w:szCs w:val="28"/>
          <w:lang w:val="es-PE"/>
        </w:rPr>
        <w:t>Front</w:t>
      </w:r>
      <w:r w:rsidR="00836FCA" w:rsidRPr="00A605E4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A605E4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30"/>
      <w:proofErr w:type="spellEnd"/>
      <w:r w:rsidR="00282ACA" w:rsidRPr="00A605E4">
        <w:rPr>
          <w:rFonts w:ascii="Arial Narrow" w:hAnsi="Arial Narrow"/>
          <w:iCs/>
          <w:sz w:val="28"/>
          <w:szCs w:val="28"/>
          <w:lang w:val="es-PE"/>
        </w:rPr>
        <w:t xml:space="preserve"> </w:t>
      </w:r>
    </w:p>
    <w:p w14:paraId="7BED283D" w14:textId="77777777" w:rsidR="00282ACA" w:rsidRPr="00C4678B" w:rsidRDefault="00282ACA" w:rsidP="00D97576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</w:t>
      </w:r>
      <w:r w:rsidR="00F83701" w:rsidRPr="00C4678B">
        <w:rPr>
          <w:rFonts w:ascii="Arial Narrow" w:hAnsi="Arial Narrow"/>
          <w:lang w:val="es-PE"/>
        </w:rPr>
        <w:t xml:space="preserve">que se encarga </w:t>
      </w:r>
      <w:r w:rsidRPr="00C4678B">
        <w:rPr>
          <w:rFonts w:ascii="Arial Narrow" w:hAnsi="Arial Narrow"/>
          <w:lang w:val="es-PE"/>
        </w:rPr>
        <w:t xml:space="preserve">de recibir las peticiones por parte del </w:t>
      </w:r>
      <w:r w:rsidR="00282C1F" w:rsidRPr="00C4678B">
        <w:rPr>
          <w:rFonts w:ascii="Arial Narrow" w:hAnsi="Arial Narrow"/>
          <w:lang w:val="es-PE"/>
        </w:rPr>
        <w:t>usuario,</w:t>
      </w:r>
      <w:r w:rsidRPr="00C4678B">
        <w:rPr>
          <w:rFonts w:ascii="Arial Narrow" w:hAnsi="Arial Narrow"/>
          <w:lang w:val="es-PE"/>
        </w:rPr>
        <w:t xml:space="preserve"> invocar la lógica de negocio y dev</w:t>
      </w:r>
      <w:r w:rsidR="00282C1F" w:rsidRPr="00C4678B">
        <w:rPr>
          <w:rFonts w:ascii="Arial Narrow" w:hAnsi="Arial Narrow"/>
          <w:lang w:val="es-PE"/>
        </w:rPr>
        <w:t>olver los resultados al usuario mediante la interfaz.</w:t>
      </w:r>
    </w:p>
    <w:p w14:paraId="7BED283E" w14:textId="77777777" w:rsidR="00F1284E" w:rsidRPr="00C4678B" w:rsidRDefault="001A0EDB" w:rsidP="00C37317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</w:t>
      </w:r>
      <w:r w:rsidR="00673822" w:rsidRPr="00C4678B">
        <w:rPr>
          <w:rFonts w:ascii="Arial Narrow" w:hAnsi="Arial Narrow"/>
          <w:lang w:val="es-PE"/>
        </w:rPr>
        <w:t>atrones Tendencias</w:t>
      </w:r>
    </w:p>
    <w:p w14:paraId="7BED283F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Desacoplamiento entre la capa de presentación y servicios.</w:t>
      </w:r>
    </w:p>
    <w:p w14:paraId="7BED2840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Diseño de arquitecturas Cloud.</w:t>
      </w:r>
    </w:p>
    <w:p w14:paraId="7BED2841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t>Omnicanalidad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7BED2842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Multicanalidad y multidispositivo.</w:t>
      </w:r>
    </w:p>
    <w:p w14:paraId="7BED2843" w14:textId="77777777" w:rsidR="001A0EDB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Cache y persistencia de datos en el cliente.</w:t>
      </w:r>
    </w:p>
    <w:p w14:paraId="7BED2844" w14:textId="77777777" w:rsidR="009962BB" w:rsidRDefault="00B4137C" w:rsidP="009962BB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</w:t>
      </w:r>
    </w:p>
    <w:p w14:paraId="7BED2845" w14:textId="77777777" w:rsidR="00744334" w:rsidRPr="00744334" w:rsidRDefault="00744334" w:rsidP="00744334">
      <w:pPr>
        <w:ind w:left="144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A continuación, se presenta un cuadro comparativo entre las distintas tecnologías</w:t>
      </w:r>
      <w:r w:rsidR="00BE6C57">
        <w:rPr>
          <w:rFonts w:ascii="Arial Narrow" w:hAnsi="Arial Narrow"/>
          <w:lang w:val="es-PE"/>
        </w:rPr>
        <w:t xml:space="preserve"> usadas en la actualidad:</w:t>
      </w:r>
    </w:p>
    <w:tbl>
      <w:tblPr>
        <w:tblStyle w:val="Tablaconcuadrcula"/>
        <w:tblW w:w="0" w:type="auto"/>
        <w:tblInd w:w="1526" w:type="dxa"/>
        <w:tblLook w:val="04A0" w:firstRow="1" w:lastRow="0" w:firstColumn="1" w:lastColumn="0" w:noHBand="0" w:noVBand="1"/>
      </w:tblPr>
      <w:tblGrid>
        <w:gridCol w:w="2693"/>
        <w:gridCol w:w="2693"/>
        <w:gridCol w:w="2588"/>
      </w:tblGrid>
      <w:tr w:rsidR="00C740FE" w:rsidRPr="00744334" w14:paraId="7BED2849" w14:textId="77777777" w:rsidTr="00C907EF">
        <w:tc>
          <w:tcPr>
            <w:tcW w:w="2693" w:type="dxa"/>
          </w:tcPr>
          <w:p w14:paraId="7BED2846" w14:textId="77777777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lastRenderedPageBreak/>
              <w:t>View</w:t>
            </w:r>
          </w:p>
        </w:tc>
        <w:tc>
          <w:tcPr>
            <w:tcW w:w="2693" w:type="dxa"/>
          </w:tcPr>
          <w:p w14:paraId="7BED2847" w14:textId="77777777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Server MVC</w:t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7BED2848" w14:textId="77777777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Cliente MVC</w:t>
            </w:r>
          </w:p>
        </w:tc>
      </w:tr>
      <w:tr w:rsidR="00C740FE" w14:paraId="7BED2859" w14:textId="77777777" w:rsidTr="00C907EF">
        <w:tc>
          <w:tcPr>
            <w:tcW w:w="2693" w:type="dxa"/>
          </w:tcPr>
          <w:p w14:paraId="7BED284A" w14:textId="77777777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Alto costo de personalización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B" w14:textId="77777777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Necesidad de un servidor de aplicaciones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C" w14:textId="77777777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 xml:space="preserve">Integración sencilla con </w:t>
            </w:r>
            <w:proofErr w:type="spellStart"/>
            <w:r w:rsidRPr="00790467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790467">
              <w:rPr>
                <w:rFonts w:ascii="Arial Narrow" w:hAnsi="Arial Narrow"/>
                <w:lang w:val="es-PE"/>
              </w:rPr>
              <w:t xml:space="preserve"> MVC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D" w14:textId="77777777" w:rsidR="00C740FE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Madurez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7BED284E" w14:textId="77777777" w:rsidR="00990555" w:rsidRDefault="00990555" w:rsidP="00790467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75" wp14:editId="7BED2976">
                  <wp:extent cx="1352550" cy="109343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858" cy="1096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BED284F" w14:textId="77777777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 xml:space="preserve">Alta flexibilidad de integración con diversos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frameworks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(Spring,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JRuery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y JSF)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BED2850" w14:textId="77777777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Necesidad de un servidor de aplicaciones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BED2851" w14:textId="77777777" w:rsidR="00C740FE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Alto nivel de madurez y soporte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BED2852" w14:textId="77777777" w:rsidR="00990555" w:rsidRDefault="00744334" w:rsidP="0041797B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77" wp14:editId="7BED2978">
                  <wp:extent cx="1333500" cy="5225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844" cy="525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7BED2853" w14:textId="77777777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Alto desacoplamiento entre los datos y la presentación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BED2854" w14:textId="77777777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Reducción del consumo de CDP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BED2855" w14:textId="77777777" w:rsidR="0013512A" w:rsidRPr="002F28F7" w:rsidRDefault="00BE6C57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No necesita de servidores de aplicaciones</w:t>
            </w:r>
            <w:r w:rsid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BED2856" w14:textId="77777777" w:rsidR="0013512A" w:rsidRPr="0013512A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>Alto nivel de madurez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7BED2857" w14:textId="77777777" w:rsidR="00C740FE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 xml:space="preserve">La mayoría de </w:t>
            </w:r>
            <w:proofErr w:type="spellStart"/>
            <w:r w:rsidRPr="0013512A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13512A">
              <w:rPr>
                <w:rFonts w:ascii="Arial Narrow" w:hAnsi="Arial Narrow"/>
                <w:lang w:val="es-PE"/>
              </w:rPr>
              <w:t xml:space="preserve"> se apoyan en Angular y JQuery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7BED2858" w14:textId="77777777" w:rsidR="00744334" w:rsidRDefault="00744334" w:rsidP="0013512A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79" wp14:editId="7BED297A">
                  <wp:extent cx="1346200" cy="1088297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742" cy="10895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D285A" w14:textId="77777777" w:rsidR="00687CFF" w:rsidRPr="00C4678B" w:rsidRDefault="00F2243D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 recomienda el uso de </w:t>
      </w:r>
      <w:r w:rsidR="00687CFF" w:rsidRPr="00C4678B">
        <w:rPr>
          <w:rFonts w:ascii="Arial Narrow" w:hAnsi="Arial Narrow"/>
          <w:lang w:val="es-PE"/>
        </w:rPr>
        <w:t>Cliente MVC</w:t>
      </w:r>
      <w:r w:rsidR="00C907EF">
        <w:rPr>
          <w:rFonts w:ascii="Arial Narrow" w:hAnsi="Arial Narrow"/>
          <w:lang w:val="es-PE"/>
        </w:rPr>
        <w:t xml:space="preserve"> por l</w:t>
      </w:r>
      <w:r w:rsidR="002F28F7">
        <w:rPr>
          <w:rFonts w:ascii="Arial Narrow" w:hAnsi="Arial Narrow"/>
          <w:lang w:val="es-PE"/>
        </w:rPr>
        <w:t>a</w:t>
      </w:r>
      <w:r w:rsidR="00C34FBA">
        <w:rPr>
          <w:rFonts w:ascii="Arial Narrow" w:hAnsi="Arial Narrow"/>
          <w:lang w:val="es-PE"/>
        </w:rPr>
        <w:t xml:space="preserve">s siguientes </w:t>
      </w:r>
      <w:r w:rsidR="00560BA7">
        <w:rPr>
          <w:rFonts w:ascii="Arial Narrow" w:hAnsi="Arial Narrow"/>
          <w:lang w:val="es-PE"/>
        </w:rPr>
        <w:t>razones</w:t>
      </w:r>
      <w:r w:rsidR="002F28F7">
        <w:rPr>
          <w:rFonts w:ascii="Arial Narrow" w:hAnsi="Arial Narrow"/>
          <w:lang w:val="es-PE"/>
        </w:rPr>
        <w:t>:</w:t>
      </w:r>
    </w:p>
    <w:p w14:paraId="7BED285B" w14:textId="77777777" w:rsidR="009C2C0B" w:rsidRDefault="003C79D1" w:rsidP="00314F98">
      <w:pPr>
        <w:pStyle w:val="Prrafodelista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9C2C0B">
        <w:rPr>
          <w:rFonts w:ascii="Arial Narrow" w:hAnsi="Arial Narrow"/>
          <w:lang w:val="es-PE"/>
        </w:rPr>
        <w:t>Alto desacoplamiento entre los datos y la presentación</w:t>
      </w:r>
      <w:r w:rsidR="00183712" w:rsidRPr="009C2C0B">
        <w:rPr>
          <w:rFonts w:ascii="Arial Narrow" w:hAnsi="Arial Narrow"/>
          <w:lang w:val="es-PE"/>
        </w:rPr>
        <w:t>.</w:t>
      </w:r>
      <w:r w:rsidR="000C459F">
        <w:rPr>
          <w:rFonts w:ascii="Arial Narrow" w:hAnsi="Arial Narrow"/>
          <w:lang w:val="es-PE"/>
        </w:rPr>
        <w:t xml:space="preserve"> Esto permite:</w:t>
      </w:r>
    </w:p>
    <w:p w14:paraId="7BED285C" w14:textId="77777777" w:rsidR="003F2019" w:rsidRPr="003F2019" w:rsidRDefault="003F2019" w:rsidP="00314F98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3F2019">
        <w:rPr>
          <w:rFonts w:ascii="Arial Narrow" w:hAnsi="Arial Narrow"/>
          <w:lang w:val="es-PE"/>
        </w:rPr>
        <w:t>Realizar cambios en servicios de negocio sin afectar la operación en la capa de presentación y viceversa.</w:t>
      </w:r>
    </w:p>
    <w:p w14:paraId="7BED285D" w14:textId="77777777" w:rsidR="009147BD" w:rsidRDefault="009147BD" w:rsidP="00401E19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Eliminar la n</w:t>
      </w:r>
      <w:r w:rsidR="00D930BF">
        <w:rPr>
          <w:rFonts w:ascii="Arial Narrow" w:hAnsi="Arial Narrow"/>
          <w:lang w:val="es-PE"/>
        </w:rPr>
        <w:t>ecesidad de mantener una conexión</w:t>
      </w:r>
      <w:r w:rsidR="00AE4DDD">
        <w:rPr>
          <w:rFonts w:ascii="Arial Narrow" w:hAnsi="Arial Narrow"/>
          <w:lang w:val="es-PE"/>
        </w:rPr>
        <w:t xml:space="preserve"> constante</w:t>
      </w:r>
      <w:r w:rsidR="00D930BF">
        <w:rPr>
          <w:rFonts w:ascii="Arial Narrow" w:hAnsi="Arial Narrow"/>
          <w:lang w:val="es-PE"/>
        </w:rPr>
        <w:t xml:space="preserve"> al origen de datos</w:t>
      </w:r>
      <w:r w:rsidR="00AE4DDD">
        <w:rPr>
          <w:rFonts w:ascii="Arial Narrow" w:hAnsi="Arial Narrow"/>
          <w:lang w:val="es-PE"/>
        </w:rPr>
        <w:t xml:space="preserve">, consumiendo </w:t>
      </w:r>
      <w:proofErr w:type="spellStart"/>
      <w:r w:rsidR="00AE4DDD">
        <w:rPr>
          <w:rFonts w:ascii="Arial Narrow" w:hAnsi="Arial Narrow"/>
          <w:lang w:val="es-PE"/>
        </w:rPr>
        <w:t>API’s</w:t>
      </w:r>
      <w:proofErr w:type="spellEnd"/>
      <w:r w:rsidR="00AE4DDD">
        <w:rPr>
          <w:rFonts w:ascii="Arial Narrow" w:hAnsi="Arial Narrow"/>
          <w:lang w:val="es-PE"/>
        </w:rPr>
        <w:t xml:space="preserve"> para interactuar con los Servicios de Negocio</w:t>
      </w:r>
      <w:r w:rsidR="00380F70">
        <w:rPr>
          <w:rFonts w:ascii="Arial Narrow" w:hAnsi="Arial Narrow"/>
          <w:lang w:val="es-PE"/>
        </w:rPr>
        <w:t xml:space="preserve"> solo cuando la aplicación lo necesite.</w:t>
      </w:r>
    </w:p>
    <w:p w14:paraId="7BED285E" w14:textId="77777777" w:rsidR="001A3324" w:rsidRDefault="00384011" w:rsidP="00401E19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Optimización de tiempos de desarrollo paralelizando</w:t>
      </w:r>
      <w:r w:rsidR="00D908A9">
        <w:rPr>
          <w:rFonts w:ascii="Arial Narrow" w:hAnsi="Arial Narrow"/>
          <w:lang w:val="es-PE"/>
        </w:rPr>
        <w:t xml:space="preserve"> tareas asignadas al equipo responsable de la capa de aplicación y </w:t>
      </w:r>
      <w:r w:rsidR="00AE08BD">
        <w:rPr>
          <w:rFonts w:ascii="Arial Narrow" w:hAnsi="Arial Narrow"/>
          <w:lang w:val="es-PE"/>
        </w:rPr>
        <w:t>capa de negocio.</w:t>
      </w:r>
    </w:p>
    <w:p w14:paraId="7BED285F" w14:textId="77777777" w:rsidR="00A07223" w:rsidRDefault="00A7261C" w:rsidP="00560BA7">
      <w:pPr>
        <w:pStyle w:val="Prrafodelista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No se necesita servidor de aplicaciones</w:t>
      </w:r>
      <w:r w:rsidR="00AB62EB">
        <w:rPr>
          <w:rFonts w:ascii="Arial Narrow" w:hAnsi="Arial Narrow"/>
          <w:lang w:val="es-PE"/>
        </w:rPr>
        <w:t xml:space="preserve"> (</w:t>
      </w:r>
      <w:proofErr w:type="spellStart"/>
      <w:r w:rsidR="00AB62EB">
        <w:rPr>
          <w:rFonts w:ascii="Arial Narrow" w:hAnsi="Arial Narrow"/>
          <w:lang w:val="es-PE"/>
        </w:rPr>
        <w:t>Weblogic</w:t>
      </w:r>
      <w:proofErr w:type="spellEnd"/>
      <w:r w:rsidR="00AB62EB">
        <w:rPr>
          <w:rFonts w:ascii="Arial Narrow" w:hAnsi="Arial Narrow"/>
          <w:lang w:val="es-PE"/>
        </w:rPr>
        <w:t>, WAS, etc.)</w:t>
      </w:r>
      <w:r w:rsidRPr="007B26C9">
        <w:rPr>
          <w:rFonts w:ascii="Arial Narrow" w:hAnsi="Arial Narrow"/>
          <w:lang w:val="es-PE"/>
        </w:rPr>
        <w:t xml:space="preserve">. Solo </w:t>
      </w:r>
      <w:r w:rsidR="00D71A55">
        <w:rPr>
          <w:rFonts w:ascii="Arial Narrow" w:hAnsi="Arial Narrow"/>
          <w:lang w:val="es-PE"/>
        </w:rPr>
        <w:t xml:space="preserve">se necesitan </w:t>
      </w:r>
      <w:r w:rsidRPr="007B26C9">
        <w:rPr>
          <w:rFonts w:ascii="Arial Narrow" w:hAnsi="Arial Narrow"/>
          <w:lang w:val="es-PE"/>
        </w:rPr>
        <w:t>s</w:t>
      </w:r>
      <w:r w:rsidR="003C79D1" w:rsidRPr="007B26C9">
        <w:rPr>
          <w:rFonts w:ascii="Arial Narrow" w:hAnsi="Arial Narrow"/>
          <w:lang w:val="es-PE"/>
        </w:rPr>
        <w:t xml:space="preserve">ervidores </w:t>
      </w:r>
      <w:r w:rsidRPr="007B26C9">
        <w:rPr>
          <w:rFonts w:ascii="Arial Narrow" w:hAnsi="Arial Narrow"/>
          <w:lang w:val="es-PE"/>
        </w:rPr>
        <w:t>delgados</w:t>
      </w:r>
      <w:r w:rsidR="003C79D1" w:rsidRPr="007B26C9">
        <w:rPr>
          <w:rFonts w:ascii="Arial Narrow" w:hAnsi="Arial Narrow"/>
          <w:lang w:val="es-PE"/>
        </w:rPr>
        <w:t xml:space="preserve"> (</w:t>
      </w:r>
      <w:proofErr w:type="spellStart"/>
      <w:r w:rsidR="003C79D1" w:rsidRPr="007B26C9">
        <w:rPr>
          <w:rFonts w:ascii="Arial Narrow" w:hAnsi="Arial Narrow"/>
          <w:lang w:val="es-PE"/>
        </w:rPr>
        <w:t>thin</w:t>
      </w:r>
      <w:proofErr w:type="spellEnd"/>
      <w:r w:rsidR="003C79D1" w:rsidRPr="007B26C9">
        <w:rPr>
          <w:rFonts w:ascii="Arial Narrow" w:hAnsi="Arial Narrow"/>
          <w:lang w:val="es-PE"/>
        </w:rPr>
        <w:t xml:space="preserve"> server)</w:t>
      </w:r>
      <w:r w:rsidR="00DB29E2" w:rsidRPr="007B26C9">
        <w:rPr>
          <w:rFonts w:ascii="Arial Narrow" w:hAnsi="Arial Narrow"/>
          <w:lang w:val="es-PE"/>
        </w:rPr>
        <w:t xml:space="preserve"> para contenido estático</w:t>
      </w:r>
      <w:r w:rsidR="00F705F7" w:rsidRPr="007B26C9">
        <w:rPr>
          <w:rFonts w:ascii="Arial Narrow" w:hAnsi="Arial Narrow"/>
          <w:lang w:val="es-PE"/>
        </w:rPr>
        <w:t xml:space="preserve"> (HTML</w:t>
      </w:r>
      <w:r w:rsidR="0019147F">
        <w:rPr>
          <w:rFonts w:ascii="Arial Narrow" w:hAnsi="Arial Narrow"/>
          <w:lang w:val="es-PE"/>
        </w:rPr>
        <w:t>,</w:t>
      </w:r>
      <w:r w:rsidR="00F705F7" w:rsidRPr="007B26C9">
        <w:rPr>
          <w:rFonts w:ascii="Arial Narrow" w:hAnsi="Arial Narrow"/>
          <w:lang w:val="es-PE"/>
        </w:rPr>
        <w:t xml:space="preserve"> JavaScript</w:t>
      </w:r>
      <w:r w:rsidR="0019147F">
        <w:rPr>
          <w:rFonts w:ascii="Arial Narrow" w:hAnsi="Arial Narrow"/>
          <w:lang w:val="es-PE"/>
        </w:rPr>
        <w:t xml:space="preserve"> y CSS</w:t>
      </w:r>
      <w:r w:rsidR="00F705F7" w:rsidRPr="007B26C9">
        <w:rPr>
          <w:rFonts w:ascii="Arial Narrow" w:hAnsi="Arial Narrow"/>
          <w:lang w:val="es-PE"/>
        </w:rPr>
        <w:t>)</w:t>
      </w:r>
      <w:r w:rsidRPr="007B26C9">
        <w:rPr>
          <w:rFonts w:ascii="Arial Narrow" w:hAnsi="Arial Narrow"/>
          <w:lang w:val="es-PE"/>
        </w:rPr>
        <w:t>.</w:t>
      </w:r>
      <w:r w:rsidR="00111EEE" w:rsidRPr="007B26C9">
        <w:rPr>
          <w:rFonts w:ascii="Arial Narrow" w:hAnsi="Arial Narrow"/>
          <w:lang w:val="es-PE"/>
        </w:rPr>
        <w:t xml:space="preserve"> </w:t>
      </w:r>
    </w:p>
    <w:p w14:paraId="7BED2860" w14:textId="77777777" w:rsidR="00F1284E" w:rsidRPr="00C4678B" w:rsidRDefault="00111EEE" w:rsidP="00A07223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Posibilidad de llevar</w:t>
      </w:r>
      <w:r w:rsidR="007B26C9" w:rsidRPr="007B26C9">
        <w:rPr>
          <w:rFonts w:ascii="Arial Narrow" w:hAnsi="Arial Narrow"/>
          <w:lang w:val="es-PE"/>
        </w:rPr>
        <w:t xml:space="preserve"> este servidor a la nube.</w:t>
      </w:r>
      <w:r w:rsidR="00560BA7" w:rsidRPr="00C4678B">
        <w:rPr>
          <w:rFonts w:ascii="Arial Narrow" w:hAnsi="Arial Narrow"/>
          <w:lang w:val="es-PE"/>
        </w:rPr>
        <w:t xml:space="preserve"> </w:t>
      </w:r>
    </w:p>
    <w:p w14:paraId="7BED2861" w14:textId="77777777" w:rsidR="003E3E0C" w:rsidRPr="00C4678B" w:rsidRDefault="00E954A3" w:rsidP="003E3E0C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Requisitos No Funcionales</w:t>
      </w:r>
    </w:p>
    <w:p w14:paraId="7BED2862" w14:textId="77777777" w:rsidR="00F1284E" w:rsidRPr="00C4678B" w:rsidRDefault="00A26E09" w:rsidP="00C4678B">
      <w:pPr>
        <w:pStyle w:val="Ttulo4"/>
        <w:numPr>
          <w:ilvl w:val="0"/>
          <w:numId w:val="0"/>
        </w:numPr>
        <w:ind w:left="1418"/>
        <w:jc w:val="center"/>
        <w:rPr>
          <w:rFonts w:ascii="Arial Narrow" w:hAnsi="Arial Narrow"/>
          <w:lang w:val="es-PE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7B" wp14:editId="7BED297C">
            <wp:extent cx="5010150" cy="26540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30" cy="2665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63" w14:textId="77777777" w:rsidR="001A0EDB" w:rsidRPr="00C4678B" w:rsidRDefault="001A0EDB" w:rsidP="007A20C7">
      <w:pPr>
        <w:ind w:left="850" w:firstLine="720"/>
        <w:jc w:val="both"/>
        <w:rPr>
          <w:rFonts w:ascii="Arial Narrow" w:hAnsi="Arial Narrow"/>
          <w:lang w:val="es-PE"/>
        </w:rPr>
      </w:pPr>
    </w:p>
    <w:p w14:paraId="7BED2864" w14:textId="77777777" w:rsidR="00672306" w:rsidRDefault="00672306" w:rsidP="00FE3422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Lógico</w:t>
      </w:r>
    </w:p>
    <w:p w14:paraId="7BED2865" w14:textId="77777777" w:rsidR="001354CE" w:rsidRPr="001354CE" w:rsidRDefault="001354CE" w:rsidP="001354CE">
      <w:pPr>
        <w:rPr>
          <w:lang w:val="es-PE"/>
        </w:rPr>
      </w:pPr>
    </w:p>
    <w:p w14:paraId="7BED2866" w14:textId="77777777" w:rsidR="00672306" w:rsidRDefault="00DE3A2D" w:rsidP="001C2E61">
      <w:pPr>
        <w:ind w:left="255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7D" wp14:editId="7BED297E">
            <wp:extent cx="2916000" cy="3402000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34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67" w14:textId="77777777" w:rsidR="00DE3A2D" w:rsidRPr="00C4678B" w:rsidRDefault="00DE3A2D" w:rsidP="00DE3A2D">
      <w:pPr>
        <w:ind w:left="2552"/>
        <w:rPr>
          <w:rFonts w:ascii="Arial Narrow" w:hAnsi="Arial Narrow"/>
          <w:lang w:val="es-PE"/>
        </w:rPr>
      </w:pPr>
    </w:p>
    <w:p w14:paraId="7BED2868" w14:textId="77777777" w:rsidR="00A63094" w:rsidRPr="00C4678B" w:rsidRDefault="00233C9F" w:rsidP="00DE3A2D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Escritorio/</w:t>
      </w:r>
      <w:r w:rsidR="009245C1" w:rsidRPr="00C4678B">
        <w:rPr>
          <w:rFonts w:ascii="Arial Narrow" w:hAnsi="Arial Narrow"/>
          <w:lang w:val="es-PE"/>
        </w:rPr>
        <w:t>Vista:</w:t>
      </w:r>
    </w:p>
    <w:p w14:paraId="15C8B5CB" w14:textId="77CBAD14" w:rsidR="00740B1A" w:rsidDel="000B14ED" w:rsidRDefault="009245C1" w:rsidP="0002164A">
      <w:pPr>
        <w:pStyle w:val="Prrafodelista"/>
        <w:numPr>
          <w:ilvl w:val="0"/>
          <w:numId w:val="16"/>
        </w:numPr>
        <w:ind w:left="3240"/>
        <w:jc w:val="both"/>
        <w:rPr>
          <w:ins w:id="31" w:author="Autor"/>
          <w:del w:id="32" w:author="Autor"/>
          <w:rFonts w:ascii="Arial Narrow" w:hAnsi="Arial Narrow"/>
          <w:lang w:val="es-PE"/>
        </w:rPr>
      </w:pPr>
      <w:del w:id="33" w:author="Autor">
        <w:r w:rsidRPr="00C4678B" w:rsidDel="000B14ED">
          <w:rPr>
            <w:rFonts w:ascii="Arial Narrow" w:hAnsi="Arial Narrow"/>
            <w:b/>
            <w:lang w:val="es-PE"/>
          </w:rPr>
          <w:lastRenderedPageBreak/>
          <w:delText>Gestión de sesiones</w:delText>
        </w:r>
        <w:r w:rsidRPr="00C4678B" w:rsidDel="000B14ED">
          <w:rPr>
            <w:rFonts w:ascii="Arial Narrow" w:hAnsi="Arial Narrow"/>
            <w:lang w:val="es-PE"/>
          </w:rPr>
          <w:delText xml:space="preserve">: </w:delText>
        </w:r>
        <w:r w:rsidR="00887C01" w:rsidDel="000B14ED">
          <w:rPr>
            <w:rFonts w:ascii="Arial Narrow" w:hAnsi="Arial Narrow"/>
            <w:lang w:val="es-PE"/>
          </w:rPr>
          <w:delText>Módulo encargado de manejar la persistencia de la sesión en el cliente (navegador web), utilizando</w:delText>
        </w:r>
        <w:r w:rsidR="003038F5" w:rsidDel="000B14ED">
          <w:rPr>
            <w:rFonts w:ascii="Arial Narrow" w:hAnsi="Arial Narrow"/>
            <w:lang w:val="es-PE"/>
          </w:rPr>
          <w:delText xml:space="preserve"> los patrones de HTML5 con SQLite</w:delText>
        </w:r>
        <w:r w:rsidR="005140A0" w:rsidDel="000B14ED">
          <w:rPr>
            <w:rFonts w:ascii="Arial Narrow" w:hAnsi="Arial Narrow"/>
            <w:lang w:val="es-PE"/>
          </w:rPr>
          <w:delText xml:space="preserve">. </w:delText>
        </w:r>
      </w:del>
    </w:p>
    <w:p w14:paraId="065322C3" w14:textId="44B3110B" w:rsidR="00387CB4" w:rsidRDefault="005D5840" w:rsidP="00DA46FA">
      <w:pPr>
        <w:pStyle w:val="Prrafodelista"/>
        <w:ind w:left="3240"/>
        <w:jc w:val="both"/>
        <w:rPr>
          <w:ins w:id="34" w:author="Autor"/>
          <w:rFonts w:ascii="Arial Narrow" w:hAnsi="Arial Narrow"/>
          <w:lang w:val="es-PE"/>
        </w:rPr>
      </w:pPr>
      <w:del w:id="35" w:author="Autor">
        <w:r w:rsidDel="000B14ED">
          <w:rPr>
            <w:rFonts w:ascii="Arial Narrow" w:hAnsi="Arial Narrow"/>
            <w:lang w:val="es-PE"/>
          </w:rPr>
          <w:delText xml:space="preserve">Para soportar esta funcionalidad, </w:delText>
        </w:r>
        <w:r w:rsidR="00CE76FF" w:rsidDel="000B14ED">
          <w:rPr>
            <w:rFonts w:ascii="Arial Narrow" w:hAnsi="Arial Narrow"/>
            <w:lang w:val="es-PE"/>
          </w:rPr>
          <w:delText xml:space="preserve">exige </w:delText>
        </w:r>
        <w:r w:rsidDel="000B14ED">
          <w:rPr>
            <w:rFonts w:ascii="Arial Narrow" w:hAnsi="Arial Narrow"/>
            <w:lang w:val="es-PE"/>
          </w:rPr>
          <w:delText xml:space="preserve">estandarizar las versiones de los navegadores a </w:delText>
        </w:r>
        <w:r w:rsidRPr="00CE76FF" w:rsidDel="000B14ED">
          <w:rPr>
            <w:rFonts w:ascii="Arial Narrow" w:hAnsi="Arial Narrow"/>
            <w:lang w:val="es-PE"/>
          </w:rPr>
          <w:delText xml:space="preserve">Google </w:delText>
        </w:r>
      </w:del>
      <w:commentRangeStart w:id="36"/>
      <w:commentRangeStart w:id="37"/>
      <w:r w:rsidRPr="00CE76FF">
        <w:rPr>
          <w:rFonts w:ascii="Arial Narrow" w:hAnsi="Arial Narrow"/>
          <w:lang w:val="es-PE"/>
        </w:rPr>
        <w:t>Chrome</w:t>
      </w:r>
      <w:commentRangeEnd w:id="36"/>
      <w:r w:rsidR="00CE76FF">
        <w:rPr>
          <w:rStyle w:val="Refdecomentario"/>
        </w:rPr>
        <w:commentReference w:id="36"/>
      </w:r>
      <w:commentRangeEnd w:id="37"/>
      <w:r w:rsidR="00E426AB">
        <w:rPr>
          <w:rStyle w:val="Refdecomentario"/>
        </w:rPr>
        <w:commentReference w:id="37"/>
      </w:r>
      <w:ins w:id="38" w:author="Autor">
        <w:r w:rsidR="00387CB4">
          <w:rPr>
            <w:rFonts w:ascii="Arial Narrow" w:hAnsi="Arial Narrow"/>
            <w:lang w:val="es-PE"/>
          </w:rPr>
          <w:t xml:space="preserve"> y de las </w:t>
        </w:r>
        <w:proofErr w:type="spellStart"/>
        <w:r w:rsidR="00387CB4">
          <w:rPr>
            <w:rFonts w:ascii="Arial Narrow" w:hAnsi="Arial Narrow"/>
            <w:lang w:val="es-PE"/>
          </w:rPr>
          <w:t>PC’s</w:t>
        </w:r>
        <w:proofErr w:type="spellEnd"/>
        <w:r w:rsidR="00387CB4">
          <w:rPr>
            <w:rFonts w:ascii="Arial Narrow" w:hAnsi="Arial Narrow"/>
            <w:lang w:val="es-PE"/>
          </w:rPr>
          <w:t xml:space="preserve"> con las siguientes características:</w:t>
        </w:r>
      </w:ins>
    </w:p>
    <w:p w14:paraId="7BED2869" w14:textId="0C14E55C" w:rsidR="005D5840" w:rsidRDefault="005D5840">
      <w:pPr>
        <w:pStyle w:val="Prrafodelista"/>
        <w:numPr>
          <w:ilvl w:val="2"/>
          <w:numId w:val="16"/>
        </w:numPr>
        <w:jc w:val="both"/>
        <w:rPr>
          <w:ins w:id="39" w:author="Autor"/>
          <w:rFonts w:ascii="Arial Narrow" w:hAnsi="Arial Narrow"/>
          <w:lang w:val="es-PE"/>
        </w:rPr>
        <w:pPrChange w:id="40" w:author="Autor">
          <w:pPr>
            <w:pStyle w:val="Prrafodelista"/>
            <w:numPr>
              <w:numId w:val="16"/>
            </w:numPr>
            <w:ind w:left="3240" w:hanging="360"/>
            <w:jc w:val="both"/>
          </w:pPr>
        </w:pPrChange>
      </w:pPr>
      <w:del w:id="41" w:author="Autor">
        <w:r w:rsidRPr="00CE76FF" w:rsidDel="00387CB4">
          <w:rPr>
            <w:rFonts w:ascii="Arial Narrow" w:hAnsi="Arial Narrow"/>
            <w:lang w:val="es-PE"/>
          </w:rPr>
          <w:delText>.</w:delText>
        </w:r>
      </w:del>
      <w:ins w:id="42" w:author="Autor">
        <w:r w:rsidR="00387CB4">
          <w:rPr>
            <w:rFonts w:ascii="Arial Narrow" w:hAnsi="Arial Narrow"/>
            <w:lang w:val="es-PE"/>
          </w:rPr>
          <w:t>RAM: 1GB</w:t>
        </w:r>
      </w:ins>
    </w:p>
    <w:p w14:paraId="18AFAD27" w14:textId="675C061C" w:rsidR="00387CB4" w:rsidRDefault="00E426AB">
      <w:pPr>
        <w:pStyle w:val="Prrafodelista"/>
        <w:numPr>
          <w:ilvl w:val="2"/>
          <w:numId w:val="16"/>
        </w:numPr>
        <w:jc w:val="both"/>
        <w:rPr>
          <w:ins w:id="43" w:author="Autor"/>
          <w:rFonts w:ascii="Arial Narrow" w:hAnsi="Arial Narrow"/>
          <w:lang w:val="es-PE"/>
        </w:rPr>
        <w:pPrChange w:id="44" w:author="Autor">
          <w:pPr>
            <w:pStyle w:val="Prrafodelista"/>
            <w:numPr>
              <w:numId w:val="16"/>
            </w:numPr>
            <w:ind w:left="3240" w:hanging="360"/>
            <w:jc w:val="both"/>
          </w:pPr>
        </w:pPrChange>
      </w:pPr>
      <w:ins w:id="45" w:author="Autor">
        <w:r>
          <w:rPr>
            <w:rFonts w:ascii="Arial Narrow" w:hAnsi="Arial Narrow"/>
            <w:lang w:val="es-PE"/>
          </w:rPr>
          <w:t>Procesador: Core i3</w:t>
        </w:r>
      </w:ins>
    </w:p>
    <w:p w14:paraId="5063500A" w14:textId="6A0018F2" w:rsidR="00E426AB" w:rsidDel="000B14ED" w:rsidRDefault="00E426AB">
      <w:pPr>
        <w:pStyle w:val="Prrafodelista"/>
        <w:numPr>
          <w:ilvl w:val="2"/>
          <w:numId w:val="16"/>
        </w:numPr>
        <w:jc w:val="both"/>
        <w:rPr>
          <w:del w:id="46" w:author="Autor"/>
          <w:rFonts w:ascii="Arial Narrow" w:hAnsi="Arial Narrow"/>
          <w:lang w:val="es-PE"/>
        </w:rPr>
        <w:pPrChange w:id="47" w:author="Autor">
          <w:pPr>
            <w:pStyle w:val="Prrafodelista"/>
            <w:numPr>
              <w:numId w:val="16"/>
            </w:numPr>
            <w:ind w:left="3240" w:hanging="360"/>
            <w:jc w:val="both"/>
          </w:pPr>
        </w:pPrChange>
      </w:pPr>
      <w:ins w:id="48" w:author="Autor">
        <w:del w:id="49" w:author="Autor">
          <w:r w:rsidDel="000B14ED">
            <w:rPr>
              <w:rFonts w:ascii="Arial Narrow" w:hAnsi="Arial Narrow"/>
              <w:lang w:val="es-PE"/>
            </w:rPr>
            <w:delText>Espacio en Disco: 50 GB</w:delText>
          </w:r>
        </w:del>
      </w:ins>
    </w:p>
    <w:p w14:paraId="7984F3B9" w14:textId="5BB38749" w:rsidR="003927F2" w:rsidDel="000B14ED" w:rsidRDefault="006D6B90" w:rsidP="005D5840">
      <w:pPr>
        <w:pStyle w:val="Prrafodelista"/>
        <w:ind w:left="3240"/>
        <w:jc w:val="both"/>
        <w:rPr>
          <w:del w:id="50" w:author="Autor"/>
          <w:rFonts w:ascii="Arial Narrow" w:hAnsi="Arial Narrow"/>
          <w:lang w:val="es-PE"/>
        </w:rPr>
      </w:pPr>
      <w:del w:id="51" w:author="Autor">
        <w:r w:rsidDel="000B14ED">
          <w:rPr>
            <w:rFonts w:ascii="Arial Narrow" w:hAnsi="Arial Narrow"/>
            <w:lang w:val="es-PE"/>
          </w:rPr>
          <w:delText>En el caso de utilizar sesiones stateless, se utilizará token</w:delText>
        </w:r>
        <w:r w:rsidR="00E31D01" w:rsidDel="000B14ED">
          <w:rPr>
            <w:rFonts w:ascii="Arial Narrow" w:hAnsi="Arial Narrow"/>
            <w:lang w:val="es-PE"/>
          </w:rPr>
          <w:delText>s</w:delText>
        </w:r>
        <w:r w:rsidDel="000B14ED">
          <w:rPr>
            <w:rFonts w:ascii="Arial Narrow" w:hAnsi="Arial Narrow"/>
            <w:lang w:val="es-PE"/>
          </w:rPr>
          <w:delText xml:space="preserve"> con Local Storage</w:delText>
        </w:r>
        <w:r w:rsidR="005D5840" w:rsidDel="000B14ED">
          <w:rPr>
            <w:rFonts w:ascii="Arial Narrow" w:hAnsi="Arial Narrow"/>
            <w:lang w:val="es-PE"/>
          </w:rPr>
          <w:delText>. Esta funcionalidad está soportada por cualquier navegador</w:delText>
        </w:r>
        <w:r w:rsidR="00FE603B" w:rsidDel="000B14ED">
          <w:rPr>
            <w:rFonts w:ascii="Arial Narrow" w:hAnsi="Arial Narrow"/>
            <w:lang w:val="es-PE"/>
          </w:rPr>
          <w:delText>.</w:delText>
        </w:r>
      </w:del>
    </w:p>
    <w:p w14:paraId="3F778F4A" w14:textId="77777777" w:rsidR="000B14ED" w:rsidRDefault="000B14ED" w:rsidP="000B14ED">
      <w:pPr>
        <w:pStyle w:val="Prrafodelista"/>
        <w:numPr>
          <w:ilvl w:val="0"/>
          <w:numId w:val="16"/>
        </w:numPr>
        <w:ind w:left="3240"/>
        <w:jc w:val="both"/>
        <w:rPr>
          <w:ins w:id="52" w:author="Autor"/>
          <w:rFonts w:ascii="Arial Narrow" w:hAnsi="Arial Narrow"/>
          <w:lang w:val="es-PE"/>
        </w:rPr>
      </w:pPr>
      <w:ins w:id="53" w:author="Autor">
        <w:r w:rsidRPr="00643EDE">
          <w:rPr>
            <w:rFonts w:ascii="Arial Narrow" w:hAnsi="Arial Narrow"/>
            <w:b/>
            <w:lang w:val="es-PE"/>
          </w:rPr>
          <w:t>Gestión de sesiones</w:t>
        </w:r>
        <w:r w:rsidRPr="00643EDE">
          <w:rPr>
            <w:rFonts w:ascii="Arial Narrow" w:hAnsi="Arial Narrow"/>
            <w:lang w:val="es-PE"/>
          </w:rPr>
          <w:t xml:space="preserve">: Módulo encargado de manejar la persistencia de la sesión en el cliente (navegador web), utilizando </w:t>
        </w:r>
        <w:r>
          <w:rPr>
            <w:rFonts w:ascii="Arial Narrow" w:hAnsi="Arial Narrow"/>
            <w:lang w:val="es-PE"/>
          </w:rPr>
          <w:t>el</w:t>
        </w:r>
        <w:r w:rsidRPr="00643EDE">
          <w:rPr>
            <w:rFonts w:ascii="Arial Narrow" w:hAnsi="Arial Narrow"/>
            <w:lang w:val="es-PE"/>
          </w:rPr>
          <w:t xml:space="preserve"> patr</w:t>
        </w:r>
        <w:r>
          <w:rPr>
            <w:rFonts w:ascii="Arial Narrow" w:hAnsi="Arial Narrow"/>
            <w:lang w:val="es-PE"/>
          </w:rPr>
          <w:t>ón</w:t>
        </w:r>
        <w:r w:rsidRPr="00643EDE">
          <w:rPr>
            <w:rFonts w:ascii="Arial Narrow" w:hAnsi="Arial Narrow"/>
            <w:lang w:val="es-PE"/>
          </w:rPr>
          <w:t xml:space="preserve"> de</w:t>
        </w:r>
        <w:r>
          <w:rPr>
            <w:rFonts w:ascii="Arial Narrow" w:hAnsi="Arial Narrow"/>
            <w:lang w:val="es-PE"/>
          </w:rPr>
          <w:t xml:space="preserve"> </w:t>
        </w:r>
        <w:commentRangeStart w:id="54"/>
        <w:r>
          <w:rPr>
            <w:rFonts w:ascii="Arial Narrow" w:hAnsi="Arial Narrow"/>
            <w:lang w:val="es-PE"/>
          </w:rPr>
          <w:t>persistencia</w:t>
        </w:r>
        <w:commentRangeEnd w:id="54"/>
        <w:r>
          <w:rPr>
            <w:rStyle w:val="Refdecomentario"/>
          </w:rPr>
          <w:commentReference w:id="54"/>
        </w:r>
        <w:r>
          <w:rPr>
            <w:rFonts w:ascii="Arial Narrow" w:hAnsi="Arial Narrow"/>
            <w:lang w:val="es-PE"/>
          </w:rPr>
          <w:t xml:space="preserve"> de</w:t>
        </w:r>
        <w:r w:rsidRPr="00643EDE">
          <w:rPr>
            <w:rFonts w:ascii="Arial Narrow" w:hAnsi="Arial Narrow"/>
            <w:lang w:val="es-PE"/>
          </w:rPr>
          <w:t xml:space="preserve"> HTML5</w:t>
        </w:r>
        <w:r>
          <w:rPr>
            <w:rFonts w:ascii="Arial Narrow" w:hAnsi="Arial Narrow"/>
            <w:lang w:val="es-PE"/>
          </w:rPr>
          <w:t xml:space="preserve">. Se utilizará tokens para autenticarse con </w:t>
        </w:r>
        <w:proofErr w:type="spellStart"/>
        <w:r>
          <w:rPr>
            <w:rFonts w:ascii="Arial Narrow" w:hAnsi="Arial Narrow"/>
            <w:lang w:val="es-PE"/>
          </w:rPr>
          <w:t>API’s</w:t>
        </w:r>
        <w:proofErr w:type="spellEnd"/>
        <w:r>
          <w:rPr>
            <w:rFonts w:ascii="Arial Narrow" w:hAnsi="Arial Narrow"/>
            <w:lang w:val="es-PE"/>
          </w:rPr>
          <w:t xml:space="preserve">. </w:t>
        </w:r>
      </w:ins>
    </w:p>
    <w:p w14:paraId="68C0F148" w14:textId="77777777" w:rsidR="000B14ED" w:rsidRDefault="000B14ED" w:rsidP="000B14ED">
      <w:pPr>
        <w:pStyle w:val="Prrafodelista"/>
        <w:ind w:left="3240"/>
        <w:jc w:val="both"/>
        <w:rPr>
          <w:ins w:id="56" w:author="Autor"/>
          <w:rFonts w:ascii="Arial Narrow" w:hAnsi="Arial Narrow"/>
          <w:lang w:val="es-PE"/>
        </w:rPr>
      </w:pPr>
      <w:ins w:id="57" w:author="Autor">
        <w:r>
          <w:rPr>
            <w:rFonts w:ascii="Arial Narrow" w:hAnsi="Arial Narrow"/>
            <w:lang w:val="es-PE"/>
          </w:rPr>
          <w:t>Para almacenar tokens se utilizaría dos tipos de almacenamiento:</w:t>
        </w:r>
      </w:ins>
    </w:p>
    <w:tbl>
      <w:tblPr>
        <w:tblStyle w:val="Tablaconcuadrcula"/>
        <w:tblW w:w="0" w:type="auto"/>
        <w:tblInd w:w="3240" w:type="dxa"/>
        <w:tblLook w:val="04A0" w:firstRow="1" w:lastRow="0" w:firstColumn="1" w:lastColumn="0" w:noHBand="0" w:noVBand="1"/>
      </w:tblPr>
      <w:tblGrid>
        <w:gridCol w:w="3168"/>
        <w:gridCol w:w="3168"/>
      </w:tblGrid>
      <w:tr w:rsidR="000B14ED" w:rsidRPr="0078399B" w14:paraId="4649EAEA" w14:textId="77777777" w:rsidTr="00F471EF">
        <w:trPr>
          <w:ins w:id="58" w:author="Autor"/>
        </w:trPr>
        <w:tc>
          <w:tcPr>
            <w:tcW w:w="4750" w:type="dxa"/>
          </w:tcPr>
          <w:p w14:paraId="4CF54A78" w14:textId="77777777" w:rsidR="000B14ED" w:rsidRPr="0078399B" w:rsidRDefault="000B14ED" w:rsidP="00F471EF">
            <w:pPr>
              <w:pStyle w:val="Prrafodelista"/>
              <w:ind w:left="0"/>
              <w:jc w:val="both"/>
              <w:rPr>
                <w:ins w:id="59" w:author="Autor"/>
                <w:rFonts w:ascii="Arial Narrow" w:hAnsi="Arial Narrow"/>
                <w:b/>
                <w:lang w:val="es-PE"/>
              </w:rPr>
            </w:pPr>
            <w:bookmarkStart w:id="60" w:name="_Hlk522294099"/>
            <w:ins w:id="61" w:author="Autor">
              <w:r w:rsidRPr="0078399B">
                <w:rPr>
                  <w:rFonts w:ascii="Arial Narrow" w:hAnsi="Arial Narrow"/>
                  <w:b/>
                  <w:lang w:val="es-PE"/>
                </w:rPr>
                <w:t>SQLite</w:t>
              </w:r>
            </w:ins>
          </w:p>
        </w:tc>
        <w:tc>
          <w:tcPr>
            <w:tcW w:w="4750" w:type="dxa"/>
          </w:tcPr>
          <w:p w14:paraId="7936CC56" w14:textId="77777777" w:rsidR="000B14ED" w:rsidRPr="0078399B" w:rsidRDefault="000B14ED" w:rsidP="00F471EF">
            <w:pPr>
              <w:pStyle w:val="Prrafodelista"/>
              <w:ind w:left="0"/>
              <w:jc w:val="both"/>
              <w:rPr>
                <w:ins w:id="62" w:author="Autor"/>
                <w:rFonts w:ascii="Arial Narrow" w:hAnsi="Arial Narrow"/>
                <w:b/>
                <w:lang w:val="es-PE"/>
              </w:rPr>
            </w:pPr>
            <w:ins w:id="63" w:author="Autor">
              <w:r w:rsidRPr="0078399B">
                <w:rPr>
                  <w:rFonts w:ascii="Arial Narrow" w:hAnsi="Arial Narrow"/>
                  <w:b/>
                  <w:lang w:val="es-PE"/>
                </w:rPr>
                <w:t>Local Storage</w:t>
              </w:r>
            </w:ins>
          </w:p>
        </w:tc>
      </w:tr>
      <w:tr w:rsidR="000B14ED" w14:paraId="6221446B" w14:textId="77777777" w:rsidTr="00F471EF">
        <w:trPr>
          <w:ins w:id="64" w:author="Autor"/>
        </w:trPr>
        <w:tc>
          <w:tcPr>
            <w:tcW w:w="4750" w:type="dxa"/>
          </w:tcPr>
          <w:p w14:paraId="1CC5ED99" w14:textId="77777777" w:rsidR="000B14ED" w:rsidRDefault="000B14ED" w:rsidP="00F471EF">
            <w:pPr>
              <w:pStyle w:val="Prrafodelista"/>
              <w:ind w:left="0"/>
              <w:jc w:val="both"/>
              <w:rPr>
                <w:ins w:id="65" w:author="Autor"/>
                <w:rFonts w:ascii="Arial Narrow" w:hAnsi="Arial Narrow"/>
                <w:lang w:val="es-PE"/>
              </w:rPr>
            </w:pPr>
            <w:ins w:id="66" w:author="Autor">
              <w:r>
                <w:rPr>
                  <w:rFonts w:ascii="Arial Narrow" w:hAnsi="Arial Narrow"/>
                  <w:lang w:val="es-PE"/>
                </w:rPr>
                <w:t>Almacenamiento completo en memoria.</w:t>
              </w:r>
            </w:ins>
          </w:p>
          <w:p w14:paraId="7038D135" w14:textId="77777777" w:rsidR="000B14ED" w:rsidRDefault="000B14ED" w:rsidP="00F471EF">
            <w:pPr>
              <w:pStyle w:val="Prrafodelista"/>
              <w:ind w:left="0"/>
              <w:jc w:val="both"/>
              <w:rPr>
                <w:ins w:id="67" w:author="Autor"/>
                <w:rFonts w:ascii="Arial Narrow" w:hAnsi="Arial Narrow"/>
                <w:lang w:val="es-PE"/>
              </w:rPr>
            </w:pPr>
            <w:ins w:id="68" w:author="Autor">
              <w:r>
                <w:rPr>
                  <w:rFonts w:ascii="Arial Narrow" w:hAnsi="Arial Narrow"/>
                  <w:lang w:val="es-PE"/>
                </w:rPr>
                <w:t xml:space="preserve">Disponible solo en Chrome y navegadores basados en Webkit (Safari, Opera, etc.). </w:t>
              </w:r>
            </w:ins>
          </w:p>
        </w:tc>
        <w:tc>
          <w:tcPr>
            <w:tcW w:w="4750" w:type="dxa"/>
          </w:tcPr>
          <w:p w14:paraId="4EBEDB29" w14:textId="77777777" w:rsidR="000B14ED" w:rsidRDefault="000B14ED" w:rsidP="00F471EF">
            <w:pPr>
              <w:pStyle w:val="Prrafodelista"/>
              <w:ind w:left="0"/>
              <w:jc w:val="both"/>
              <w:rPr>
                <w:ins w:id="69" w:author="Autor"/>
                <w:rFonts w:ascii="Arial Narrow" w:hAnsi="Arial Narrow"/>
                <w:lang w:val="es-PE"/>
              </w:rPr>
            </w:pPr>
            <w:ins w:id="70" w:author="Autor">
              <w:r>
                <w:rPr>
                  <w:rFonts w:ascii="Arial Narrow" w:hAnsi="Arial Narrow"/>
                  <w:lang w:val="es-PE"/>
                </w:rPr>
                <w:t>Almacenamiento compartido entre memoria y disco.</w:t>
              </w:r>
            </w:ins>
          </w:p>
          <w:p w14:paraId="0AEA85F2" w14:textId="77777777" w:rsidR="000B14ED" w:rsidRDefault="000B14ED" w:rsidP="00F471EF">
            <w:pPr>
              <w:pStyle w:val="Prrafodelista"/>
              <w:ind w:left="0"/>
              <w:jc w:val="both"/>
              <w:rPr>
                <w:ins w:id="71" w:author="Autor"/>
                <w:rFonts w:ascii="Arial Narrow" w:hAnsi="Arial Narrow"/>
                <w:lang w:val="es-PE"/>
              </w:rPr>
            </w:pPr>
            <w:ins w:id="72" w:author="Autor">
              <w:r>
                <w:rPr>
                  <w:rFonts w:ascii="Arial Narrow" w:hAnsi="Arial Narrow"/>
                  <w:lang w:val="es-PE"/>
                </w:rPr>
                <w:t>Disponible en la mayoría de los navegadores.</w:t>
              </w:r>
            </w:ins>
          </w:p>
        </w:tc>
      </w:tr>
    </w:tbl>
    <w:bookmarkEnd w:id="60"/>
    <w:p w14:paraId="314A9CDB" w14:textId="77777777" w:rsidR="000B14ED" w:rsidRDefault="000B14ED" w:rsidP="000B14ED">
      <w:pPr>
        <w:pStyle w:val="Prrafodelista"/>
        <w:ind w:left="3240"/>
        <w:jc w:val="both"/>
        <w:rPr>
          <w:ins w:id="73" w:author="Autor"/>
          <w:rFonts w:ascii="Arial Narrow" w:hAnsi="Arial Narrow"/>
          <w:lang w:val="es-PE"/>
        </w:rPr>
      </w:pPr>
      <w:ins w:id="74" w:author="Autor">
        <w:r>
          <w:rPr>
            <w:rFonts w:ascii="Arial Narrow" w:hAnsi="Arial Narrow"/>
            <w:lang w:val="es-PE"/>
          </w:rPr>
          <w:t>Se recomienda utilizar Local Storage por la compatibilidad con cualquier navegador.</w:t>
        </w:r>
      </w:ins>
    </w:p>
    <w:p w14:paraId="16704B30" w14:textId="77777777" w:rsidR="000B14ED" w:rsidRDefault="000B14ED" w:rsidP="000B14ED">
      <w:pPr>
        <w:pStyle w:val="Prrafodelista"/>
        <w:ind w:left="3240"/>
        <w:jc w:val="both"/>
        <w:rPr>
          <w:ins w:id="75" w:author="Autor"/>
          <w:rFonts w:ascii="Arial Narrow" w:hAnsi="Arial Narrow"/>
          <w:lang w:val="es-PE"/>
        </w:rPr>
      </w:pPr>
      <w:ins w:id="76" w:author="Autor">
        <w:r>
          <w:rPr>
            <w:rFonts w:ascii="Arial Narrow" w:hAnsi="Arial Narrow"/>
            <w:lang w:val="es-PE"/>
          </w:rPr>
          <w:t xml:space="preserve">Se recomienda utilizar </w:t>
        </w:r>
        <w:proofErr w:type="spellStart"/>
        <w:r>
          <w:rPr>
            <w:rFonts w:ascii="Arial Narrow" w:hAnsi="Arial Narrow"/>
            <w:lang w:val="es-PE"/>
          </w:rPr>
          <w:t>PC’s</w:t>
        </w:r>
        <w:proofErr w:type="spellEnd"/>
        <w:r>
          <w:rPr>
            <w:rFonts w:ascii="Arial Narrow" w:hAnsi="Arial Narrow"/>
            <w:lang w:val="es-PE"/>
          </w:rPr>
          <w:t xml:space="preserve"> con las siguientes características:</w:t>
        </w:r>
      </w:ins>
    </w:p>
    <w:p w14:paraId="6D012ACE" w14:textId="77777777" w:rsidR="000B14ED" w:rsidRDefault="000B14ED" w:rsidP="000B14ED">
      <w:pPr>
        <w:pStyle w:val="Prrafodelista"/>
        <w:numPr>
          <w:ilvl w:val="2"/>
          <w:numId w:val="16"/>
        </w:numPr>
        <w:jc w:val="both"/>
        <w:rPr>
          <w:ins w:id="77" w:author="Autor"/>
          <w:rFonts w:ascii="Arial Narrow" w:hAnsi="Arial Narrow"/>
          <w:lang w:val="es-PE"/>
        </w:rPr>
      </w:pPr>
      <w:ins w:id="78" w:author="Autor">
        <w:r>
          <w:rPr>
            <w:rFonts w:ascii="Arial Narrow" w:hAnsi="Arial Narrow"/>
            <w:lang w:val="es-PE"/>
          </w:rPr>
          <w:t>RAM: 1GB</w:t>
        </w:r>
      </w:ins>
    </w:p>
    <w:p w14:paraId="60D40DC8" w14:textId="77777777" w:rsidR="000B14ED" w:rsidRDefault="000B14ED" w:rsidP="000B14ED">
      <w:pPr>
        <w:pStyle w:val="Prrafodelista"/>
        <w:numPr>
          <w:ilvl w:val="2"/>
          <w:numId w:val="16"/>
        </w:numPr>
        <w:jc w:val="both"/>
        <w:rPr>
          <w:ins w:id="79" w:author="Autor"/>
          <w:rFonts w:ascii="Arial Narrow" w:hAnsi="Arial Narrow"/>
          <w:lang w:val="es-PE"/>
        </w:rPr>
      </w:pPr>
      <w:ins w:id="80" w:author="Autor">
        <w:r>
          <w:rPr>
            <w:rFonts w:ascii="Arial Narrow" w:hAnsi="Arial Narrow"/>
            <w:lang w:val="es-PE"/>
          </w:rPr>
          <w:t>Procesador: Core i3</w:t>
        </w:r>
      </w:ins>
    </w:p>
    <w:p w14:paraId="42218FB1" w14:textId="77777777" w:rsidR="000B14ED" w:rsidRDefault="000B14ED" w:rsidP="000B14ED">
      <w:pPr>
        <w:pStyle w:val="Prrafodelista"/>
        <w:numPr>
          <w:ilvl w:val="2"/>
          <w:numId w:val="16"/>
        </w:numPr>
        <w:jc w:val="both"/>
        <w:rPr>
          <w:ins w:id="81" w:author="Autor"/>
          <w:rFonts w:ascii="Arial Narrow" w:hAnsi="Arial Narrow"/>
          <w:lang w:val="es-PE"/>
        </w:rPr>
      </w:pPr>
      <w:ins w:id="82" w:author="Autor">
        <w:r>
          <w:rPr>
            <w:rFonts w:ascii="Arial Narrow" w:hAnsi="Arial Narrow"/>
            <w:lang w:val="es-PE"/>
          </w:rPr>
          <w:t>Espacio en Disco: 50 GB</w:t>
        </w:r>
      </w:ins>
    </w:p>
    <w:p w14:paraId="1159DCC8" w14:textId="77777777" w:rsidR="000B14ED" w:rsidRPr="00C4678B" w:rsidRDefault="000B14ED" w:rsidP="005D5840">
      <w:pPr>
        <w:pStyle w:val="Prrafodelista"/>
        <w:ind w:left="3240"/>
        <w:jc w:val="both"/>
        <w:rPr>
          <w:ins w:id="83" w:author="Autor"/>
          <w:rFonts w:ascii="Arial Narrow" w:hAnsi="Arial Narrow"/>
          <w:lang w:val="es-PE"/>
        </w:rPr>
      </w:pPr>
    </w:p>
    <w:p w14:paraId="7BED286B" w14:textId="77777777" w:rsidR="009245C1" w:rsidRPr="00C4678B" w:rsidRDefault="009245C1" w:rsidP="0002164A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Personalización</w:t>
      </w:r>
      <w:r w:rsidRPr="00C4678B">
        <w:rPr>
          <w:rFonts w:ascii="Arial Narrow" w:hAnsi="Arial Narrow"/>
          <w:lang w:val="es-PE"/>
        </w:rPr>
        <w:t>:</w:t>
      </w:r>
      <w:r w:rsidR="00DF7BB5">
        <w:rPr>
          <w:rFonts w:ascii="Arial Narrow" w:hAnsi="Arial Narrow"/>
          <w:lang w:val="es-PE"/>
        </w:rPr>
        <w:t xml:space="preserve"> P</w:t>
      </w:r>
      <w:r w:rsidRPr="00C4678B">
        <w:rPr>
          <w:rFonts w:ascii="Arial Narrow" w:hAnsi="Arial Narrow"/>
          <w:lang w:val="es-PE"/>
        </w:rPr>
        <w:t xml:space="preserve">ermitir la configuración </w:t>
      </w:r>
      <w:r w:rsidR="00887C01">
        <w:rPr>
          <w:rFonts w:ascii="Arial Narrow" w:hAnsi="Arial Narrow"/>
          <w:lang w:val="es-PE"/>
        </w:rPr>
        <w:t>y</w:t>
      </w:r>
      <w:r w:rsidR="00F53CCA">
        <w:rPr>
          <w:rFonts w:ascii="Arial Narrow" w:hAnsi="Arial Narrow"/>
          <w:lang w:val="es-PE"/>
        </w:rPr>
        <w:t xml:space="preserve"> manejo de estilos</w:t>
      </w:r>
      <w:r w:rsidR="008C0F6F">
        <w:rPr>
          <w:rFonts w:ascii="Arial Narrow" w:hAnsi="Arial Narrow"/>
          <w:lang w:val="es-PE"/>
        </w:rPr>
        <w:t xml:space="preserve"> y logotipos</w:t>
      </w:r>
      <w:r w:rsidR="00F53CCA">
        <w:rPr>
          <w:rFonts w:ascii="Arial Narrow" w:hAnsi="Arial Narrow"/>
          <w:lang w:val="es-PE"/>
        </w:rPr>
        <w:t xml:space="preserve"> en</w:t>
      </w:r>
      <w:r w:rsidRPr="00C4678B">
        <w:rPr>
          <w:rFonts w:ascii="Arial Narrow" w:hAnsi="Arial Narrow"/>
          <w:lang w:val="es-PE"/>
        </w:rPr>
        <w:t xml:space="preserve"> la aplicación </w:t>
      </w:r>
      <w:r w:rsidR="00C36C8A">
        <w:rPr>
          <w:rFonts w:ascii="Arial Narrow" w:hAnsi="Arial Narrow"/>
          <w:lang w:val="es-PE"/>
        </w:rPr>
        <w:t>a nivel</w:t>
      </w:r>
      <w:r w:rsidRPr="00C4678B">
        <w:rPr>
          <w:rFonts w:ascii="Arial Narrow" w:hAnsi="Arial Narrow"/>
          <w:lang w:val="es-PE"/>
        </w:rPr>
        <w:t xml:space="preserve"> de</w:t>
      </w:r>
      <w:r w:rsidR="00F53CCA">
        <w:rPr>
          <w:rFonts w:ascii="Arial Narrow" w:hAnsi="Arial Narrow"/>
          <w:lang w:val="es-PE"/>
        </w:rPr>
        <w:t xml:space="preserve"> la empresa,</w:t>
      </w:r>
      <w:r w:rsidRPr="00C4678B">
        <w:rPr>
          <w:rFonts w:ascii="Arial Narrow" w:hAnsi="Arial Narrow"/>
          <w:lang w:val="es-PE"/>
        </w:rPr>
        <w:t xml:space="preserve"> perfil o usuario.</w:t>
      </w:r>
    </w:p>
    <w:p w14:paraId="7BED286C" w14:textId="77777777" w:rsidR="00A3763C" w:rsidRDefault="009245C1" w:rsidP="00725E7B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Notificaciones</w:t>
      </w:r>
      <w:r w:rsidRPr="00C4678B">
        <w:rPr>
          <w:rFonts w:ascii="Arial Narrow" w:hAnsi="Arial Narrow"/>
          <w:lang w:val="es-PE"/>
        </w:rPr>
        <w:t xml:space="preserve">: </w:t>
      </w:r>
      <w:r w:rsidR="002C319B">
        <w:rPr>
          <w:rFonts w:ascii="Arial Narrow" w:hAnsi="Arial Narrow"/>
          <w:lang w:val="es-PE"/>
        </w:rPr>
        <w:t>M</w:t>
      </w:r>
      <w:r w:rsidRPr="00C4678B">
        <w:rPr>
          <w:rFonts w:ascii="Arial Narrow" w:hAnsi="Arial Narrow"/>
          <w:lang w:val="es-PE"/>
        </w:rPr>
        <w:t>ódulo encargado de</w:t>
      </w:r>
      <w:r w:rsidR="002C319B">
        <w:rPr>
          <w:rFonts w:ascii="Arial Narrow" w:hAnsi="Arial Narrow"/>
          <w:lang w:val="es-PE"/>
        </w:rPr>
        <w:t>l manejo</w:t>
      </w:r>
      <w:r w:rsidRPr="00C4678B">
        <w:rPr>
          <w:rFonts w:ascii="Arial Narrow" w:hAnsi="Arial Narrow"/>
          <w:lang w:val="es-PE"/>
        </w:rPr>
        <w:t xml:space="preserve"> de mensajes</w:t>
      </w:r>
      <w:r w:rsidR="002C319B">
        <w:rPr>
          <w:rFonts w:ascii="Arial Narrow" w:hAnsi="Arial Narrow"/>
          <w:lang w:val="es-PE"/>
        </w:rPr>
        <w:t>, e</w:t>
      </w:r>
      <w:r w:rsidR="00492B85">
        <w:rPr>
          <w:rFonts w:ascii="Arial Narrow" w:hAnsi="Arial Narrow"/>
          <w:lang w:val="es-PE"/>
        </w:rPr>
        <w:t>rrores y notificaciones</w:t>
      </w:r>
      <w:r w:rsidR="00183A26">
        <w:rPr>
          <w:rFonts w:ascii="Arial Narrow" w:hAnsi="Arial Narrow"/>
          <w:lang w:val="es-PE"/>
        </w:rPr>
        <w:t xml:space="preserve"> que serán enviados desde la capa de integración</w:t>
      </w:r>
      <w:r w:rsidR="00DF7BB5">
        <w:rPr>
          <w:rFonts w:ascii="Arial Narrow" w:hAnsi="Arial Narrow"/>
          <w:lang w:val="es-PE"/>
        </w:rPr>
        <w:t>.</w:t>
      </w:r>
    </w:p>
    <w:p w14:paraId="7BED286D" w14:textId="77777777" w:rsidR="00CB6183" w:rsidRPr="00C4678B" w:rsidRDefault="00B67FAA" w:rsidP="00725E7B">
      <w:pPr>
        <w:pStyle w:val="Prrafodelista"/>
        <w:numPr>
          <w:ilvl w:val="2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Can</w:t>
      </w:r>
      <w:r w:rsidR="00CB6183" w:rsidRPr="00C4678B">
        <w:rPr>
          <w:rFonts w:ascii="Arial Narrow" w:hAnsi="Arial Narrow"/>
          <w:lang w:val="es-PE"/>
        </w:rPr>
        <w:t>al</w:t>
      </w:r>
    </w:p>
    <w:p w14:paraId="7BED286E" w14:textId="77777777" w:rsidR="003E3E0C" w:rsidRPr="00C4678B" w:rsidRDefault="00B67FAA" w:rsidP="0002164A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>Navegación</w:t>
      </w:r>
      <w:r w:rsidRPr="00C4678B">
        <w:rPr>
          <w:rFonts w:ascii="Arial Narrow" w:hAnsi="Arial Narrow"/>
          <w:lang w:val="es-PE"/>
        </w:rPr>
        <w:t xml:space="preserve">: mecanismo que permite al usuario acceso a diversos   </w:t>
      </w:r>
      <w:r w:rsidR="0056343F" w:rsidRPr="00C4678B">
        <w:rPr>
          <w:rFonts w:ascii="Arial Narrow" w:hAnsi="Arial Narrow"/>
          <w:lang w:val="es-PE"/>
        </w:rPr>
        <w:t xml:space="preserve">                                               </w:t>
      </w:r>
      <w:r w:rsidRPr="00C4678B">
        <w:rPr>
          <w:rFonts w:ascii="Arial Narrow" w:hAnsi="Arial Narrow"/>
          <w:lang w:val="es-PE"/>
        </w:rPr>
        <w:t>contenidos y funcionalidad.</w:t>
      </w:r>
    </w:p>
    <w:p w14:paraId="7BED286F" w14:textId="77777777" w:rsidR="00CB6183" w:rsidRPr="00C4678B" w:rsidRDefault="00B67FAA" w:rsidP="0002164A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Validaciones: </w:t>
      </w:r>
      <w:r w:rsidRPr="00C4678B">
        <w:rPr>
          <w:rFonts w:ascii="Arial Narrow" w:hAnsi="Arial Narrow"/>
          <w:lang w:val="es-PE"/>
        </w:rPr>
        <w:t>capacidad de comprobar la corrección del formato y el contenido de los datos introducidos por el usuario.</w:t>
      </w:r>
    </w:p>
    <w:p w14:paraId="7BED2870" w14:textId="77777777" w:rsidR="00CB6183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Componentes visuales: </w:t>
      </w:r>
      <w:r w:rsidRPr="00C4678B">
        <w:rPr>
          <w:rFonts w:ascii="Arial Narrow" w:hAnsi="Arial Narrow"/>
          <w:lang w:val="es-PE"/>
        </w:rPr>
        <w:t>creación de componentes de presentación simples o complejos que ofrecen funcionalidad facilitando al usuario el manejo de la aplicación y acelerando el desarrollo.</w:t>
      </w:r>
    </w:p>
    <w:p w14:paraId="7BED2871" w14:textId="77777777" w:rsidR="00CB6183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lastRenderedPageBreak/>
        <w:t xml:space="preserve">I18n: </w:t>
      </w:r>
      <w:r w:rsidRPr="00C4678B">
        <w:rPr>
          <w:rFonts w:ascii="Arial Narrow" w:hAnsi="Arial Narrow"/>
          <w:lang w:val="es-PE"/>
        </w:rPr>
        <w:t>módulo encargado de permitir la traducción de mensajes dependiendo del lenguaje requerido por el usuario.</w:t>
      </w:r>
    </w:p>
    <w:p w14:paraId="7BED2872" w14:textId="77777777" w:rsidR="00B67FAA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Invocación de servicios: </w:t>
      </w:r>
      <w:r w:rsidRPr="00C4678B">
        <w:rPr>
          <w:rFonts w:ascii="Arial Narrow" w:hAnsi="Arial Narrow"/>
          <w:lang w:val="es-PE"/>
        </w:rPr>
        <w:t>módulo encargado de invocar a los servicios necesarios para recuperar la información requerida.</w:t>
      </w:r>
    </w:p>
    <w:p w14:paraId="7BED2873" w14:textId="77777777" w:rsidR="00173935" w:rsidRPr="00C4678B" w:rsidRDefault="00173935" w:rsidP="0085500D">
      <w:pPr>
        <w:tabs>
          <w:tab w:val="left" w:pos="5910"/>
        </w:tabs>
        <w:rPr>
          <w:rFonts w:ascii="Arial Narrow" w:hAnsi="Arial Narrow"/>
          <w:lang w:val="es-PE"/>
        </w:rPr>
      </w:pPr>
    </w:p>
    <w:p w14:paraId="7BED2874" w14:textId="77777777" w:rsidR="002B5424" w:rsidRPr="00C4678B" w:rsidRDefault="00340520" w:rsidP="00F4179C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Tecnológico</w:t>
      </w:r>
    </w:p>
    <w:p w14:paraId="7BED2875" w14:textId="77777777" w:rsidR="003E3E0C" w:rsidRPr="00C4678B" w:rsidRDefault="003E3E0C" w:rsidP="003E3E0C">
      <w:pPr>
        <w:tabs>
          <w:tab w:val="left" w:pos="5910"/>
        </w:tabs>
        <w:ind w:left="1440"/>
        <w:jc w:val="center"/>
        <w:rPr>
          <w:rFonts w:ascii="Arial Narrow" w:hAnsi="Arial Narrow"/>
          <w:lang w:val="es-PE"/>
        </w:rPr>
      </w:pPr>
    </w:p>
    <w:p w14:paraId="7BED2876" w14:textId="77777777" w:rsidR="004856AA" w:rsidRPr="00C4678B" w:rsidRDefault="00F4179C" w:rsidP="00FB339A">
      <w:pPr>
        <w:tabs>
          <w:tab w:val="left" w:pos="5910"/>
        </w:tabs>
        <w:ind w:left="3261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7F" wp14:editId="7BED2980">
            <wp:extent cx="2649600" cy="2998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9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77" w14:textId="77777777" w:rsidR="00D80336" w:rsidRPr="00C4678B" w:rsidRDefault="00D80336" w:rsidP="00F4179C">
      <w:pPr>
        <w:tabs>
          <w:tab w:val="left" w:pos="5910"/>
        </w:tabs>
        <w:jc w:val="both"/>
        <w:rPr>
          <w:rFonts w:ascii="Arial Narrow" w:hAnsi="Arial Narrow"/>
          <w:b/>
          <w:lang w:val="es-PE"/>
        </w:rPr>
      </w:pPr>
    </w:p>
    <w:p w14:paraId="7BED2878" w14:textId="77777777" w:rsidR="004856AA" w:rsidRPr="00C4678B" w:rsidRDefault="004856AA" w:rsidP="00725E7B">
      <w:pPr>
        <w:pStyle w:val="Prrafodelista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Navegador</w:t>
      </w:r>
      <w:r w:rsidRPr="00C4678B">
        <w:rPr>
          <w:rFonts w:ascii="Arial Narrow" w:hAnsi="Arial Narrow"/>
          <w:lang w:val="es-PE"/>
        </w:rPr>
        <w:t xml:space="preserve">: En </w:t>
      </w:r>
      <w:r w:rsidR="00F52449">
        <w:rPr>
          <w:rFonts w:ascii="Arial Narrow" w:hAnsi="Arial Narrow"/>
          <w:lang w:val="es-PE"/>
        </w:rPr>
        <w:t>é</w:t>
      </w:r>
      <w:r w:rsidRPr="00C4678B">
        <w:rPr>
          <w:rFonts w:ascii="Arial Narrow" w:hAnsi="Arial Narrow"/>
          <w:lang w:val="es-PE"/>
        </w:rPr>
        <w:t>l encontramos l</w:t>
      </w:r>
      <w:r w:rsidR="00F52449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s componentes que forman el patrón Cliente MVC. En el que podemos diferenciar</w:t>
      </w:r>
      <w:r w:rsidR="0079662C">
        <w:rPr>
          <w:rFonts w:ascii="Arial Narrow" w:hAnsi="Arial Narrow"/>
          <w:lang w:val="es-PE"/>
        </w:rPr>
        <w:t>:</w:t>
      </w:r>
      <w:del w:id="84" w:author="Autor">
        <w:r w:rsidRPr="00C4678B" w:rsidDel="0079662C">
          <w:rPr>
            <w:rFonts w:ascii="Arial Narrow" w:hAnsi="Arial Narrow"/>
            <w:lang w:val="es-PE"/>
          </w:rPr>
          <w:delText xml:space="preserve">   </w:delText>
        </w:r>
      </w:del>
    </w:p>
    <w:p w14:paraId="7BED2879" w14:textId="77777777" w:rsidR="004856AA" w:rsidRPr="00C4678B" w:rsidRDefault="004856AA" w:rsidP="0079662C">
      <w:pPr>
        <w:pStyle w:val="Prrafodelista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Vista</w:t>
      </w:r>
      <w:r w:rsidRPr="00C4678B">
        <w:rPr>
          <w:rFonts w:ascii="Arial Narrow" w:hAnsi="Arial Narrow"/>
          <w:lang w:val="es-PE"/>
        </w:rPr>
        <w:t xml:space="preserve">: Clásico modelo web que utiliza los recursos estáticos </w:t>
      </w:r>
      <w:r w:rsidR="0006010E">
        <w:rPr>
          <w:rFonts w:ascii="Arial Narrow" w:hAnsi="Arial Narrow"/>
          <w:lang w:val="es-PE"/>
        </w:rPr>
        <w:t>HTML5</w:t>
      </w:r>
      <w:r w:rsidRPr="00C4678B">
        <w:rPr>
          <w:rFonts w:ascii="Arial Narrow" w:hAnsi="Arial Narrow"/>
          <w:lang w:val="es-PE"/>
        </w:rPr>
        <w:t xml:space="preserve"> y </w:t>
      </w:r>
      <w:r w:rsidR="0006010E">
        <w:rPr>
          <w:rFonts w:ascii="Arial Narrow" w:hAnsi="Arial Narrow"/>
          <w:lang w:val="es-PE"/>
        </w:rPr>
        <w:t>CSS</w:t>
      </w:r>
      <w:r w:rsidRPr="00C4678B">
        <w:rPr>
          <w:rFonts w:ascii="Arial Narrow" w:hAnsi="Arial Narrow"/>
          <w:lang w:val="es-PE"/>
        </w:rPr>
        <w:t>3.</w:t>
      </w:r>
    </w:p>
    <w:p w14:paraId="7BED287A" w14:textId="77777777" w:rsidR="003E3E0C" w:rsidRPr="00C4678B" w:rsidRDefault="004856AA" w:rsidP="0079662C">
      <w:pPr>
        <w:pStyle w:val="Prrafodelista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b/>
          <w:lang w:val="es-PE"/>
        </w:rPr>
        <w:t>Model-Controller</w:t>
      </w:r>
      <w:proofErr w:type="spellEnd"/>
      <w:r w:rsidRPr="00C4678B">
        <w:rPr>
          <w:rFonts w:ascii="Arial Narrow" w:hAnsi="Arial Narrow"/>
          <w:lang w:val="es-PE"/>
        </w:rPr>
        <w:t xml:space="preserve">: Formado por </w:t>
      </w:r>
      <w:proofErr w:type="spellStart"/>
      <w:r w:rsidR="00AC3136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 </w:t>
      </w:r>
      <w:r w:rsidR="00AC3136" w:rsidRPr="00C4678B">
        <w:rPr>
          <w:rFonts w:ascii="Arial Narrow" w:hAnsi="Arial Narrow"/>
          <w:lang w:val="es-PE"/>
        </w:rPr>
        <w:t>JavaScript</w:t>
      </w:r>
      <w:r w:rsidRPr="00C4678B">
        <w:rPr>
          <w:rFonts w:ascii="Arial Narrow" w:hAnsi="Arial Narrow"/>
          <w:lang w:val="es-PE"/>
        </w:rPr>
        <w:t xml:space="preserve"> a los que se ha trasladado el controlador que se ubicaba en el</w:t>
      </w:r>
      <w:r w:rsidR="00DD4A50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servidor de aplicaciones.</w:t>
      </w:r>
      <w:r w:rsidR="005B7285">
        <w:rPr>
          <w:rFonts w:ascii="Arial Narrow" w:hAnsi="Arial Narrow"/>
          <w:lang w:val="es-PE"/>
        </w:rPr>
        <w:t xml:space="preserve"> Se comunica con los servicios de negocio a través de </w:t>
      </w:r>
      <w:proofErr w:type="spellStart"/>
      <w:r w:rsidR="005B7285">
        <w:rPr>
          <w:rFonts w:ascii="Arial Narrow" w:hAnsi="Arial Narrow"/>
          <w:lang w:val="es-PE"/>
        </w:rPr>
        <w:t>API’s</w:t>
      </w:r>
      <w:proofErr w:type="spellEnd"/>
      <w:r w:rsidR="005B7285">
        <w:rPr>
          <w:rFonts w:ascii="Arial Narrow" w:hAnsi="Arial Narrow"/>
          <w:lang w:val="es-PE"/>
        </w:rPr>
        <w:t xml:space="preserve"> disponibles en la capa de integración.</w:t>
      </w:r>
    </w:p>
    <w:p w14:paraId="7BED287B" w14:textId="77777777" w:rsidR="004856AA" w:rsidRDefault="004856AA" w:rsidP="0002164A">
      <w:pPr>
        <w:pStyle w:val="Prrafodelista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Servidor </w:t>
      </w:r>
      <w:r w:rsidR="00E91D05">
        <w:rPr>
          <w:rFonts w:ascii="Arial Narrow" w:hAnsi="Arial Narrow"/>
          <w:b/>
          <w:lang w:val="es-PE"/>
        </w:rPr>
        <w:t>liviano</w:t>
      </w:r>
      <w:r w:rsidR="00AC3136" w:rsidRPr="00C4678B">
        <w:rPr>
          <w:rFonts w:ascii="Arial Narrow" w:hAnsi="Arial Narrow"/>
          <w:b/>
          <w:lang w:val="es-PE"/>
        </w:rPr>
        <w:t xml:space="preserve">: </w:t>
      </w:r>
      <w:r w:rsidR="00862B22">
        <w:rPr>
          <w:rFonts w:ascii="Arial Narrow" w:hAnsi="Arial Narrow"/>
          <w:lang w:val="es-PE"/>
        </w:rPr>
        <w:t>Servidor encargado de gestionar el contenido estático</w:t>
      </w:r>
      <w:r w:rsidR="00FB339A">
        <w:rPr>
          <w:rFonts w:ascii="Arial Narrow" w:hAnsi="Arial Narrow"/>
          <w:lang w:val="es-PE"/>
        </w:rPr>
        <w:t xml:space="preserve"> como HTML, JavaScript y hojas de estilo (CSS).</w:t>
      </w:r>
      <w:r w:rsidR="001F6196">
        <w:rPr>
          <w:rFonts w:ascii="Arial Narrow" w:hAnsi="Arial Narrow"/>
          <w:lang w:val="es-PE"/>
        </w:rPr>
        <w:t xml:space="preserve"> </w:t>
      </w:r>
      <w:r w:rsidR="00A30193">
        <w:rPr>
          <w:rFonts w:ascii="Arial Narrow" w:hAnsi="Arial Narrow"/>
          <w:lang w:val="es-PE"/>
        </w:rPr>
        <w:t>Puede ser fácilmente migrado a la nube</w:t>
      </w:r>
      <w:r w:rsidR="0030705A">
        <w:rPr>
          <w:rFonts w:ascii="Arial Narrow" w:hAnsi="Arial Narrow"/>
          <w:lang w:val="es-PE"/>
        </w:rPr>
        <w:t>.</w:t>
      </w:r>
    </w:p>
    <w:p w14:paraId="7BED287C" w14:textId="77777777" w:rsidR="00E91D05" w:rsidRDefault="00E91D05" w:rsidP="00E91D05">
      <w:pPr>
        <w:pStyle w:val="Prrafodelista"/>
        <w:tabs>
          <w:tab w:val="left" w:pos="5910"/>
        </w:tabs>
        <w:ind w:left="3240"/>
        <w:rPr>
          <w:rFonts w:ascii="Arial Narrow" w:hAnsi="Arial Narrow"/>
          <w:lang w:val="es-PE"/>
        </w:rPr>
      </w:pPr>
    </w:p>
    <w:p w14:paraId="7BED287D" w14:textId="77777777" w:rsidR="00D466A7" w:rsidRPr="00C4678B" w:rsidRDefault="00FA2C7A" w:rsidP="00D466A7">
      <w:pPr>
        <w:pStyle w:val="Prrafodelista"/>
        <w:tabs>
          <w:tab w:val="left" w:pos="5910"/>
        </w:tabs>
        <w:ind w:left="3240"/>
        <w:rPr>
          <w:rFonts w:ascii="Arial Narrow" w:hAnsi="Arial Narrow"/>
          <w:lang w:val="es-PE"/>
        </w:rPr>
      </w:pPr>
      <w:r>
        <w:object w:dxaOrig="11056" w:dyaOrig="3207" w14:anchorId="7BED2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90.6pt" o:ole="">
            <v:imagedata r:id="rId21" o:title=""/>
          </v:shape>
          <o:OLEObject Type="Embed" ProgID="Visio.Drawing.11" ShapeID="_x0000_i1025" DrawAspect="Content" ObjectID="_1596037139" r:id="rId22"/>
        </w:object>
      </w:r>
    </w:p>
    <w:p w14:paraId="7BED287E" w14:textId="77777777" w:rsidR="00C80DBD" w:rsidRPr="00C4678B" w:rsidRDefault="00071C42" w:rsidP="00DE37BB">
      <w:pPr>
        <w:pStyle w:val="Prrafodelista"/>
        <w:tabs>
          <w:tab w:val="left" w:pos="5910"/>
        </w:tabs>
        <w:ind w:left="3240"/>
        <w:rPr>
          <w:rFonts w:ascii="Arial Narrow" w:hAnsi="Arial Narrow"/>
          <w:b/>
          <w:lang w:val="es-PE"/>
        </w:rPr>
      </w:pPr>
      <w:r>
        <w:rPr>
          <w:rFonts w:ascii="Arial Narrow" w:hAnsi="Arial Narrow"/>
          <w:lang w:val="es-PE"/>
        </w:rPr>
        <w:t xml:space="preserve"> </w:t>
      </w:r>
    </w:p>
    <w:p w14:paraId="7BED287F" w14:textId="77777777" w:rsidR="005A7E3E" w:rsidRDefault="005A7E3E">
      <w:pPr>
        <w:spacing w:before="0" w:after="160" w:line="259" w:lineRule="auto"/>
        <w:rPr>
          <w:rFonts w:ascii="Arial Narrow" w:hAnsi="Arial Narrow"/>
          <w:b/>
          <w:bCs/>
          <w:sz w:val="28"/>
          <w:szCs w:val="28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7BED2880" w14:textId="77777777" w:rsidR="005A6CBE" w:rsidRPr="00C4678B" w:rsidRDefault="00104FF4" w:rsidP="003E0BD6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de Seguridad</w:t>
      </w:r>
    </w:p>
    <w:p w14:paraId="7BED2881" w14:textId="77777777" w:rsidR="003E3E0C" w:rsidRPr="00C4678B" w:rsidRDefault="003E3E0C" w:rsidP="003E3E0C">
      <w:pPr>
        <w:ind w:left="2552"/>
        <w:jc w:val="center"/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82" wp14:editId="7BED2983">
            <wp:extent cx="2401200" cy="3603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3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82" w14:textId="77777777" w:rsidR="003E3E0C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Cliente</w:t>
      </w:r>
      <w:r w:rsidRPr="00C4678B">
        <w:rPr>
          <w:rFonts w:ascii="Arial Narrow" w:hAnsi="Arial Narrow"/>
          <w:lang w:val="es-PE"/>
        </w:rPr>
        <w:t>: Al ser recursos estáticos que se ejecutan en el navegador deben contener un conjunto de normas y utilidades que permitan evitar vulnerabilidades de seguridad.</w:t>
      </w:r>
    </w:p>
    <w:p w14:paraId="7BED2883" w14:textId="77777777" w:rsidR="003E3E0C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Servidor</w:t>
      </w:r>
      <w:r w:rsidRPr="00C4678B">
        <w:rPr>
          <w:rFonts w:ascii="Arial Narrow" w:hAnsi="Arial Narrow"/>
          <w:lang w:val="es-PE"/>
        </w:rPr>
        <w:t xml:space="preserve">: Debe </w:t>
      </w:r>
      <w:r w:rsidR="00473364" w:rsidRPr="00C4678B">
        <w:rPr>
          <w:rFonts w:ascii="Arial Narrow" w:hAnsi="Arial Narrow"/>
          <w:lang w:val="es-PE"/>
        </w:rPr>
        <w:t>asegurar</w:t>
      </w:r>
      <w:r w:rsidRPr="00C4678B">
        <w:rPr>
          <w:rFonts w:ascii="Arial Narrow" w:hAnsi="Arial Narrow"/>
          <w:lang w:val="es-PE"/>
        </w:rPr>
        <w:t xml:space="preserve"> la fachada de servicios publicados para su consumo. Los mecanismos son los siguientes</w:t>
      </w:r>
      <w:r w:rsidR="003E3E0C" w:rsidRPr="00C4678B">
        <w:rPr>
          <w:rFonts w:ascii="Arial Narrow" w:hAnsi="Arial Narrow"/>
          <w:lang w:val="es-PE"/>
        </w:rPr>
        <w:t>:</w:t>
      </w:r>
    </w:p>
    <w:p w14:paraId="7BED2884" w14:textId="77777777" w:rsidR="003E3E0C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Autenticación</w:t>
      </w:r>
      <w:r w:rsidR="00DD68A1">
        <w:rPr>
          <w:rFonts w:ascii="Arial Narrow" w:hAnsi="Arial Narrow"/>
          <w:lang w:val="es-PE"/>
        </w:rPr>
        <w:t>.</w:t>
      </w:r>
      <w:r w:rsidR="002A5399">
        <w:rPr>
          <w:rFonts w:ascii="Arial Narrow" w:hAnsi="Arial Narrow"/>
          <w:lang w:val="es-PE"/>
        </w:rPr>
        <w:t xml:space="preserve"> </w:t>
      </w:r>
      <w:r w:rsidR="005D6601">
        <w:rPr>
          <w:rFonts w:ascii="Arial Narrow" w:hAnsi="Arial Narrow"/>
          <w:lang w:val="es-PE"/>
        </w:rPr>
        <w:t xml:space="preserve">Los </w:t>
      </w:r>
      <w:r w:rsidR="003A22EC">
        <w:rPr>
          <w:rFonts w:ascii="Arial Narrow" w:hAnsi="Arial Narrow"/>
          <w:lang w:val="es-PE"/>
        </w:rPr>
        <w:t>atributos</w:t>
      </w:r>
      <w:r w:rsidR="005D6601">
        <w:rPr>
          <w:rFonts w:ascii="Arial Narrow" w:hAnsi="Arial Narrow"/>
          <w:lang w:val="es-PE"/>
        </w:rPr>
        <w:t xml:space="preserve"> de autenticación son enviados desde </w:t>
      </w:r>
      <w:r w:rsidR="00A51F7F">
        <w:rPr>
          <w:rFonts w:ascii="Arial Narrow" w:hAnsi="Arial Narrow"/>
          <w:lang w:val="es-PE"/>
        </w:rPr>
        <w:t>el Front-</w:t>
      </w:r>
      <w:proofErr w:type="spellStart"/>
      <w:r w:rsidR="00A51F7F">
        <w:rPr>
          <w:rFonts w:ascii="Arial Narrow" w:hAnsi="Arial Narrow"/>
          <w:lang w:val="es-PE"/>
        </w:rPr>
        <w:t>End</w:t>
      </w:r>
      <w:proofErr w:type="spellEnd"/>
      <w:r w:rsidR="00A51F7F">
        <w:rPr>
          <w:rFonts w:ascii="Arial Narrow" w:hAnsi="Arial Narrow"/>
          <w:lang w:val="es-PE"/>
        </w:rPr>
        <w:t xml:space="preserve"> hacia</w:t>
      </w:r>
      <w:r w:rsidR="005D6601">
        <w:rPr>
          <w:rFonts w:ascii="Arial Narrow" w:hAnsi="Arial Narrow"/>
          <w:lang w:val="es-PE"/>
        </w:rPr>
        <w:t xml:space="preserve"> </w:t>
      </w:r>
      <w:r w:rsidR="003A22EC">
        <w:rPr>
          <w:rFonts w:ascii="Arial Narrow" w:hAnsi="Arial Narrow"/>
          <w:lang w:val="es-PE"/>
        </w:rPr>
        <w:t xml:space="preserve">la capa de integración y </w:t>
      </w:r>
      <w:commentRangeStart w:id="85"/>
      <w:commentRangeStart w:id="86"/>
      <w:r w:rsidR="003A22EC">
        <w:rPr>
          <w:rFonts w:ascii="Arial Narrow" w:hAnsi="Arial Narrow"/>
          <w:lang w:val="es-PE"/>
        </w:rPr>
        <w:t>seguridad</w:t>
      </w:r>
      <w:commentRangeEnd w:id="85"/>
      <w:r w:rsidR="009D7DB8">
        <w:rPr>
          <w:rStyle w:val="Refdecomentario"/>
        </w:rPr>
        <w:commentReference w:id="85"/>
      </w:r>
      <w:commentRangeEnd w:id="86"/>
      <w:r w:rsidR="003C0315">
        <w:rPr>
          <w:rStyle w:val="Refdecomentario"/>
        </w:rPr>
        <w:commentReference w:id="86"/>
      </w:r>
      <w:r w:rsidR="00A51F7F">
        <w:rPr>
          <w:rFonts w:ascii="Arial Narrow" w:hAnsi="Arial Narrow"/>
          <w:lang w:val="es-PE"/>
        </w:rPr>
        <w:t>.</w:t>
      </w:r>
    </w:p>
    <w:p w14:paraId="7BED2885" w14:textId="53CA5F17" w:rsidR="003E3E0C" w:rsidRPr="00C4678B" w:rsidRDefault="0017327D" w:rsidP="009118D8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commentRangeStart w:id="87"/>
      <w:commentRangeStart w:id="88"/>
      <w:r w:rsidRPr="00C4678B">
        <w:rPr>
          <w:rFonts w:ascii="Arial Narrow" w:hAnsi="Arial Narrow"/>
          <w:lang w:val="es-PE"/>
        </w:rPr>
        <w:t>Autorización</w:t>
      </w:r>
      <w:r w:rsidR="00DD68A1">
        <w:rPr>
          <w:rFonts w:ascii="Arial Narrow" w:hAnsi="Arial Narrow"/>
          <w:lang w:val="es-PE"/>
        </w:rPr>
        <w:t>.</w:t>
      </w:r>
      <w:r w:rsidR="00A51F7F">
        <w:rPr>
          <w:rFonts w:ascii="Arial Narrow" w:hAnsi="Arial Narrow"/>
          <w:lang w:val="es-PE"/>
        </w:rPr>
        <w:t xml:space="preserve"> </w:t>
      </w:r>
      <w:r w:rsidR="00630212">
        <w:rPr>
          <w:rFonts w:ascii="Arial Narrow" w:hAnsi="Arial Narrow"/>
          <w:lang w:val="es-PE"/>
        </w:rPr>
        <w:t>Los a</w:t>
      </w:r>
      <w:r w:rsidR="00A51F7F">
        <w:rPr>
          <w:rFonts w:ascii="Arial Narrow" w:hAnsi="Arial Narrow"/>
          <w:lang w:val="es-PE"/>
        </w:rPr>
        <w:t>tributos</w:t>
      </w:r>
      <w:r w:rsidR="00630212">
        <w:rPr>
          <w:rFonts w:ascii="Arial Narrow" w:hAnsi="Arial Narrow"/>
          <w:lang w:val="es-PE"/>
        </w:rPr>
        <w:t xml:space="preserve"> de autorización</w:t>
      </w:r>
      <w:r w:rsidR="00A51F7F">
        <w:rPr>
          <w:rFonts w:ascii="Arial Narrow" w:hAnsi="Arial Narrow"/>
          <w:lang w:val="es-PE"/>
        </w:rPr>
        <w:t xml:space="preserve"> </w:t>
      </w:r>
      <w:r w:rsidR="00DE7546">
        <w:rPr>
          <w:rFonts w:ascii="Arial Narrow" w:hAnsi="Arial Narrow"/>
          <w:lang w:val="es-PE"/>
        </w:rPr>
        <w:t>son</w:t>
      </w:r>
      <w:r w:rsidR="00A51F7F">
        <w:rPr>
          <w:rFonts w:ascii="Arial Narrow" w:hAnsi="Arial Narrow"/>
          <w:lang w:val="es-PE"/>
        </w:rPr>
        <w:t xml:space="preserve"> env</w:t>
      </w:r>
      <w:r w:rsidR="00DE7546">
        <w:rPr>
          <w:rFonts w:ascii="Arial Narrow" w:hAnsi="Arial Narrow"/>
          <w:lang w:val="es-PE"/>
        </w:rPr>
        <w:t>iados desde</w:t>
      </w:r>
      <w:r w:rsidR="00A51F7F">
        <w:rPr>
          <w:rFonts w:ascii="Arial Narrow" w:hAnsi="Arial Narrow"/>
          <w:lang w:val="es-PE"/>
        </w:rPr>
        <w:t xml:space="preserve"> el Front-</w:t>
      </w:r>
      <w:proofErr w:type="spellStart"/>
      <w:r w:rsidR="00A51F7F">
        <w:rPr>
          <w:rFonts w:ascii="Arial Narrow" w:hAnsi="Arial Narrow"/>
          <w:lang w:val="es-PE"/>
        </w:rPr>
        <w:t>E</w:t>
      </w:r>
      <w:r w:rsidR="009E3020">
        <w:rPr>
          <w:rFonts w:ascii="Arial Narrow" w:hAnsi="Arial Narrow"/>
          <w:lang w:val="es-PE"/>
        </w:rPr>
        <w:t>nd</w:t>
      </w:r>
      <w:proofErr w:type="spellEnd"/>
      <w:r w:rsidR="009E3020">
        <w:rPr>
          <w:rFonts w:ascii="Arial Narrow" w:hAnsi="Arial Narrow"/>
          <w:lang w:val="es-PE"/>
        </w:rPr>
        <w:t xml:space="preserve"> para acceder a los recursos del Back-</w:t>
      </w:r>
      <w:proofErr w:type="spellStart"/>
      <w:r w:rsidR="009E3020">
        <w:rPr>
          <w:rFonts w:ascii="Arial Narrow" w:hAnsi="Arial Narrow"/>
          <w:lang w:val="es-PE"/>
        </w:rPr>
        <w:t>End</w:t>
      </w:r>
      <w:proofErr w:type="spellEnd"/>
      <w:r w:rsidR="009E3020">
        <w:rPr>
          <w:rFonts w:ascii="Arial Narrow" w:hAnsi="Arial Narrow"/>
          <w:lang w:val="es-PE"/>
        </w:rPr>
        <w:t xml:space="preserve"> a través de la capa de integración.</w:t>
      </w:r>
      <w:commentRangeEnd w:id="87"/>
      <w:r w:rsidR="009D7DB8">
        <w:rPr>
          <w:rStyle w:val="Refdecomentario"/>
        </w:rPr>
        <w:commentReference w:id="87"/>
      </w:r>
      <w:commentRangeEnd w:id="88"/>
      <w:r w:rsidR="00106F91">
        <w:rPr>
          <w:rStyle w:val="Refdecomentario"/>
        </w:rPr>
        <w:commentReference w:id="88"/>
      </w:r>
      <w:ins w:id="89" w:author="Autor">
        <w:r w:rsidR="004F5A62">
          <w:rPr>
            <w:rFonts w:ascii="Arial Narrow" w:hAnsi="Arial Narrow"/>
            <w:lang w:val="es-PE"/>
          </w:rPr>
          <w:t xml:space="preserve"> </w:t>
        </w:r>
        <w:r w:rsidR="009118D8" w:rsidRPr="009118D8">
          <w:rPr>
            <w:rFonts w:ascii="Arial Narrow" w:hAnsi="Arial Narrow"/>
            <w:lang w:val="es-PE"/>
          </w:rPr>
          <w:t>Estos atributos también serán usados para lograr una granularidad de autorización en la aplicación a nivel de página, opciones de menú, regiones y botones; esto debe tomarse en cuenta en la construcción de la aplicación</w:t>
        </w:r>
        <w:r w:rsidR="009118D8">
          <w:rPr>
            <w:rFonts w:ascii="Arial Narrow" w:hAnsi="Arial Narrow"/>
            <w:lang w:val="es-PE"/>
          </w:rPr>
          <w:t>.</w:t>
        </w:r>
      </w:ins>
    </w:p>
    <w:p w14:paraId="7BED2886" w14:textId="77777777" w:rsidR="0017327D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Tratamiento de datos</w:t>
      </w:r>
      <w:r w:rsidR="00DD68A1">
        <w:rPr>
          <w:rFonts w:ascii="Arial Narrow" w:hAnsi="Arial Narrow"/>
          <w:lang w:val="es-PE"/>
        </w:rPr>
        <w:t>.</w:t>
      </w:r>
    </w:p>
    <w:p w14:paraId="7BED2887" w14:textId="77777777" w:rsidR="005A6CBE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Comunicación</w:t>
      </w:r>
      <w:r w:rsidRPr="00C4678B">
        <w:rPr>
          <w:rFonts w:ascii="Arial Narrow" w:hAnsi="Arial Narrow"/>
          <w:lang w:val="es-PE"/>
        </w:rPr>
        <w:t>: Comunicación con el servidor HTTPS.</w:t>
      </w:r>
    </w:p>
    <w:p w14:paraId="7BED2888" w14:textId="77777777" w:rsidR="003E3E0C" w:rsidRPr="00C4678B" w:rsidRDefault="007A7478" w:rsidP="00725E7B">
      <w:pPr>
        <w:pStyle w:val="Prrafodelista"/>
        <w:numPr>
          <w:ilvl w:val="0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Ataques</w:t>
      </w:r>
      <w:r w:rsidR="00FF7AAF" w:rsidRPr="00C4678B">
        <w:rPr>
          <w:rFonts w:ascii="Arial Narrow" w:hAnsi="Arial Narrow"/>
          <w:b/>
          <w:lang w:val="es-PE"/>
        </w:rPr>
        <w:t xml:space="preserve"> XSS</w:t>
      </w:r>
      <w:r w:rsidR="00FF7AAF" w:rsidRPr="00C4678B">
        <w:rPr>
          <w:rFonts w:ascii="Arial Narrow" w:hAnsi="Arial Narrow"/>
          <w:lang w:val="es-PE"/>
        </w:rPr>
        <w:t>: Se deben utilizar mecanismos que eviten los ataques XSS, en este caso, dado que se va a gestionar con token deben utilizarse mecanismos para ataques CSRF.</w:t>
      </w:r>
    </w:p>
    <w:p w14:paraId="7BED2889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Herramientas propias de los </w:t>
      </w:r>
      <w:proofErr w:type="spellStart"/>
      <w:r w:rsidR="007A7478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: </w:t>
      </w:r>
      <w:r w:rsidRPr="00C4678B">
        <w:rPr>
          <w:rFonts w:ascii="Arial Narrow" w:hAnsi="Arial Narrow"/>
          <w:i/>
          <w:lang w:val="es-PE"/>
        </w:rPr>
        <w:t>angular-</w:t>
      </w:r>
      <w:proofErr w:type="spellStart"/>
      <w:r w:rsidRPr="00C4678B">
        <w:rPr>
          <w:rFonts w:ascii="Arial Narrow" w:hAnsi="Arial Narrow"/>
          <w:i/>
          <w:lang w:val="es-PE"/>
        </w:rPr>
        <w:t>sanitize</w:t>
      </w:r>
      <w:proofErr w:type="spellEnd"/>
      <w:r w:rsidR="003E3E0C" w:rsidRPr="00C4678B">
        <w:rPr>
          <w:rFonts w:ascii="Arial Narrow" w:hAnsi="Arial Narrow"/>
          <w:lang w:val="es-PE"/>
        </w:rPr>
        <w:t>.</w:t>
      </w:r>
    </w:p>
    <w:p w14:paraId="7BED288A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Métodos</w:t>
      </w:r>
      <w:r w:rsidR="002F2C05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POST/PUT.</w:t>
      </w:r>
    </w:p>
    <w:p w14:paraId="7BED288B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Gestión de cabeceras. </w:t>
      </w:r>
    </w:p>
    <w:p w14:paraId="7BED288C" w14:textId="77777777" w:rsidR="00C80DBD" w:rsidRPr="00C4678B" w:rsidRDefault="00802E0D" w:rsidP="003E3E0C">
      <w:pPr>
        <w:pStyle w:val="Prrafodelista"/>
        <w:numPr>
          <w:ilvl w:val="2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lastRenderedPageBreak/>
        <w:t>XFrameOptions</w:t>
      </w:r>
      <w:proofErr w:type="spellEnd"/>
      <w:r w:rsidRPr="00C4678B">
        <w:rPr>
          <w:rFonts w:ascii="Arial Narrow" w:hAnsi="Arial Narrow"/>
          <w:lang w:val="es-PE"/>
        </w:rPr>
        <w:t>:</w:t>
      </w:r>
      <w:r w:rsidR="007A7478" w:rsidRPr="00C4678B">
        <w:rPr>
          <w:rFonts w:ascii="Arial Narrow" w:hAnsi="Arial Narrow"/>
          <w:lang w:val="es-PE"/>
        </w:rPr>
        <w:t xml:space="preserve"> </w:t>
      </w:r>
      <w:proofErr w:type="spellStart"/>
      <w:r w:rsidR="007A7478" w:rsidRPr="00C4678B">
        <w:rPr>
          <w:rFonts w:ascii="Arial Narrow" w:hAnsi="Arial Narrow"/>
          <w:lang w:val="es-PE"/>
        </w:rPr>
        <w:t>deny</w:t>
      </w:r>
      <w:proofErr w:type="spellEnd"/>
      <w:r w:rsidR="00FF7AAF" w:rsidRPr="00C4678B">
        <w:rPr>
          <w:rFonts w:ascii="Arial Narrow" w:hAnsi="Arial Narrow"/>
          <w:lang w:val="es-PE"/>
        </w:rPr>
        <w:t xml:space="preserve"> para protegerse contraataques de </w:t>
      </w:r>
      <w:proofErr w:type="spellStart"/>
      <w:r w:rsidR="00FF7AAF" w:rsidRPr="00C4678B">
        <w:rPr>
          <w:rFonts w:ascii="Arial Narrow" w:hAnsi="Arial Narrow"/>
          <w:lang w:val="es-PE"/>
        </w:rPr>
        <w:t>clickjacking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7BED288D" w14:textId="77777777" w:rsidR="00B4137C" w:rsidRPr="00C4678B" w:rsidRDefault="00B4137C" w:rsidP="00B4137C">
      <w:pPr>
        <w:tabs>
          <w:tab w:val="left" w:pos="5910"/>
        </w:tabs>
        <w:rPr>
          <w:rFonts w:ascii="Arial Narrow" w:hAnsi="Arial Narrow"/>
          <w:lang w:val="es-PE"/>
        </w:rPr>
      </w:pPr>
    </w:p>
    <w:p w14:paraId="7BED288E" w14:textId="77777777" w:rsidR="006F56AA" w:rsidRPr="00A605E4" w:rsidRDefault="00CB321A" w:rsidP="006F56AA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90" w:name="_Toc522290534"/>
      <w:r>
        <w:rPr>
          <w:rFonts w:ascii="Arial Narrow" w:hAnsi="Arial Narrow"/>
          <w:iCs/>
          <w:sz w:val="28"/>
          <w:szCs w:val="28"/>
          <w:lang w:val="es-PE"/>
        </w:rPr>
        <w:t>Experiencia del Usuario</w:t>
      </w:r>
      <w:bookmarkEnd w:id="90"/>
    </w:p>
    <w:p w14:paraId="7BED288F" w14:textId="77777777" w:rsidR="006F56AA" w:rsidRPr="00C4678B" w:rsidRDefault="006F56AA" w:rsidP="006F56AA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</w:t>
      </w:r>
      <w:r w:rsidR="00EB724E">
        <w:rPr>
          <w:rFonts w:ascii="Arial Narrow" w:hAnsi="Arial Narrow"/>
          <w:lang w:val="es-PE"/>
        </w:rPr>
        <w:t>permite la interacción directa con el usuario</w:t>
      </w:r>
      <w:r w:rsidR="0010724F">
        <w:rPr>
          <w:rFonts w:ascii="Arial Narrow" w:hAnsi="Arial Narrow"/>
          <w:lang w:val="es-PE"/>
        </w:rPr>
        <w:t xml:space="preserve"> y KADABRA</w:t>
      </w:r>
      <w:r w:rsidR="00392E3D">
        <w:rPr>
          <w:rFonts w:ascii="Arial Narrow" w:hAnsi="Arial Narrow"/>
          <w:lang w:val="es-PE"/>
        </w:rPr>
        <w:t>, sin intervención de personal de TI, mejorando y automatizando sus actividades.</w:t>
      </w:r>
    </w:p>
    <w:p w14:paraId="7BED2890" w14:textId="77777777" w:rsidR="006F56AA" w:rsidRPr="00C4678B" w:rsidRDefault="006921B4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proofErr w:type="spellStart"/>
      <w:r w:rsidR="00CB321A">
        <w:rPr>
          <w:rFonts w:ascii="Arial Narrow" w:hAnsi="Arial Narrow"/>
          <w:lang w:val="es-PE"/>
        </w:rPr>
        <w:t>Workflow</w:t>
      </w:r>
      <w:proofErr w:type="spellEnd"/>
    </w:p>
    <w:p w14:paraId="7BED2891" w14:textId="77777777" w:rsidR="00912985" w:rsidRDefault="00912985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 organizar y controlar tareas, recursos y reglas</w:t>
      </w:r>
      <w:r w:rsidR="00D40730">
        <w:rPr>
          <w:rFonts w:ascii="Arial Narrow" w:hAnsi="Arial Narrow"/>
          <w:lang w:val="es-PE"/>
        </w:rPr>
        <w:t xml:space="preserve"> para soportar un proceso de negocio.</w:t>
      </w:r>
    </w:p>
    <w:p w14:paraId="7BED2892" w14:textId="04A2B04D" w:rsidR="006F56AA" w:rsidRDefault="008638E5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Los procesos</w:t>
      </w:r>
      <w:r w:rsidR="00E21279">
        <w:rPr>
          <w:rFonts w:ascii="Arial Narrow" w:hAnsi="Arial Narrow"/>
          <w:lang w:val="es-PE"/>
        </w:rPr>
        <w:t xml:space="preserve"> </w:t>
      </w:r>
      <w:r w:rsidR="0058273B">
        <w:rPr>
          <w:rFonts w:ascii="Arial Narrow" w:hAnsi="Arial Narrow"/>
          <w:lang w:val="es-PE"/>
        </w:rPr>
        <w:t>identificados</w:t>
      </w:r>
      <w:r w:rsidR="00E21279">
        <w:rPr>
          <w:rFonts w:ascii="Arial Narrow" w:hAnsi="Arial Narrow"/>
          <w:lang w:val="es-PE"/>
        </w:rPr>
        <w:t xml:space="preserve"> necesitan la ejecución y orquestación de </w:t>
      </w:r>
      <w:r w:rsidR="006969F0">
        <w:rPr>
          <w:rFonts w:ascii="Arial Narrow" w:hAnsi="Arial Narrow"/>
          <w:lang w:val="es-PE"/>
        </w:rPr>
        <w:t>tareas</w:t>
      </w:r>
      <w:r w:rsidR="008041AC">
        <w:rPr>
          <w:rFonts w:ascii="Arial Narrow" w:hAnsi="Arial Narrow"/>
          <w:lang w:val="es-PE"/>
        </w:rPr>
        <w:t xml:space="preserve">, </w:t>
      </w:r>
      <w:r w:rsidR="0058273B">
        <w:rPr>
          <w:rFonts w:ascii="Arial Narrow" w:hAnsi="Arial Narrow"/>
          <w:lang w:val="es-PE"/>
        </w:rPr>
        <w:t>así</w:t>
      </w:r>
      <w:r w:rsidR="008041AC">
        <w:rPr>
          <w:rFonts w:ascii="Arial Narrow" w:hAnsi="Arial Narrow"/>
          <w:lang w:val="es-PE"/>
        </w:rPr>
        <w:t xml:space="preserve"> como </w:t>
      </w:r>
      <w:r w:rsidR="0058273B">
        <w:rPr>
          <w:rFonts w:ascii="Arial Narrow" w:hAnsi="Arial Narrow"/>
          <w:lang w:val="es-PE"/>
        </w:rPr>
        <w:t xml:space="preserve">el manejo de </w:t>
      </w:r>
      <w:r w:rsidR="008041AC">
        <w:rPr>
          <w:rFonts w:ascii="Arial Narrow" w:hAnsi="Arial Narrow"/>
          <w:lang w:val="es-PE"/>
        </w:rPr>
        <w:t>aprobaciones</w:t>
      </w:r>
      <w:r w:rsidR="009C74A9">
        <w:rPr>
          <w:rFonts w:ascii="Arial Narrow" w:hAnsi="Arial Narrow"/>
          <w:lang w:val="es-PE"/>
        </w:rPr>
        <w:t>,</w:t>
      </w:r>
      <w:r w:rsidR="008041AC">
        <w:rPr>
          <w:rFonts w:ascii="Arial Narrow" w:hAnsi="Arial Narrow"/>
          <w:lang w:val="es-PE"/>
        </w:rPr>
        <w:t xml:space="preserve"> escalamientos</w:t>
      </w:r>
      <w:ins w:id="91" w:author="Autor">
        <w:r w:rsidR="009C74A9">
          <w:rPr>
            <w:rFonts w:ascii="Arial Narrow" w:hAnsi="Arial Narrow"/>
            <w:lang w:val="es-PE"/>
          </w:rPr>
          <w:t xml:space="preserve"> y notificaciones internas</w:t>
        </w:r>
      </w:ins>
      <w:r w:rsidR="00643314">
        <w:rPr>
          <w:rFonts w:ascii="Arial Narrow" w:hAnsi="Arial Narrow"/>
          <w:lang w:val="es-PE"/>
        </w:rPr>
        <w:t>.</w:t>
      </w:r>
    </w:p>
    <w:p w14:paraId="7BED2893" w14:textId="77777777" w:rsidR="00AF638B" w:rsidRDefault="00AF638B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Tareas configuradas podrían apoyarse </w:t>
      </w:r>
      <w:commentRangeStart w:id="92"/>
      <w:commentRangeStart w:id="93"/>
      <w:r>
        <w:rPr>
          <w:rFonts w:ascii="Arial Narrow" w:hAnsi="Arial Narrow"/>
          <w:lang w:val="es-PE"/>
        </w:rPr>
        <w:t xml:space="preserve">en </w:t>
      </w:r>
      <w:r w:rsidR="006921B4">
        <w:rPr>
          <w:rFonts w:ascii="Arial Narrow" w:hAnsi="Arial Narrow"/>
          <w:lang w:val="es-PE"/>
        </w:rPr>
        <w:t>el</w:t>
      </w:r>
      <w:r w:rsidR="00473CA4">
        <w:rPr>
          <w:rFonts w:ascii="Arial Narrow" w:hAnsi="Arial Narrow"/>
          <w:lang w:val="es-PE"/>
        </w:rPr>
        <w:t xml:space="preserve"> componente Gestor de Documentos</w:t>
      </w:r>
      <w:r w:rsidR="006921B4">
        <w:rPr>
          <w:rFonts w:ascii="Arial Narrow" w:hAnsi="Arial Narrow"/>
          <w:lang w:val="es-PE"/>
        </w:rPr>
        <w:t>.</w:t>
      </w:r>
      <w:commentRangeEnd w:id="92"/>
      <w:r w:rsidR="009D7DB8">
        <w:rPr>
          <w:rStyle w:val="Refdecomentario"/>
        </w:rPr>
        <w:commentReference w:id="92"/>
      </w:r>
      <w:commentRangeEnd w:id="93"/>
      <w:r w:rsidR="00354437">
        <w:rPr>
          <w:rStyle w:val="Refdecomentario"/>
        </w:rPr>
        <w:commentReference w:id="93"/>
      </w:r>
    </w:p>
    <w:p w14:paraId="7BED2894" w14:textId="77777777" w:rsidR="00E94653" w:rsidRDefault="00804226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 necesaria la implementación o desarrollo de este componente</w:t>
      </w:r>
      <w:r w:rsidR="00F07D63">
        <w:rPr>
          <w:rFonts w:ascii="Arial Narrow" w:hAnsi="Arial Narrow"/>
          <w:lang w:val="es-PE"/>
        </w:rPr>
        <w:t>, debido a que, e</w:t>
      </w:r>
      <w:r w:rsidR="00DE7BE8">
        <w:rPr>
          <w:rFonts w:ascii="Arial Narrow" w:hAnsi="Arial Narrow"/>
          <w:lang w:val="es-PE"/>
        </w:rPr>
        <w:t>n l</w:t>
      </w:r>
      <w:r w:rsidR="00E07406">
        <w:rPr>
          <w:rFonts w:ascii="Arial Narrow" w:hAnsi="Arial Narrow"/>
          <w:lang w:val="es-PE"/>
        </w:rPr>
        <w:t xml:space="preserve">a mayoría de </w:t>
      </w:r>
      <w:r w:rsidR="00DE7BE8">
        <w:rPr>
          <w:rFonts w:ascii="Arial Narrow" w:hAnsi="Arial Narrow"/>
          <w:lang w:val="es-PE"/>
        </w:rPr>
        <w:t xml:space="preserve">los </w:t>
      </w:r>
      <w:r w:rsidR="00E07406">
        <w:rPr>
          <w:rFonts w:ascii="Arial Narrow" w:hAnsi="Arial Narrow"/>
          <w:lang w:val="es-PE"/>
        </w:rPr>
        <w:t>procesos de negocio TO-BE</w:t>
      </w:r>
      <w:r w:rsidR="00F07D63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se necesitan</w:t>
      </w:r>
      <w:r w:rsidR="00F07D63">
        <w:rPr>
          <w:rFonts w:ascii="Arial Narrow" w:hAnsi="Arial Narrow"/>
          <w:lang w:val="es-PE"/>
        </w:rPr>
        <w:t xml:space="preserve"> validaciones y aprobaciones </w:t>
      </w:r>
      <w:r w:rsidR="00DE7BE8">
        <w:rPr>
          <w:rFonts w:ascii="Arial Narrow" w:hAnsi="Arial Narrow"/>
          <w:lang w:val="es-PE"/>
        </w:rPr>
        <w:t>para continuar con el flujo establecido</w:t>
      </w:r>
      <w:r w:rsidR="00DA12B9">
        <w:rPr>
          <w:rFonts w:ascii="Arial Narrow" w:hAnsi="Arial Narrow"/>
          <w:lang w:val="es-PE"/>
        </w:rPr>
        <w:t>.</w:t>
      </w:r>
    </w:p>
    <w:p w14:paraId="7BED2895" w14:textId="77777777" w:rsidR="00DE7BE8" w:rsidRPr="00C4678B" w:rsidRDefault="007B0207" w:rsidP="00DE7BE8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7B0207">
        <w:rPr>
          <w:noProof/>
          <w:lang w:val="es-PE" w:eastAsia="es-PE"/>
        </w:rPr>
        <w:drawing>
          <wp:inline distT="0" distB="0" distL="0" distR="0" wp14:anchorId="7BED2984" wp14:editId="7BED2985">
            <wp:extent cx="4066424" cy="16285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47" cy="16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2896" w14:textId="77777777" w:rsidR="006F56AA" w:rsidRPr="00C4678B" w:rsidRDefault="009C4727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Gestor de Parametrización</w:t>
      </w:r>
    </w:p>
    <w:p w14:paraId="7BED2897" w14:textId="77777777" w:rsidR="00807B7C" w:rsidRDefault="00807B7C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</w:t>
      </w:r>
      <w:r w:rsidR="00297D54">
        <w:rPr>
          <w:rFonts w:ascii="Arial Narrow" w:hAnsi="Arial Narrow"/>
          <w:lang w:val="es-PE"/>
        </w:rPr>
        <w:t>mite configurar reglas de negocio que pueden ser utilizadas por procesos o tareas</w:t>
      </w:r>
      <w:r w:rsidR="00EB779F">
        <w:rPr>
          <w:rFonts w:ascii="Arial Narrow" w:hAnsi="Arial Narrow"/>
          <w:lang w:val="es-PE"/>
        </w:rPr>
        <w:t xml:space="preserve">, sin necesidad de realizar </w:t>
      </w:r>
      <w:r w:rsidR="00260CC4">
        <w:rPr>
          <w:rFonts w:ascii="Arial Narrow" w:hAnsi="Arial Narrow"/>
          <w:lang w:val="es-PE"/>
        </w:rPr>
        <w:t>cambios en la</w:t>
      </w:r>
      <w:r w:rsidR="00F20F78">
        <w:rPr>
          <w:rFonts w:ascii="Arial Narrow" w:hAnsi="Arial Narrow"/>
          <w:lang w:val="es-PE"/>
        </w:rPr>
        <w:t xml:space="preserve"> aplicación.</w:t>
      </w:r>
    </w:p>
    <w:p w14:paraId="7BED2898" w14:textId="77777777" w:rsidR="00260CC4" w:rsidRDefault="009E5F5B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Permite al usuario </w:t>
      </w:r>
      <w:r w:rsidR="009F75D3">
        <w:rPr>
          <w:rFonts w:ascii="Arial Narrow" w:hAnsi="Arial Narrow"/>
          <w:lang w:val="es-PE"/>
        </w:rPr>
        <w:t>crear o cambiar</w:t>
      </w:r>
      <w:r>
        <w:rPr>
          <w:rFonts w:ascii="Arial Narrow" w:hAnsi="Arial Narrow"/>
          <w:lang w:val="es-PE"/>
        </w:rPr>
        <w:t xml:space="preserve"> las reglas</w:t>
      </w:r>
      <w:r w:rsidR="00AA1300">
        <w:rPr>
          <w:rFonts w:ascii="Arial Narrow" w:hAnsi="Arial Narrow"/>
          <w:lang w:val="es-PE"/>
        </w:rPr>
        <w:t xml:space="preserve"> de negocio directamente</w:t>
      </w:r>
      <w:r>
        <w:rPr>
          <w:rFonts w:ascii="Arial Narrow" w:hAnsi="Arial Narrow"/>
          <w:lang w:val="es-PE"/>
        </w:rPr>
        <w:t>, sin involucrar a</w:t>
      </w:r>
      <w:r w:rsidR="005F40D5">
        <w:rPr>
          <w:rFonts w:ascii="Arial Narrow" w:hAnsi="Arial Narrow"/>
          <w:lang w:val="es-PE"/>
        </w:rPr>
        <w:t xml:space="preserve"> personal de TI</w:t>
      </w:r>
      <w:r w:rsidR="00AA1300">
        <w:rPr>
          <w:rFonts w:ascii="Arial Narrow" w:hAnsi="Arial Narrow"/>
          <w:lang w:val="es-PE"/>
        </w:rPr>
        <w:t>.</w:t>
      </w:r>
    </w:p>
    <w:p w14:paraId="7BED289A" w14:textId="36349F3C" w:rsidR="00B80DF1" w:rsidRDefault="0047703C" w:rsidP="00B80DF1">
      <w:pPr>
        <w:pStyle w:val="Prrafodelista"/>
        <w:ind w:left="2977"/>
        <w:jc w:val="both"/>
        <w:rPr>
          <w:rFonts w:ascii="Arial Narrow" w:hAnsi="Arial Narrow"/>
          <w:lang w:val="es-PE"/>
        </w:rPr>
      </w:pPr>
      <w:r>
        <w:rPr>
          <w:rStyle w:val="Refdecomentario"/>
        </w:rPr>
        <w:commentReference w:id="94"/>
      </w:r>
      <w:commentRangeStart w:id="95"/>
      <w:commentRangeEnd w:id="95"/>
      <w:r w:rsidR="004D66BF">
        <w:rPr>
          <w:rStyle w:val="Refdecomentario"/>
        </w:rPr>
        <w:commentReference w:id="95"/>
      </w:r>
    </w:p>
    <w:p w14:paraId="7BED289B" w14:textId="77777777" w:rsidR="006F56AA" w:rsidRPr="00C4678B" w:rsidRDefault="00CB321A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Orquestación de Procesos </w:t>
      </w:r>
      <w:proofErr w:type="spellStart"/>
      <w:r>
        <w:rPr>
          <w:rFonts w:ascii="Arial Narrow" w:hAnsi="Arial Narrow"/>
          <w:lang w:val="es-PE"/>
        </w:rPr>
        <w:t>Batch</w:t>
      </w:r>
      <w:proofErr w:type="spellEnd"/>
    </w:p>
    <w:p w14:paraId="7BED289C" w14:textId="77777777" w:rsidR="006F56AA" w:rsidRDefault="00B856AC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Componente que permite </w:t>
      </w:r>
      <w:r w:rsidR="008902B6">
        <w:rPr>
          <w:rFonts w:ascii="Arial Narrow" w:hAnsi="Arial Narrow"/>
          <w:lang w:val="es-PE"/>
        </w:rPr>
        <w:t>controlar la ejecución de procesos en lote</w:t>
      </w:r>
      <w:r w:rsidR="0043570B">
        <w:rPr>
          <w:rFonts w:ascii="Arial Narrow" w:hAnsi="Arial Narrow"/>
          <w:lang w:val="es-PE"/>
        </w:rPr>
        <w:t>. Posee las siguientes características:</w:t>
      </w:r>
    </w:p>
    <w:p w14:paraId="7BED289D" w14:textId="77777777" w:rsidR="0043570B" w:rsidRDefault="0043570B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Priorización</w:t>
      </w:r>
      <w:r w:rsidR="00931213">
        <w:rPr>
          <w:rFonts w:ascii="Arial Narrow" w:hAnsi="Arial Narrow"/>
          <w:lang w:val="es-PE"/>
        </w:rPr>
        <w:t xml:space="preserve">. </w:t>
      </w:r>
      <w:r w:rsidR="004D557C">
        <w:rPr>
          <w:rFonts w:ascii="Arial Narrow" w:hAnsi="Arial Narrow"/>
          <w:lang w:val="es-PE"/>
        </w:rPr>
        <w:t xml:space="preserve">Otorga una prioridad a cada proceso. </w:t>
      </w:r>
      <w:r w:rsidR="0091548B">
        <w:rPr>
          <w:rFonts w:ascii="Arial Narrow" w:hAnsi="Arial Narrow"/>
          <w:lang w:val="es-PE"/>
        </w:rPr>
        <w:t xml:space="preserve">Al programar varios procesos, se ejecuta </w:t>
      </w:r>
      <w:r w:rsidR="00F559F6">
        <w:rPr>
          <w:rFonts w:ascii="Arial Narrow" w:hAnsi="Arial Narrow"/>
          <w:lang w:val="es-PE"/>
        </w:rPr>
        <w:t>el más importante primero.</w:t>
      </w:r>
    </w:p>
    <w:p w14:paraId="7BED289E" w14:textId="77777777" w:rsidR="004837F1" w:rsidRDefault="004837F1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Programación</w:t>
      </w:r>
      <w:r w:rsidR="00F559F6">
        <w:rPr>
          <w:rFonts w:ascii="Arial Narrow" w:hAnsi="Arial Narrow"/>
          <w:lang w:val="es-PE"/>
        </w:rPr>
        <w:t xml:space="preserve">. Se puede programar la ejecución </w:t>
      </w:r>
      <w:r w:rsidR="007E76D4">
        <w:rPr>
          <w:rFonts w:ascii="Arial Narrow" w:hAnsi="Arial Narrow"/>
          <w:lang w:val="es-PE"/>
        </w:rPr>
        <w:t xml:space="preserve">una sola vez o </w:t>
      </w:r>
      <w:r w:rsidR="008328D8">
        <w:rPr>
          <w:rFonts w:ascii="Arial Narrow" w:hAnsi="Arial Narrow"/>
          <w:lang w:val="es-PE"/>
        </w:rPr>
        <w:t>de manera repetitiva</w:t>
      </w:r>
      <w:r w:rsidR="00002FA0">
        <w:rPr>
          <w:rFonts w:ascii="Arial Narrow" w:hAnsi="Arial Narrow"/>
          <w:lang w:val="es-PE"/>
        </w:rPr>
        <w:t>.</w:t>
      </w:r>
    </w:p>
    <w:p w14:paraId="7BED289F" w14:textId="77777777" w:rsidR="004837F1" w:rsidRDefault="004837F1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lastRenderedPageBreak/>
        <w:t>Dependencia</w:t>
      </w:r>
      <w:r w:rsidR="00E812FA">
        <w:rPr>
          <w:rFonts w:ascii="Arial Narrow" w:hAnsi="Arial Narrow"/>
          <w:lang w:val="es-PE"/>
        </w:rPr>
        <w:t xml:space="preserve">. </w:t>
      </w:r>
      <w:r w:rsidR="00A360FA">
        <w:rPr>
          <w:rFonts w:ascii="Arial Narrow" w:hAnsi="Arial Narrow"/>
          <w:lang w:val="es-PE"/>
        </w:rPr>
        <w:t>La ejecución de un proceso puede ser</w:t>
      </w:r>
      <w:r w:rsidR="00DA4FC2">
        <w:rPr>
          <w:rFonts w:ascii="Arial Narrow" w:hAnsi="Arial Narrow"/>
          <w:lang w:val="es-PE"/>
        </w:rPr>
        <w:t xml:space="preserve"> programada luego de</w:t>
      </w:r>
      <w:r w:rsidR="00EE3755">
        <w:rPr>
          <w:rFonts w:ascii="Arial Narrow" w:hAnsi="Arial Narrow"/>
          <w:lang w:val="es-PE"/>
        </w:rPr>
        <w:t>l término de otro</w:t>
      </w:r>
      <w:r w:rsidR="00A360FA">
        <w:rPr>
          <w:rFonts w:ascii="Arial Narrow" w:hAnsi="Arial Narrow"/>
          <w:lang w:val="es-PE"/>
        </w:rPr>
        <w:t>.</w:t>
      </w:r>
      <w:r w:rsidR="00311CF1">
        <w:rPr>
          <w:rFonts w:ascii="Arial Narrow" w:hAnsi="Arial Narrow"/>
          <w:lang w:val="es-PE"/>
        </w:rPr>
        <w:t xml:space="preserve"> </w:t>
      </w:r>
      <w:r w:rsidR="00EE3755">
        <w:rPr>
          <w:rFonts w:ascii="Arial Narrow" w:hAnsi="Arial Narrow"/>
          <w:lang w:val="es-PE"/>
        </w:rPr>
        <w:t>Creación de mallas</w:t>
      </w:r>
      <w:r w:rsidR="00E812FA">
        <w:rPr>
          <w:rFonts w:ascii="Arial Narrow" w:hAnsi="Arial Narrow"/>
          <w:lang w:val="es-PE"/>
        </w:rPr>
        <w:t xml:space="preserve"> de procesos</w:t>
      </w:r>
      <w:r w:rsidR="00311CF1">
        <w:rPr>
          <w:rFonts w:ascii="Arial Narrow" w:hAnsi="Arial Narrow"/>
          <w:lang w:val="es-PE"/>
        </w:rPr>
        <w:t>.</w:t>
      </w:r>
    </w:p>
    <w:p w14:paraId="7BED28A0" w14:textId="77777777" w:rsidR="005811C9" w:rsidRDefault="005811C9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b/>
          <w:lang w:val="es-PE"/>
        </w:rPr>
        <w:t>Visualización</w:t>
      </w:r>
      <w:r w:rsidR="00C6116E">
        <w:rPr>
          <w:rFonts w:ascii="Arial Narrow" w:hAnsi="Arial Narrow"/>
          <w:b/>
          <w:lang w:val="es-PE"/>
        </w:rPr>
        <w:t xml:space="preserve">. </w:t>
      </w:r>
      <w:r w:rsidR="009D0EDA">
        <w:rPr>
          <w:rFonts w:ascii="Arial Narrow" w:hAnsi="Arial Narrow"/>
          <w:lang w:val="es-PE"/>
        </w:rPr>
        <w:t xml:space="preserve">Interfaz gráfica que permita </w:t>
      </w:r>
      <w:r w:rsidR="00631C5F">
        <w:rPr>
          <w:rFonts w:ascii="Arial Narrow" w:hAnsi="Arial Narrow"/>
          <w:lang w:val="es-PE"/>
        </w:rPr>
        <w:t>el monitoreo de procesos.</w:t>
      </w:r>
      <w:r w:rsidR="00064679">
        <w:rPr>
          <w:rFonts w:ascii="Arial Narrow" w:hAnsi="Arial Narrow"/>
          <w:lang w:val="es-PE"/>
        </w:rPr>
        <w:t xml:space="preserve"> Revisión de estado</w:t>
      </w:r>
    </w:p>
    <w:p w14:paraId="7BED28A1" w14:textId="77777777" w:rsidR="00CB321A" w:rsidRPr="00C4678B" w:rsidRDefault="008E7F27" w:rsidP="00CB321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commentRangeStart w:id="96"/>
      <w:commentRangeStart w:id="97"/>
      <w:r w:rsidR="00CB321A">
        <w:rPr>
          <w:rFonts w:ascii="Arial Narrow" w:hAnsi="Arial Narrow"/>
          <w:lang w:val="es-PE"/>
        </w:rPr>
        <w:t>Documentos</w:t>
      </w:r>
      <w:commentRangeEnd w:id="96"/>
      <w:r w:rsidR="0047703C">
        <w:rPr>
          <w:rStyle w:val="Refdecomentario"/>
          <w:b w:val="0"/>
          <w:bCs w:val="0"/>
        </w:rPr>
        <w:commentReference w:id="96"/>
      </w:r>
      <w:commentRangeEnd w:id="97"/>
      <w:r w:rsidR="001932D4">
        <w:rPr>
          <w:rStyle w:val="Refdecomentario"/>
          <w:b w:val="0"/>
          <w:bCs w:val="0"/>
        </w:rPr>
        <w:commentReference w:id="97"/>
      </w:r>
    </w:p>
    <w:p w14:paraId="7BED28A2" w14:textId="77777777" w:rsidR="00AE47BA" w:rsidRDefault="00BC1A95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</w:t>
      </w:r>
      <w:r w:rsidR="007C3230">
        <w:rPr>
          <w:rFonts w:ascii="Arial Narrow" w:hAnsi="Arial Narrow"/>
          <w:lang w:val="es-PE"/>
        </w:rPr>
        <w:t xml:space="preserve"> </w:t>
      </w:r>
      <w:r w:rsidR="0099100A">
        <w:rPr>
          <w:rFonts w:ascii="Arial Narrow" w:hAnsi="Arial Narrow"/>
          <w:lang w:val="es-PE"/>
        </w:rPr>
        <w:t>rastrear, gestionar y almacenar documentos.</w:t>
      </w:r>
      <w:r w:rsidR="00FF7982">
        <w:rPr>
          <w:rFonts w:ascii="Arial Narrow" w:hAnsi="Arial Narrow"/>
          <w:lang w:val="es-PE"/>
        </w:rPr>
        <w:t xml:space="preserve"> </w:t>
      </w:r>
    </w:p>
    <w:p w14:paraId="7BED28A3" w14:textId="77777777" w:rsidR="00CB321A" w:rsidRDefault="00FF7982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Mantiene un registro de las diversas versiones creadas y modificadas</w:t>
      </w:r>
      <w:r w:rsidR="00AE47BA">
        <w:rPr>
          <w:rFonts w:ascii="Arial Narrow" w:hAnsi="Arial Narrow"/>
          <w:lang w:val="es-PE"/>
        </w:rPr>
        <w:t xml:space="preserve">. </w:t>
      </w:r>
    </w:p>
    <w:p w14:paraId="7BED28A4" w14:textId="77777777" w:rsidR="00AE47BA" w:rsidRDefault="005325FE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Será u</w:t>
      </w:r>
      <w:r w:rsidR="001628A2">
        <w:rPr>
          <w:rFonts w:ascii="Arial Narrow" w:hAnsi="Arial Narrow"/>
          <w:lang w:val="es-PE"/>
        </w:rPr>
        <w:t xml:space="preserve">tilizado para </w:t>
      </w:r>
      <w:r>
        <w:rPr>
          <w:rFonts w:ascii="Arial Narrow" w:hAnsi="Arial Narrow"/>
          <w:lang w:val="es-PE"/>
        </w:rPr>
        <w:t>gestionar</w:t>
      </w:r>
      <w:r w:rsidR="001628A2">
        <w:rPr>
          <w:rFonts w:ascii="Arial Narrow" w:hAnsi="Arial Narrow"/>
          <w:lang w:val="es-PE"/>
        </w:rPr>
        <w:t xml:space="preserve"> los documentos de sustento</w:t>
      </w:r>
      <w:r>
        <w:rPr>
          <w:rFonts w:ascii="Arial Narrow" w:hAnsi="Arial Narrow"/>
          <w:lang w:val="es-PE"/>
        </w:rPr>
        <w:t xml:space="preserve"> que </w:t>
      </w:r>
      <w:r w:rsidR="006945F5">
        <w:rPr>
          <w:rFonts w:ascii="Arial Narrow" w:hAnsi="Arial Narrow"/>
          <w:lang w:val="es-PE"/>
        </w:rPr>
        <w:t xml:space="preserve">sean requeridos en los flujos de procesos creados en el componente </w:t>
      </w:r>
      <w:r w:rsidR="00AF240E">
        <w:rPr>
          <w:rFonts w:ascii="Arial Narrow" w:hAnsi="Arial Narrow"/>
          <w:lang w:val="es-PE"/>
        </w:rPr>
        <w:t xml:space="preserve">Gestor de </w:t>
      </w:r>
      <w:proofErr w:type="spellStart"/>
      <w:r w:rsidR="006945F5">
        <w:rPr>
          <w:rFonts w:ascii="Arial Narrow" w:hAnsi="Arial Narrow"/>
          <w:lang w:val="es-PE"/>
        </w:rPr>
        <w:t>Workflow</w:t>
      </w:r>
      <w:proofErr w:type="spellEnd"/>
      <w:r w:rsidR="006945F5">
        <w:rPr>
          <w:rFonts w:ascii="Arial Narrow" w:hAnsi="Arial Narrow"/>
          <w:lang w:val="es-PE"/>
        </w:rPr>
        <w:t>.</w:t>
      </w:r>
    </w:p>
    <w:p w14:paraId="7BED28A5" w14:textId="77777777" w:rsidR="00DE7BE8" w:rsidRDefault="00055645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encontró</w:t>
      </w:r>
      <w:r w:rsidR="00147E64">
        <w:rPr>
          <w:rFonts w:ascii="Arial Narrow" w:hAnsi="Arial Narrow"/>
          <w:lang w:val="es-PE"/>
        </w:rPr>
        <w:t>,</w:t>
      </w:r>
      <w:r>
        <w:rPr>
          <w:rFonts w:ascii="Arial Narrow" w:hAnsi="Arial Narrow"/>
          <w:lang w:val="es-PE"/>
        </w:rPr>
        <w:t xml:space="preserve"> </w:t>
      </w:r>
      <w:r w:rsidR="00147E64">
        <w:rPr>
          <w:rFonts w:ascii="Arial Narrow" w:hAnsi="Arial Narrow"/>
          <w:lang w:val="es-PE"/>
        </w:rPr>
        <w:t>en l</w:t>
      </w:r>
      <w:r w:rsidR="00DE7BE8">
        <w:rPr>
          <w:rFonts w:ascii="Arial Narrow" w:hAnsi="Arial Narrow"/>
          <w:lang w:val="es-PE"/>
        </w:rPr>
        <w:t>a mayoría de</w:t>
      </w:r>
      <w:r w:rsidR="00A83C38">
        <w:rPr>
          <w:rFonts w:ascii="Arial Narrow" w:hAnsi="Arial Narrow"/>
          <w:lang w:val="es-PE"/>
        </w:rPr>
        <w:t xml:space="preserve"> los</w:t>
      </w:r>
      <w:r w:rsidR="00DE7BE8">
        <w:rPr>
          <w:rFonts w:ascii="Arial Narrow" w:hAnsi="Arial Narrow"/>
          <w:lang w:val="es-PE"/>
        </w:rPr>
        <w:t xml:space="preserve"> procesos de negocio TO-BE</w:t>
      </w:r>
      <w:r w:rsidR="00147E64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</w:t>
      </w:r>
      <w:r w:rsidR="00B619C2">
        <w:rPr>
          <w:rFonts w:ascii="Arial Narrow" w:hAnsi="Arial Narrow"/>
          <w:lang w:val="es-PE"/>
        </w:rPr>
        <w:t>el uso de un gestor de documentos</w:t>
      </w:r>
      <w:r w:rsidR="00F43D59">
        <w:rPr>
          <w:rFonts w:ascii="Arial Narrow" w:hAnsi="Arial Narrow"/>
          <w:lang w:val="es-PE"/>
        </w:rPr>
        <w:t>.</w:t>
      </w:r>
    </w:p>
    <w:p w14:paraId="7BED28A6" w14:textId="77777777" w:rsidR="00F43D59" w:rsidRPr="00C4678B" w:rsidRDefault="00F43D59" w:rsidP="00F43D59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F43D59">
        <w:rPr>
          <w:noProof/>
          <w:lang w:val="es-PE" w:eastAsia="es-PE"/>
        </w:rPr>
        <w:drawing>
          <wp:inline distT="0" distB="0" distL="0" distR="0" wp14:anchorId="7BED2988" wp14:editId="7BED2989">
            <wp:extent cx="4045469" cy="16040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09" cy="16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28A7" w14:textId="77777777" w:rsidR="00664162" w:rsidRPr="00C4678B" w:rsidRDefault="0097196C" w:rsidP="00664162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98" w:name="_Toc522290535"/>
      <w:r w:rsidRPr="00C4678B">
        <w:rPr>
          <w:rFonts w:ascii="Arial Narrow" w:hAnsi="Arial Narrow"/>
          <w:iCs/>
          <w:sz w:val="28"/>
          <w:szCs w:val="28"/>
          <w:lang w:val="es-PE"/>
        </w:rPr>
        <w:t>Back</w:t>
      </w:r>
      <w:r w:rsidR="00B4137C" w:rsidRPr="00C4678B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C4678B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98"/>
      <w:proofErr w:type="spellEnd"/>
    </w:p>
    <w:p w14:paraId="7BED28A8" w14:textId="0C4A4C0C" w:rsidR="00664162" w:rsidRDefault="00664162" w:rsidP="00C4678B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</w:t>
      </w:r>
      <w:r w:rsidR="000854FD" w:rsidRPr="00C4678B">
        <w:rPr>
          <w:rFonts w:ascii="Arial Narrow" w:hAnsi="Arial Narrow"/>
          <w:lang w:val="es-PE"/>
        </w:rPr>
        <w:t xml:space="preserve">la capa donde </w:t>
      </w:r>
      <w:r w:rsidRPr="00C4678B">
        <w:rPr>
          <w:rFonts w:ascii="Arial Narrow" w:hAnsi="Arial Narrow"/>
          <w:lang w:val="es-PE"/>
        </w:rPr>
        <w:t xml:space="preserve">se </w:t>
      </w:r>
      <w:r w:rsidR="00F83701" w:rsidRPr="00C4678B">
        <w:rPr>
          <w:rFonts w:ascii="Arial Narrow" w:hAnsi="Arial Narrow"/>
          <w:lang w:val="es-PE"/>
        </w:rPr>
        <w:t xml:space="preserve">va a alojar </w:t>
      </w:r>
      <w:r w:rsidRPr="00C4678B">
        <w:rPr>
          <w:rFonts w:ascii="Arial Narrow" w:hAnsi="Arial Narrow"/>
          <w:lang w:val="es-PE"/>
        </w:rPr>
        <w:t xml:space="preserve">la lógica de </w:t>
      </w:r>
      <w:r w:rsidR="00DC1650" w:rsidRPr="00C4678B">
        <w:rPr>
          <w:rFonts w:ascii="Arial Narrow" w:hAnsi="Arial Narrow"/>
          <w:lang w:val="es-PE"/>
        </w:rPr>
        <w:t>negocio,</w:t>
      </w:r>
      <w:r w:rsidR="004E74BF" w:rsidRPr="00C4678B">
        <w:rPr>
          <w:rFonts w:ascii="Arial Narrow" w:hAnsi="Arial Narrow"/>
          <w:lang w:val="es-PE"/>
        </w:rPr>
        <w:t xml:space="preserve"> es </w:t>
      </w:r>
      <w:r w:rsidR="00DC1650" w:rsidRPr="00C4678B">
        <w:rPr>
          <w:rFonts w:ascii="Arial Narrow" w:hAnsi="Arial Narrow"/>
          <w:lang w:val="es-PE"/>
        </w:rPr>
        <w:t>decir,</w:t>
      </w:r>
      <w:r w:rsidR="004E74BF" w:rsidRPr="00C4678B">
        <w:rPr>
          <w:rFonts w:ascii="Arial Narrow" w:hAnsi="Arial Narrow"/>
          <w:lang w:val="es-PE"/>
        </w:rPr>
        <w:t xml:space="preserve"> es el encargado de que todo funcione según </w:t>
      </w:r>
      <w:r w:rsidR="0047703C">
        <w:rPr>
          <w:rFonts w:ascii="Arial Narrow" w:hAnsi="Arial Narrow"/>
          <w:lang w:val="es-PE"/>
        </w:rPr>
        <w:t>lo requerido por</w:t>
      </w:r>
      <w:r w:rsidR="00D96278">
        <w:rPr>
          <w:rFonts w:ascii="Arial Narrow" w:hAnsi="Arial Narrow"/>
          <w:lang w:val="es-PE"/>
        </w:rPr>
        <w:t xml:space="preserve"> </w:t>
      </w:r>
      <w:proofErr w:type="spellStart"/>
      <w:r w:rsidR="0047703C">
        <w:rPr>
          <w:rFonts w:ascii="Arial Narrow" w:hAnsi="Arial Narrow"/>
          <w:lang w:val="es-PE"/>
        </w:rPr>
        <w:t>kadabra</w:t>
      </w:r>
      <w:proofErr w:type="spellEnd"/>
      <w:r w:rsidR="00DC1650" w:rsidRPr="00C4678B">
        <w:rPr>
          <w:rFonts w:ascii="Arial Narrow" w:hAnsi="Arial Narrow"/>
          <w:lang w:val="es-PE"/>
        </w:rPr>
        <w:t>.</w:t>
      </w:r>
    </w:p>
    <w:p w14:paraId="7BED28A9" w14:textId="77777777" w:rsidR="0022207E" w:rsidRPr="00314F98" w:rsidRDefault="0022207E" w:rsidP="00475B2F">
      <w:pPr>
        <w:ind w:left="1560"/>
        <w:jc w:val="both"/>
        <w:rPr>
          <w:ins w:id="99" w:author="Autor"/>
          <w:lang w:val="es-PE"/>
        </w:rPr>
      </w:pPr>
    </w:p>
    <w:p w14:paraId="7BED28AA" w14:textId="77777777" w:rsidR="001576FB" w:rsidRPr="00C4678B" w:rsidRDefault="0020010C" w:rsidP="00475B2F">
      <w:pPr>
        <w:ind w:left="1560"/>
        <w:jc w:val="both"/>
        <w:rPr>
          <w:rFonts w:ascii="Arial Narrow" w:hAnsi="Arial Narrow"/>
          <w:lang w:val="es-PE"/>
        </w:rPr>
      </w:pPr>
      <w:r>
        <w:object w:dxaOrig="15705" w:dyaOrig="8335" w14:anchorId="7BED298A">
          <v:shape id="_x0000_i1026" type="#_x0000_t75" style="width:396pt;height:209.4pt" o:ole="">
            <v:imagedata r:id="rId26" o:title=""/>
          </v:shape>
          <o:OLEObject Type="Embed" ProgID="Visio.Drawing.11" ShapeID="_x0000_i1026" DrawAspect="Content" ObjectID="_1596037140" r:id="rId27"/>
        </w:object>
      </w:r>
    </w:p>
    <w:p w14:paraId="7BED28AB" w14:textId="77777777" w:rsidR="001746AF" w:rsidRDefault="001746AF" w:rsidP="001545B0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Estándares y Patrones</w:t>
      </w:r>
    </w:p>
    <w:p w14:paraId="7BED28AC" w14:textId="77777777" w:rsidR="008A392C" w:rsidRPr="00C4678B" w:rsidRDefault="007F6B9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8A392C" w:rsidRPr="00C4678B">
        <w:rPr>
          <w:rFonts w:ascii="Arial Narrow" w:hAnsi="Arial Narrow"/>
          <w:i w:val="0"/>
          <w:lang w:val="es-PE"/>
        </w:rPr>
        <w:t xml:space="preserve">Negocio </w:t>
      </w:r>
    </w:p>
    <w:p w14:paraId="7BED28AD" w14:textId="77777777" w:rsidR="00756139" w:rsidRDefault="00756139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Será soportado por </w:t>
      </w:r>
      <w:r w:rsidR="009036EE">
        <w:rPr>
          <w:rFonts w:ascii="Arial Narrow" w:hAnsi="Arial Narrow"/>
          <w:lang w:val="es-PE"/>
        </w:rPr>
        <w:t>una arquitectura híbrida (monolítico y microservicios) dependiendo de los siguientes criterios:</w:t>
      </w:r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  <w:tblPrChange w:id="100" w:author="Autor">
          <w:tblPr>
            <w:tblStyle w:val="Tablaconcuadrcula"/>
            <w:tblW w:w="0" w:type="auto"/>
            <w:tblInd w:w="3227" w:type="dxa"/>
            <w:tblLook w:val="04A0" w:firstRow="1" w:lastRow="0" w:firstColumn="1" w:lastColumn="0" w:noHBand="0" w:noVBand="1"/>
          </w:tblPr>
        </w:tblPrChange>
      </w:tblPr>
      <w:tblGrid>
        <w:gridCol w:w="1503"/>
        <w:gridCol w:w="2621"/>
        <w:gridCol w:w="2225"/>
        <w:tblGridChange w:id="101">
          <w:tblGrid>
            <w:gridCol w:w="1562"/>
            <w:gridCol w:w="2573"/>
            <w:gridCol w:w="2214"/>
          </w:tblGrid>
        </w:tblGridChange>
      </w:tblGrid>
      <w:tr w:rsidR="009036EE" w:rsidRPr="00340884" w14:paraId="7BED28B2" w14:textId="77777777" w:rsidTr="00DB1438">
        <w:trPr>
          <w:cantSplit/>
          <w:trPrChange w:id="102" w:author="Autor">
            <w:trPr>
              <w:cantSplit/>
            </w:trPr>
          </w:trPrChange>
        </w:trPr>
        <w:tc>
          <w:tcPr>
            <w:tcW w:w="1562" w:type="dxa"/>
            <w:tcBorders>
              <w:bottom w:val="nil"/>
            </w:tcBorders>
            <w:tcPrChange w:id="103" w:author="Autor">
              <w:tcPr>
                <w:tcW w:w="1800" w:type="dxa"/>
                <w:tcBorders>
                  <w:bottom w:val="nil"/>
                </w:tcBorders>
              </w:tcPr>
            </w:tcPrChange>
          </w:tcPr>
          <w:p w14:paraId="7BED28AE" w14:textId="77777777" w:rsidR="009036EE" w:rsidRPr="00340884" w:rsidRDefault="009036EE" w:rsidP="00314F9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t>Monolítico</w:t>
            </w:r>
          </w:p>
        </w:tc>
        <w:tc>
          <w:tcPr>
            <w:tcW w:w="2832" w:type="dxa"/>
            <w:vMerge w:val="restart"/>
            <w:vAlign w:val="center"/>
            <w:tcPrChange w:id="104" w:author="Autor">
              <w:tcPr>
                <w:tcW w:w="2594" w:type="dxa"/>
                <w:vMerge w:val="restart"/>
                <w:vAlign w:val="center"/>
              </w:tcPr>
            </w:tcPrChange>
          </w:tcPr>
          <w:p w14:paraId="7BED28AF" w14:textId="77777777" w:rsidR="009036EE" w:rsidRDefault="009036EE" w:rsidP="00314F98">
            <w:pPr>
              <w:jc w:val="center"/>
              <w:rPr>
                <w:rFonts w:ascii="Arial Narrow" w:hAnsi="Arial Narrow"/>
                <w:b/>
                <w:lang w:val="es-PE"/>
              </w:rPr>
            </w:pPr>
          </w:p>
          <w:p w14:paraId="7BED28B0" w14:textId="77777777" w:rsidR="009036EE" w:rsidRPr="00340884" w:rsidRDefault="009036EE" w:rsidP="00314F98">
            <w:pPr>
              <w:jc w:val="center"/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BED298B" wp14:editId="7BED298C">
                  <wp:extent cx="1504336" cy="1066800"/>
                  <wp:effectExtent l="0" t="0" r="635" b="0"/>
                  <wp:docPr id="3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4EC7B2-5F80-45C9-B600-875178E66A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1D4EC7B2-5F80-45C9-B600-875178E66A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36" cy="106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  <w:tcPrChange w:id="105" w:author="Autor">
              <w:tcPr>
                <w:tcW w:w="1955" w:type="dxa"/>
                <w:tcBorders>
                  <w:bottom w:val="nil"/>
                </w:tcBorders>
              </w:tcPr>
            </w:tcPrChange>
          </w:tcPr>
          <w:p w14:paraId="7BED28B1" w14:textId="77777777" w:rsidR="009036EE" w:rsidRPr="00340884" w:rsidRDefault="009036EE" w:rsidP="00314F98">
            <w:pPr>
              <w:rPr>
                <w:rFonts w:ascii="Arial Narrow" w:hAnsi="Arial Narrow"/>
                <w:b/>
                <w:lang w:val="es-PE"/>
              </w:rPr>
            </w:pPr>
            <w:commentRangeStart w:id="106"/>
            <w:commentRangeStart w:id="107"/>
            <w:r w:rsidRPr="00340884">
              <w:rPr>
                <w:rFonts w:ascii="Arial Narrow" w:hAnsi="Arial Narrow"/>
                <w:b/>
                <w:lang w:val="es-PE"/>
              </w:rPr>
              <w:t>Microservicios</w:t>
            </w:r>
            <w:commentRangeEnd w:id="106"/>
            <w:r w:rsidR="003E47C8">
              <w:rPr>
                <w:rStyle w:val="Refdecomentario"/>
              </w:rPr>
              <w:commentReference w:id="106"/>
            </w:r>
            <w:commentRangeEnd w:id="107"/>
            <w:r w:rsidR="00D324CF">
              <w:rPr>
                <w:rStyle w:val="Refdecomentario"/>
              </w:rPr>
              <w:commentReference w:id="107"/>
            </w:r>
          </w:p>
        </w:tc>
      </w:tr>
      <w:tr w:rsidR="009036EE" w:rsidRPr="00B659E4" w14:paraId="7BED28BC" w14:textId="77777777" w:rsidTr="00DB1438">
        <w:trPr>
          <w:cantSplit/>
          <w:trPrChange w:id="108" w:author="Autor">
            <w:trPr>
              <w:cantSplit/>
            </w:trPr>
          </w:trPrChange>
        </w:trPr>
        <w:tc>
          <w:tcPr>
            <w:tcW w:w="1562" w:type="dxa"/>
            <w:tcBorders>
              <w:top w:val="nil"/>
            </w:tcBorders>
            <w:tcPrChange w:id="109" w:author="Autor">
              <w:tcPr>
                <w:tcW w:w="1800" w:type="dxa"/>
                <w:tcBorders>
                  <w:top w:val="nil"/>
                </w:tcBorders>
              </w:tcPr>
            </w:tcPrChange>
          </w:tcPr>
          <w:p w14:paraId="7BED28B3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caso que se requiera una integración con aplicaciones legados, satélites y externos.</w:t>
            </w:r>
          </w:p>
          <w:p w14:paraId="7BED28B4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escenario de procesos en lotes y de alta duración.</w:t>
            </w:r>
          </w:p>
          <w:p w14:paraId="7BED28B5" w14:textId="6E05358E" w:rsidR="009036EE" w:rsidRPr="001652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Corresponde cuando se espera un bajo nivel de transaccionalidad o </w:t>
            </w:r>
            <w:commentRangeStart w:id="110"/>
            <w:commentRangeStart w:id="111"/>
            <w:r>
              <w:rPr>
                <w:rFonts w:ascii="Arial Narrow" w:hAnsi="Arial Narrow"/>
                <w:lang w:val="es-PE"/>
              </w:rPr>
              <w:t>tráfico</w:t>
            </w:r>
            <w:commentRangeEnd w:id="110"/>
            <w:r w:rsidR="003E47C8">
              <w:rPr>
                <w:rStyle w:val="Refdecomentario"/>
              </w:rPr>
              <w:commentReference w:id="110"/>
            </w:r>
            <w:commentRangeEnd w:id="111"/>
            <w:ins w:id="112" w:author="Autor">
              <w:r w:rsidR="00A42693">
                <w:rPr>
                  <w:rFonts w:ascii="Arial Narrow" w:hAnsi="Arial Narrow"/>
                  <w:lang w:val="es-PE"/>
                </w:rPr>
                <w:t xml:space="preserve"> entre</w:t>
              </w:r>
            </w:ins>
            <w:r w:rsidR="00992B27">
              <w:rPr>
                <w:rStyle w:val="Refdecomentario"/>
              </w:rPr>
              <w:commentReference w:id="111"/>
            </w:r>
            <w:ins w:id="113" w:author="Autor">
              <w:r w:rsidR="00C91C5C">
                <w:rPr>
                  <w:rFonts w:ascii="Arial Narrow" w:hAnsi="Arial Narrow"/>
                  <w:lang w:val="es-PE"/>
                </w:rPr>
                <w:t xml:space="preserve"> capas de</w:t>
              </w:r>
              <w:r w:rsidR="000C118F">
                <w:rPr>
                  <w:rFonts w:ascii="Arial Narrow" w:hAnsi="Arial Narrow"/>
                  <w:lang w:val="es-PE"/>
                </w:rPr>
                <w:t xml:space="preserve"> la arquitectura</w:t>
              </w:r>
            </w:ins>
            <w:r>
              <w:rPr>
                <w:rFonts w:ascii="Arial Narrow" w:hAnsi="Arial Narrow"/>
                <w:lang w:val="es-PE"/>
              </w:rPr>
              <w:t>.</w:t>
            </w:r>
          </w:p>
        </w:tc>
        <w:tc>
          <w:tcPr>
            <w:tcW w:w="2832" w:type="dxa"/>
            <w:vMerge/>
            <w:tcPrChange w:id="114" w:author="Autor">
              <w:tcPr>
                <w:tcW w:w="2594" w:type="dxa"/>
                <w:vMerge/>
              </w:tcPr>
            </w:tcPrChange>
          </w:tcPr>
          <w:p w14:paraId="7BED28B6" w14:textId="77777777" w:rsidR="009036EE" w:rsidRPr="001652EE" w:rsidRDefault="009036EE" w:rsidP="00314F98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1955" w:type="dxa"/>
            <w:tcBorders>
              <w:top w:val="nil"/>
            </w:tcBorders>
            <w:tcPrChange w:id="115" w:author="Autor">
              <w:tcPr>
                <w:tcW w:w="1955" w:type="dxa"/>
                <w:tcBorders>
                  <w:top w:val="nil"/>
                </w:tcBorders>
              </w:tcPr>
            </w:tcPrChange>
          </w:tcPr>
          <w:p w14:paraId="7BED28B7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una mayor modularidad y descentralización de las aplicaciones.</w:t>
            </w:r>
          </w:p>
          <w:p w14:paraId="7BED28B8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entregas rápidas de funcionalidades.</w:t>
            </w:r>
          </w:p>
          <w:p w14:paraId="7BED28B9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Se utiliza para soportar las transacciones en línea y exposición de </w:t>
            </w:r>
            <w:proofErr w:type="spellStart"/>
            <w:r>
              <w:rPr>
                <w:rFonts w:ascii="Arial Narrow" w:hAnsi="Arial Narrow"/>
                <w:lang w:val="es-PE"/>
              </w:rPr>
              <w:t>API’s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para los canales digitales.</w:t>
            </w:r>
          </w:p>
          <w:p w14:paraId="7BED28BA" w14:textId="77777777" w:rsidR="009036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Mayor aprovechamiento de herramientas tecnológicas de vanguardia (DevOps).</w:t>
            </w:r>
          </w:p>
          <w:p w14:paraId="7BED28BB" w14:textId="77777777" w:rsidR="009036EE" w:rsidRPr="001652EE" w:rsidRDefault="009036EE" w:rsidP="00314F9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 mejor enfoque de arquitectura basada en dominios.</w:t>
            </w:r>
          </w:p>
        </w:tc>
      </w:tr>
    </w:tbl>
    <w:p w14:paraId="7BED28BD" w14:textId="77777777" w:rsidR="00964D49" w:rsidRPr="00C4678B" w:rsidRDefault="003B65BC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La seguridad será delegada a la capa superior o API </w:t>
      </w:r>
      <w:proofErr w:type="spellStart"/>
      <w:r w:rsidRPr="00C4678B">
        <w:rPr>
          <w:rFonts w:ascii="Arial Narrow" w:hAnsi="Arial Narrow"/>
          <w:lang w:val="es-PE"/>
        </w:rPr>
        <w:t>Layer</w:t>
      </w:r>
      <w:proofErr w:type="spellEnd"/>
      <w:r w:rsidRPr="00C4678B">
        <w:rPr>
          <w:rFonts w:ascii="Arial Narrow" w:hAnsi="Arial Narrow"/>
          <w:lang w:val="es-PE"/>
        </w:rPr>
        <w:t xml:space="preserve"> que será manejada </w:t>
      </w:r>
      <w:r w:rsidR="00B4750D" w:rsidRPr="00C4678B">
        <w:rPr>
          <w:rFonts w:ascii="Arial Narrow" w:hAnsi="Arial Narrow"/>
          <w:lang w:val="es-PE"/>
        </w:rPr>
        <w:t>por el</w:t>
      </w:r>
      <w:r w:rsidRPr="00C4678B">
        <w:rPr>
          <w:rFonts w:ascii="Arial Narrow" w:hAnsi="Arial Narrow"/>
          <w:lang w:val="es-PE"/>
        </w:rPr>
        <w:t xml:space="preserve"> p</w:t>
      </w:r>
      <w:r w:rsidR="00B4750D" w:rsidRPr="00C4678B">
        <w:rPr>
          <w:rFonts w:ascii="Arial Narrow" w:hAnsi="Arial Narrow"/>
          <w:lang w:val="es-PE"/>
        </w:rPr>
        <w:t>a</w:t>
      </w:r>
      <w:r w:rsidRPr="00C4678B">
        <w:rPr>
          <w:rFonts w:ascii="Arial Narrow" w:hAnsi="Arial Narrow"/>
          <w:lang w:val="es-PE"/>
        </w:rPr>
        <w:t>t</w:t>
      </w:r>
      <w:r w:rsidR="00B4750D" w:rsidRPr="00C4678B">
        <w:rPr>
          <w:rFonts w:ascii="Arial Narrow" w:hAnsi="Arial Narrow"/>
          <w:lang w:val="es-PE"/>
        </w:rPr>
        <w:t>r</w:t>
      </w:r>
      <w:r w:rsidRPr="00C4678B">
        <w:rPr>
          <w:rFonts w:ascii="Arial Narrow" w:hAnsi="Arial Narrow"/>
          <w:lang w:val="es-PE"/>
        </w:rPr>
        <w:t xml:space="preserve">ón API </w:t>
      </w:r>
      <w:r w:rsidR="00B4750D" w:rsidRPr="00C4678B">
        <w:rPr>
          <w:rFonts w:ascii="Arial Narrow" w:hAnsi="Arial Narrow"/>
          <w:lang w:val="es-PE"/>
        </w:rPr>
        <w:t>Gateway.</w:t>
      </w:r>
    </w:p>
    <w:p w14:paraId="7BED28BE" w14:textId="77777777" w:rsidR="00C058E7" w:rsidRPr="00C4678B" w:rsidRDefault="00392EF2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El API Gateway implementará los siguientes patrones:</w:t>
      </w:r>
    </w:p>
    <w:p w14:paraId="7BED28BF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Routing</w:t>
      </w:r>
      <w:proofErr w:type="spellEnd"/>
    </w:p>
    <w:p w14:paraId="7BED28C0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Aggregation</w:t>
      </w:r>
      <w:proofErr w:type="spellEnd"/>
    </w:p>
    <w:p w14:paraId="7BED28C1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Gateway </w:t>
      </w:r>
      <w:proofErr w:type="spellStart"/>
      <w:r w:rsidRPr="00C4678B">
        <w:rPr>
          <w:rFonts w:ascii="Arial Narrow" w:hAnsi="Arial Narrow"/>
          <w:lang w:val="es-PE"/>
        </w:rPr>
        <w:t>Offloading</w:t>
      </w:r>
      <w:proofErr w:type="spellEnd"/>
    </w:p>
    <w:p w14:paraId="7BED28C2" w14:textId="77777777" w:rsidR="00C058E7" w:rsidRPr="00C4678B" w:rsidRDefault="00392EF2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Se utilizará el patrón de </w:t>
      </w:r>
      <w:proofErr w:type="spellStart"/>
      <w:r w:rsidRPr="00C4678B">
        <w:rPr>
          <w:rFonts w:ascii="Arial Narrow" w:hAnsi="Arial Narrow"/>
          <w:lang w:val="es-ES"/>
        </w:rPr>
        <w:t>Service</w:t>
      </w:r>
      <w:proofErr w:type="spellEnd"/>
      <w:r w:rsidRPr="00C4678B">
        <w:rPr>
          <w:rFonts w:ascii="Arial Narrow" w:hAnsi="Arial Narrow"/>
          <w:lang w:val="es-ES"/>
        </w:rPr>
        <w:t xml:space="preserve"> Discovery para obtener en tiempo de ejecución la configuración de los servicios.</w:t>
      </w:r>
    </w:p>
    <w:p w14:paraId="7BED28C3" w14:textId="77777777" w:rsidR="00B50378" w:rsidRPr="00C4678B" w:rsidRDefault="00B5037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Datos</w:t>
      </w:r>
    </w:p>
    <w:p w14:paraId="7BED28C4" w14:textId="77777777" w:rsidR="00687CFF" w:rsidRDefault="00BD22AF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L</w:t>
      </w:r>
      <w:r w:rsidR="00687CFF" w:rsidRPr="00C4678B">
        <w:rPr>
          <w:rFonts w:ascii="Arial Narrow" w:hAnsi="Arial Narrow"/>
          <w:lang w:val="es-ES"/>
        </w:rPr>
        <w:t xml:space="preserve">os servicios de datos utilizarán JDBC y JPA para mapear </w:t>
      </w:r>
      <w:r w:rsidR="007178C6" w:rsidRPr="00C4678B">
        <w:rPr>
          <w:rFonts w:ascii="Arial Narrow" w:hAnsi="Arial Narrow"/>
          <w:lang w:val="es-ES"/>
        </w:rPr>
        <w:t>la</w:t>
      </w:r>
      <w:r w:rsidR="00D810C2">
        <w:rPr>
          <w:rFonts w:ascii="Arial Narrow" w:hAnsi="Arial Narrow"/>
          <w:lang w:val="es-ES"/>
        </w:rPr>
        <w:t>s</w:t>
      </w:r>
      <w:r w:rsidR="007178C6" w:rsidRPr="00C4678B">
        <w:rPr>
          <w:rFonts w:ascii="Arial Narrow" w:hAnsi="Arial Narrow"/>
          <w:lang w:val="es-ES"/>
        </w:rPr>
        <w:t xml:space="preserve"> entidad</w:t>
      </w:r>
      <w:r w:rsidR="003B682E">
        <w:rPr>
          <w:rFonts w:ascii="Arial Narrow" w:hAnsi="Arial Narrow"/>
          <w:lang w:val="es-ES"/>
        </w:rPr>
        <w:t>es</w:t>
      </w:r>
      <w:r w:rsidR="00687CFF" w:rsidRPr="00C4678B">
        <w:rPr>
          <w:rFonts w:ascii="Arial Narrow" w:hAnsi="Arial Narrow"/>
          <w:lang w:val="es-ES"/>
        </w:rPr>
        <w:t xml:space="preserve"> de negocio</w:t>
      </w:r>
      <w:r w:rsidR="00C149EE">
        <w:rPr>
          <w:rFonts w:ascii="Arial Narrow" w:hAnsi="Arial Narrow"/>
          <w:lang w:val="es-ES"/>
        </w:rPr>
        <w:t xml:space="preserve">, mediante el patrón DAO (Data Access </w:t>
      </w:r>
      <w:proofErr w:type="spellStart"/>
      <w:r w:rsidR="00C149EE">
        <w:rPr>
          <w:rFonts w:ascii="Arial Narrow" w:hAnsi="Arial Narrow"/>
          <w:lang w:val="es-ES"/>
        </w:rPr>
        <w:t>Object</w:t>
      </w:r>
      <w:proofErr w:type="spellEnd"/>
      <w:r w:rsidR="00C149EE">
        <w:rPr>
          <w:rFonts w:ascii="Arial Narrow" w:hAnsi="Arial Narrow"/>
          <w:lang w:val="es-ES"/>
        </w:rPr>
        <w:t>).</w:t>
      </w:r>
    </w:p>
    <w:p w14:paraId="7BED28C5" w14:textId="77777777" w:rsidR="000806B5" w:rsidRDefault="000806B5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Contiene el modelo canónico de datos.</w:t>
      </w:r>
    </w:p>
    <w:p w14:paraId="7BED28C6" w14:textId="2B24E5DC" w:rsidR="007A7650" w:rsidRDefault="007A7650" w:rsidP="00C4678B">
      <w:pPr>
        <w:pStyle w:val="Prrafodelista"/>
        <w:numPr>
          <w:ilvl w:val="1"/>
          <w:numId w:val="6"/>
        </w:numPr>
        <w:ind w:left="3686"/>
        <w:jc w:val="both"/>
        <w:rPr>
          <w:ins w:id="116" w:author="Autor"/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Contiene </w:t>
      </w:r>
      <w:r w:rsidR="000311B2">
        <w:rPr>
          <w:rFonts w:ascii="Arial Narrow" w:hAnsi="Arial Narrow"/>
          <w:lang w:val="es-ES"/>
        </w:rPr>
        <w:t>el</w:t>
      </w:r>
      <w:r w:rsidR="00F66401">
        <w:rPr>
          <w:rFonts w:ascii="Arial Narrow" w:hAnsi="Arial Narrow"/>
          <w:lang w:val="es-ES"/>
        </w:rPr>
        <w:t xml:space="preserve"> modelo de datos representado en un modelo de</w:t>
      </w:r>
      <w:r w:rsidR="002119FA">
        <w:rPr>
          <w:rFonts w:ascii="Arial Narrow" w:hAnsi="Arial Narrow"/>
          <w:lang w:val="es-ES"/>
        </w:rPr>
        <w:t xml:space="preserve"> objetos</w:t>
      </w:r>
      <w:r w:rsidR="00424616">
        <w:rPr>
          <w:rFonts w:ascii="Arial Narrow" w:hAnsi="Arial Narrow"/>
          <w:lang w:val="es-ES"/>
        </w:rPr>
        <w:t>.</w:t>
      </w:r>
    </w:p>
    <w:p w14:paraId="4192EF94" w14:textId="3DF3B87F" w:rsidR="005327B3" w:rsidRDefault="00F21E20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ins w:id="117" w:author="Autor">
        <w:r>
          <w:rPr>
            <w:rFonts w:ascii="Arial Narrow" w:hAnsi="Arial Narrow"/>
            <w:lang w:val="es-ES"/>
          </w:rPr>
          <w:t>Los servicios de datos de tipo consulta, podrían utilizar como origen de datos la instancia de réplica para</w:t>
        </w:r>
        <w:r w:rsidR="00DC30BA">
          <w:rPr>
            <w:rFonts w:ascii="Arial Narrow" w:hAnsi="Arial Narrow"/>
            <w:lang w:val="es-ES"/>
          </w:rPr>
          <w:t xml:space="preserve"> no impactar en el rendimiento de la instancia </w:t>
        </w:r>
        <w:commentRangeStart w:id="118"/>
        <w:r w:rsidR="00DC30BA">
          <w:rPr>
            <w:rFonts w:ascii="Arial Narrow" w:hAnsi="Arial Narrow"/>
            <w:lang w:val="es-ES"/>
          </w:rPr>
          <w:t>transaccional</w:t>
        </w:r>
      </w:ins>
      <w:commentRangeEnd w:id="118"/>
      <w:r w:rsidR="00FD758A">
        <w:rPr>
          <w:rStyle w:val="Refdecomentario"/>
        </w:rPr>
        <w:commentReference w:id="118"/>
      </w:r>
      <w:ins w:id="119" w:author="Autor">
        <w:r w:rsidR="00DC30BA">
          <w:rPr>
            <w:rFonts w:ascii="Arial Narrow" w:hAnsi="Arial Narrow"/>
            <w:lang w:val="es-ES"/>
          </w:rPr>
          <w:t>.</w:t>
        </w:r>
      </w:ins>
    </w:p>
    <w:p w14:paraId="7BED28C7" w14:textId="77777777" w:rsidR="004B386A" w:rsidRPr="00C4678B" w:rsidRDefault="00AA395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lastRenderedPageBreak/>
        <w:t xml:space="preserve">Servicios de </w:t>
      </w:r>
      <w:proofErr w:type="spellStart"/>
      <w:r w:rsidR="00AB258B" w:rsidRPr="00C4678B">
        <w:rPr>
          <w:rFonts w:ascii="Arial Narrow" w:hAnsi="Arial Narrow"/>
          <w:i w:val="0"/>
          <w:lang w:val="es-PE"/>
        </w:rPr>
        <w:t>Batch</w:t>
      </w:r>
      <w:proofErr w:type="spellEnd"/>
      <w:r w:rsidR="00AB258B" w:rsidRPr="00C4678B">
        <w:rPr>
          <w:rFonts w:ascii="Arial Narrow" w:hAnsi="Arial Narrow"/>
          <w:i w:val="0"/>
          <w:lang w:val="es-PE"/>
        </w:rPr>
        <w:t xml:space="preserve"> con </w:t>
      </w:r>
      <w:r w:rsidR="004B386A" w:rsidRPr="00C4678B">
        <w:rPr>
          <w:rFonts w:ascii="Arial Narrow" w:hAnsi="Arial Narrow"/>
          <w:i w:val="0"/>
          <w:lang w:val="es-PE"/>
        </w:rPr>
        <w:t>Jobs</w:t>
      </w:r>
    </w:p>
    <w:p w14:paraId="7BED28C8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Son de naturaleza de procesamiento </w:t>
      </w:r>
      <w:proofErr w:type="spellStart"/>
      <w:r w:rsidRPr="00C4678B">
        <w:rPr>
          <w:rFonts w:ascii="Arial Narrow" w:hAnsi="Arial Narrow"/>
          <w:lang w:val="es-ES"/>
        </w:rPr>
        <w:t>Batch</w:t>
      </w:r>
      <w:proofErr w:type="spellEnd"/>
      <w:r w:rsidRPr="00C4678B">
        <w:rPr>
          <w:rFonts w:ascii="Arial Narrow" w:hAnsi="Arial Narrow"/>
          <w:lang w:val="es-ES"/>
        </w:rPr>
        <w:t xml:space="preserve"> y son los que se ejecutan a una determinada hora de </w:t>
      </w:r>
      <w:r w:rsidR="004B386A" w:rsidRPr="00C4678B">
        <w:rPr>
          <w:rFonts w:ascii="Arial Narrow" w:hAnsi="Arial Narrow"/>
          <w:lang w:val="es-ES"/>
        </w:rPr>
        <w:t>ejecución</w:t>
      </w:r>
      <w:r w:rsidRPr="00C4678B">
        <w:rPr>
          <w:rFonts w:ascii="Arial Narrow" w:hAnsi="Arial Narrow"/>
          <w:lang w:val="es-ES"/>
        </w:rPr>
        <w:t xml:space="preserve"> configurada mediante un </w:t>
      </w:r>
      <w:proofErr w:type="spellStart"/>
      <w:r w:rsidRPr="00C4678B">
        <w:rPr>
          <w:rFonts w:ascii="Arial Narrow" w:hAnsi="Arial Narrow"/>
          <w:lang w:val="es-ES"/>
        </w:rPr>
        <w:t>scheduler</w:t>
      </w:r>
      <w:proofErr w:type="spellEnd"/>
      <w:r w:rsidRPr="00C4678B">
        <w:rPr>
          <w:rFonts w:ascii="Arial Narrow" w:hAnsi="Arial Narrow"/>
          <w:lang w:val="es-ES"/>
        </w:rPr>
        <w:t xml:space="preserve"> y cron.</w:t>
      </w:r>
    </w:p>
    <w:p w14:paraId="7BED28C9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No necesitan una condición previa para que se ejecuten.</w:t>
      </w:r>
    </w:p>
    <w:p w14:paraId="7BED28CA" w14:textId="77777777" w:rsidR="00246571" w:rsidRDefault="004B386A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</w:t>
      </w:r>
      <w:r w:rsidR="00687CFF" w:rsidRPr="00C4678B">
        <w:rPr>
          <w:rFonts w:ascii="Arial Narrow" w:hAnsi="Arial Narrow"/>
          <w:lang w:val="es-ES"/>
        </w:rPr>
        <w:t xml:space="preserve"> </w:t>
      </w:r>
      <w:r w:rsidRPr="00C4678B">
        <w:rPr>
          <w:rFonts w:ascii="Arial Narrow" w:hAnsi="Arial Narrow"/>
          <w:lang w:val="es-ES"/>
        </w:rPr>
        <w:t>construidos</w:t>
      </w:r>
      <w:r w:rsidR="00687CFF" w:rsidRPr="00C4678B">
        <w:rPr>
          <w:rFonts w:ascii="Arial Narrow" w:hAnsi="Arial Narrow"/>
          <w:lang w:val="es-ES"/>
        </w:rPr>
        <w:t xml:space="preserve"> con una arquitectura </w:t>
      </w:r>
      <w:r w:rsidRPr="00C4678B">
        <w:rPr>
          <w:rFonts w:ascii="Arial Narrow" w:hAnsi="Arial Narrow"/>
          <w:lang w:val="es-ES"/>
        </w:rPr>
        <w:t>monolítica</w:t>
      </w:r>
      <w:r w:rsidR="00687CFF" w:rsidRPr="00C4678B">
        <w:rPr>
          <w:rFonts w:ascii="Arial Narrow" w:hAnsi="Arial Narrow"/>
          <w:lang w:val="es-ES"/>
        </w:rPr>
        <w:t xml:space="preserve"> utilizando el manejo de colas </w:t>
      </w:r>
      <w:r w:rsidRPr="00C4678B">
        <w:rPr>
          <w:rFonts w:ascii="Arial Narrow" w:hAnsi="Arial Narrow"/>
          <w:lang w:val="es-ES"/>
        </w:rPr>
        <w:t>asíncronas</w:t>
      </w:r>
      <w:r w:rsidR="00687CFF" w:rsidRPr="00C4678B">
        <w:rPr>
          <w:rFonts w:ascii="Arial Narrow" w:hAnsi="Arial Narrow"/>
          <w:lang w:val="es-ES"/>
        </w:rPr>
        <w:t xml:space="preserve"> para su ejecución, debido a que necesitan varias instrucciones juntas para su ejecución.</w:t>
      </w:r>
      <w:r w:rsidR="00D01BFC">
        <w:rPr>
          <w:rFonts w:ascii="Arial Narrow" w:hAnsi="Arial Narrow"/>
          <w:lang w:val="es-ES"/>
        </w:rPr>
        <w:t xml:space="preserve"> </w:t>
      </w:r>
    </w:p>
    <w:p w14:paraId="7BED28CB" w14:textId="77777777" w:rsidR="00D01BFC" w:rsidRDefault="00D01BFC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Utilizado en escenarios de procesos en </w:t>
      </w:r>
      <w:proofErr w:type="spellStart"/>
      <w:r>
        <w:rPr>
          <w:rFonts w:ascii="Arial Narrow" w:hAnsi="Arial Narrow"/>
          <w:lang w:val="es-PE"/>
        </w:rPr>
        <w:t>batch</w:t>
      </w:r>
      <w:proofErr w:type="spellEnd"/>
      <w:r>
        <w:rPr>
          <w:rFonts w:ascii="Arial Narrow" w:hAnsi="Arial Narrow"/>
          <w:lang w:val="es-PE"/>
        </w:rPr>
        <w:t xml:space="preserve"> masivos, lotes y de alta duración.</w:t>
      </w:r>
    </w:p>
    <w:p w14:paraId="7BED28CC" w14:textId="77777777" w:rsidR="00372FA3" w:rsidRDefault="00D01BFC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para aplicaciones con bajo nivel de transaccionalidad o tráfico</w:t>
      </w:r>
      <w:r w:rsidR="00DC04A6">
        <w:rPr>
          <w:rFonts w:ascii="Arial Narrow" w:hAnsi="Arial Narrow"/>
          <w:lang w:val="es-PE"/>
        </w:rPr>
        <w:t xml:space="preserve"> desde la capa de Front-</w:t>
      </w:r>
      <w:proofErr w:type="spellStart"/>
      <w:r w:rsidR="00DC04A6">
        <w:rPr>
          <w:rFonts w:ascii="Arial Narrow" w:hAnsi="Arial Narrow"/>
          <w:lang w:val="es-PE"/>
        </w:rPr>
        <w:t>End</w:t>
      </w:r>
      <w:proofErr w:type="spellEnd"/>
      <w:r w:rsidR="00DC04A6">
        <w:rPr>
          <w:rFonts w:ascii="Arial Narrow" w:hAnsi="Arial Narrow"/>
          <w:lang w:val="es-PE"/>
        </w:rPr>
        <w:t xml:space="preserve"> hacia la capa de Back-</w:t>
      </w:r>
      <w:proofErr w:type="spellStart"/>
      <w:r w:rsidR="00DC04A6">
        <w:rPr>
          <w:rFonts w:ascii="Arial Narrow" w:hAnsi="Arial Narrow"/>
          <w:lang w:val="es-PE"/>
        </w:rPr>
        <w:t>End</w:t>
      </w:r>
      <w:proofErr w:type="spellEnd"/>
      <w:r w:rsidR="002F3BC6">
        <w:rPr>
          <w:rFonts w:ascii="Arial Narrow" w:hAnsi="Arial Narrow"/>
          <w:lang w:val="es-PE"/>
        </w:rPr>
        <w:t>.</w:t>
      </w:r>
      <w:ins w:id="120" w:author="Autor">
        <w:r w:rsidR="005D0349">
          <w:rPr>
            <w:rFonts w:ascii="Arial Narrow" w:hAnsi="Arial Narrow"/>
            <w:lang w:val="es-PE"/>
          </w:rPr>
          <w:t xml:space="preserve"> </w:t>
        </w:r>
        <w:r w:rsidR="005D0349" w:rsidRPr="005D0349">
          <w:rPr>
            <w:lang w:val="es-PE"/>
          </w:rPr>
          <w:t>E</w:t>
        </w:r>
        <w:r w:rsidR="005D0349">
          <w:rPr>
            <w:lang w:val="es-PE"/>
          </w:rPr>
          <w:t xml:space="preserve">sto se sugiere implementar </w:t>
        </w:r>
        <w:proofErr w:type="gramStart"/>
        <w:r w:rsidR="005D0349">
          <w:rPr>
            <w:lang w:val="es-PE"/>
          </w:rPr>
          <w:t xml:space="preserve">con </w:t>
        </w:r>
        <w:r w:rsidR="005D0349" w:rsidRPr="005D0349">
          <w:rPr>
            <w:lang w:val="es-PE"/>
          </w:rPr>
          <w:t xml:space="preserve"> </w:t>
        </w:r>
        <w:commentRangeStart w:id="121"/>
        <w:r w:rsidR="005D0349" w:rsidRPr="005D0349">
          <w:rPr>
            <w:lang w:val="es-PE"/>
          </w:rPr>
          <w:t>Servicio</w:t>
        </w:r>
      </w:ins>
      <w:commentRangeEnd w:id="121"/>
      <w:proofErr w:type="gramEnd"/>
      <w:r w:rsidR="007D3E24">
        <w:rPr>
          <w:rStyle w:val="Refdecomentario"/>
        </w:rPr>
        <w:commentReference w:id="121"/>
      </w:r>
      <w:ins w:id="122" w:author="Autor">
        <w:r w:rsidR="005D0349" w:rsidRPr="005D0349">
          <w:rPr>
            <w:lang w:val="es-PE"/>
          </w:rPr>
          <w:t xml:space="preserve"> SOA</w:t>
        </w:r>
      </w:ins>
      <w:r w:rsidR="00D33786">
        <w:rPr>
          <w:rFonts w:ascii="Arial Narrow" w:hAnsi="Arial Narrow"/>
          <w:lang w:val="es-PE"/>
        </w:rPr>
        <w:t xml:space="preserve"> </w:t>
      </w:r>
    </w:p>
    <w:p w14:paraId="7BED28CD" w14:textId="77777777" w:rsidR="00D01BFC" w:rsidRPr="00C4678B" w:rsidRDefault="00B527A3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Existe </w:t>
      </w:r>
      <w:r w:rsidR="00B84C75">
        <w:rPr>
          <w:rFonts w:ascii="Arial Narrow" w:hAnsi="Arial Narrow"/>
          <w:lang w:val="es-PE"/>
        </w:rPr>
        <w:t>alta transaccionalidad en el interior de los procesos ejecutados en el Back-</w:t>
      </w:r>
      <w:proofErr w:type="spellStart"/>
      <w:r w:rsidR="00B84C75">
        <w:rPr>
          <w:rFonts w:ascii="Arial Narrow" w:hAnsi="Arial Narrow"/>
          <w:lang w:val="es-PE"/>
        </w:rPr>
        <w:t>End</w:t>
      </w:r>
      <w:proofErr w:type="spellEnd"/>
      <w:r w:rsidR="00B84C75">
        <w:rPr>
          <w:rFonts w:ascii="Arial Narrow" w:hAnsi="Arial Narrow"/>
          <w:lang w:val="es-PE"/>
        </w:rPr>
        <w:t>.</w:t>
      </w:r>
    </w:p>
    <w:p w14:paraId="7BED28CE" w14:textId="77777777" w:rsidR="00302EDF" w:rsidRPr="00C4678B" w:rsidRDefault="00246571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Mensajería</w:t>
      </w:r>
    </w:p>
    <w:p w14:paraId="7BED28CF" w14:textId="77777777" w:rsidR="00687CFF" w:rsidRPr="00C4678B" w:rsidRDefault="00687CFF" w:rsidP="00C4678B">
      <w:pPr>
        <w:pStyle w:val="Prrafodelista"/>
        <w:ind w:left="326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 de dos tipos:</w:t>
      </w:r>
    </w:p>
    <w:p w14:paraId="7BED28D0" w14:textId="77777777" w:rsidR="00687CFF" w:rsidRDefault="00687CFF" w:rsidP="00C4678B">
      <w:pPr>
        <w:pStyle w:val="Prrafodelista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</w:t>
      </w:r>
      <w:proofErr w:type="spellStart"/>
      <w:r w:rsidRPr="00C4678B">
        <w:rPr>
          <w:rFonts w:ascii="Arial Narrow" w:hAnsi="Arial Narrow"/>
          <w:lang w:val="es-ES"/>
        </w:rPr>
        <w:t>Queue</w:t>
      </w:r>
      <w:proofErr w:type="spellEnd"/>
      <w:r w:rsidRPr="00C4678B">
        <w:rPr>
          <w:rFonts w:ascii="Arial Narrow" w:hAnsi="Arial Narrow"/>
          <w:lang w:val="es-ES"/>
        </w:rPr>
        <w:t xml:space="preserve"> (Punto a Punto con </w:t>
      </w:r>
      <w:proofErr w:type="spellStart"/>
      <w:r w:rsidRPr="00C4678B">
        <w:rPr>
          <w:rFonts w:ascii="Arial Narrow" w:hAnsi="Arial Narrow"/>
          <w:lang w:val="es-ES"/>
        </w:rPr>
        <w:t>Distribute</w:t>
      </w:r>
      <w:proofErr w:type="spellEnd"/>
      <w:r w:rsidRPr="00C4678B">
        <w:rPr>
          <w:rFonts w:ascii="Arial Narrow" w:hAnsi="Arial Narrow"/>
          <w:lang w:val="es-ES"/>
        </w:rPr>
        <w:t xml:space="preserve"> </w:t>
      </w:r>
      <w:proofErr w:type="spellStart"/>
      <w:r w:rsidRPr="00C4678B">
        <w:rPr>
          <w:rFonts w:ascii="Arial Narrow" w:hAnsi="Arial Narrow"/>
          <w:lang w:val="es-ES"/>
        </w:rPr>
        <w:t>Queue</w:t>
      </w:r>
      <w:proofErr w:type="spellEnd"/>
      <w:r w:rsidRPr="00C4678B">
        <w:rPr>
          <w:rFonts w:ascii="Arial Narrow" w:hAnsi="Arial Narrow"/>
          <w:lang w:val="es-ES"/>
        </w:rPr>
        <w:t xml:space="preserve">) para el manejo de </w:t>
      </w:r>
      <w:r w:rsidR="006E1391" w:rsidRPr="00C4678B">
        <w:rPr>
          <w:rFonts w:ascii="Arial Narrow" w:hAnsi="Arial Narrow"/>
          <w:lang w:val="es-ES"/>
        </w:rPr>
        <w:t>mensajería</w:t>
      </w:r>
      <w:r w:rsidRPr="00C4678B">
        <w:rPr>
          <w:rFonts w:ascii="Arial Narrow" w:hAnsi="Arial Narrow"/>
          <w:lang w:val="es-ES"/>
        </w:rPr>
        <w:t xml:space="preserve"> </w:t>
      </w:r>
      <w:r w:rsidR="006E1391" w:rsidRPr="00C4678B">
        <w:rPr>
          <w:rFonts w:ascii="Arial Narrow" w:hAnsi="Arial Narrow"/>
          <w:lang w:val="es-ES"/>
        </w:rPr>
        <w:t>asíncrona</w:t>
      </w:r>
      <w:r w:rsidRPr="00C4678B">
        <w:rPr>
          <w:rFonts w:ascii="Arial Narrow" w:hAnsi="Arial Narrow"/>
          <w:lang w:val="es-ES"/>
        </w:rPr>
        <w:t xml:space="preserve"> para las aplicaciones </w:t>
      </w:r>
      <w:r w:rsidR="006E1391" w:rsidRPr="00C4678B">
        <w:rPr>
          <w:rFonts w:ascii="Arial Narrow" w:hAnsi="Arial Narrow"/>
          <w:lang w:val="es-ES"/>
        </w:rPr>
        <w:t>monolíticas</w:t>
      </w:r>
      <w:r w:rsidRPr="00C4678B">
        <w:rPr>
          <w:rFonts w:ascii="Arial Narrow" w:hAnsi="Arial Narrow"/>
          <w:lang w:val="es-ES"/>
        </w:rPr>
        <w:t xml:space="preserve"> que se utilizarán para la ejecución de Jobs </w:t>
      </w:r>
      <w:proofErr w:type="spellStart"/>
      <w:r w:rsidRPr="00C4678B">
        <w:rPr>
          <w:rFonts w:ascii="Arial Narrow" w:hAnsi="Arial Narrow"/>
          <w:lang w:val="es-ES"/>
        </w:rPr>
        <w:t>Batcheros</w:t>
      </w:r>
      <w:proofErr w:type="spellEnd"/>
      <w:r w:rsidRPr="00C4678B">
        <w:rPr>
          <w:rFonts w:ascii="Arial Narrow" w:hAnsi="Arial Narrow"/>
          <w:lang w:val="es-ES"/>
        </w:rPr>
        <w:t>.</w:t>
      </w:r>
    </w:p>
    <w:p w14:paraId="7BED28D1" w14:textId="77777777" w:rsidR="00E0623F" w:rsidRPr="00C4678B" w:rsidRDefault="003E7A4A" w:rsidP="00E0623F">
      <w:pPr>
        <w:pStyle w:val="Prrafodelista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8D" wp14:editId="7BED298E">
            <wp:extent cx="3543300" cy="59049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44" cy="604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8D2" w14:textId="77777777" w:rsidR="00302EDF" w:rsidRDefault="00687CFF" w:rsidP="00C4678B">
      <w:pPr>
        <w:pStyle w:val="Prrafodelista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</w:t>
      </w:r>
      <w:proofErr w:type="spellStart"/>
      <w:r w:rsidRPr="00C4678B">
        <w:rPr>
          <w:rFonts w:ascii="Arial Narrow" w:hAnsi="Arial Narrow"/>
          <w:lang w:val="es-ES"/>
        </w:rPr>
        <w:t>Topic</w:t>
      </w:r>
      <w:proofErr w:type="spellEnd"/>
      <w:r w:rsidRPr="00C4678B">
        <w:rPr>
          <w:rFonts w:ascii="Arial Narrow" w:hAnsi="Arial Narrow"/>
          <w:lang w:val="es-ES"/>
        </w:rPr>
        <w:t xml:space="preserve"> (</w:t>
      </w:r>
      <w:proofErr w:type="spellStart"/>
      <w:r w:rsidRPr="00C4678B">
        <w:rPr>
          <w:rFonts w:ascii="Arial Narrow" w:hAnsi="Arial Narrow"/>
          <w:lang w:val="es-ES"/>
        </w:rPr>
        <w:t>Publish</w:t>
      </w:r>
      <w:proofErr w:type="spellEnd"/>
      <w:r w:rsidRPr="00C4678B">
        <w:rPr>
          <w:rFonts w:ascii="Arial Narrow" w:hAnsi="Arial Narrow"/>
          <w:lang w:val="es-ES"/>
        </w:rPr>
        <w:t>/Subscribe) para el manejo de eventos</w:t>
      </w:r>
      <w:r w:rsidR="00252D53">
        <w:rPr>
          <w:rFonts w:ascii="Arial Narrow" w:hAnsi="Arial Narrow"/>
          <w:lang w:val="es-ES"/>
        </w:rPr>
        <w:t xml:space="preserve"> asíncronos</w:t>
      </w:r>
      <w:r w:rsidRPr="00C4678B">
        <w:rPr>
          <w:rFonts w:ascii="Arial Narrow" w:hAnsi="Arial Narrow"/>
          <w:lang w:val="es-ES"/>
        </w:rPr>
        <w:t xml:space="preserve"> en los microservicios</w:t>
      </w:r>
      <w:r w:rsidR="00252D53">
        <w:rPr>
          <w:rFonts w:ascii="Arial Narrow" w:hAnsi="Arial Narrow"/>
          <w:lang w:val="es-ES"/>
        </w:rPr>
        <w:t>.</w:t>
      </w:r>
    </w:p>
    <w:p w14:paraId="7BED28D3" w14:textId="77777777" w:rsidR="00406BA3" w:rsidRPr="00C4678B" w:rsidRDefault="00406BA3" w:rsidP="00406BA3">
      <w:pPr>
        <w:pStyle w:val="Prrafodelista"/>
        <w:ind w:left="3686"/>
        <w:jc w:val="both"/>
        <w:rPr>
          <w:rFonts w:ascii="Arial Narrow" w:hAnsi="Arial Narrow"/>
          <w:lang w:val="es-ES"/>
        </w:rPr>
      </w:pPr>
      <w:commentRangeStart w:id="123"/>
      <w:commentRangeStart w:id="124"/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8F" wp14:editId="7BED2990">
            <wp:extent cx="3595687" cy="1282777"/>
            <wp:effectExtent l="0" t="0" r="508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71" cy="1295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123"/>
      <w:r w:rsidR="008B4F7A">
        <w:rPr>
          <w:rStyle w:val="Refdecomentario"/>
        </w:rPr>
        <w:commentReference w:id="123"/>
      </w:r>
      <w:commentRangeEnd w:id="124"/>
      <w:r w:rsidR="004723FF">
        <w:rPr>
          <w:rStyle w:val="Refdecomentario"/>
        </w:rPr>
        <w:commentReference w:id="124"/>
      </w:r>
    </w:p>
    <w:p w14:paraId="7BED28D4" w14:textId="77777777" w:rsidR="006E1391" w:rsidRPr="00C4678B" w:rsidRDefault="006E1391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Caché</w:t>
      </w:r>
    </w:p>
    <w:p w14:paraId="7BED28D5" w14:textId="77777777" w:rsidR="0025507D" w:rsidRPr="00C4678B" w:rsidRDefault="0025507D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Estos servicios serán utilizados con la finalidad de cargar en memoria los siguientes tipos de información:</w:t>
      </w:r>
    </w:p>
    <w:p w14:paraId="7BED28D6" w14:textId="77777777" w:rsidR="00547F93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Paramétricas.</w:t>
      </w:r>
    </w:p>
    <w:p w14:paraId="7BED28D7" w14:textId="77777777" w:rsidR="00547F93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Información de catálogos.</w:t>
      </w:r>
    </w:p>
    <w:p w14:paraId="7BED28D8" w14:textId="77777777" w:rsidR="004B386A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maestras con poco movimiento.</w:t>
      </w:r>
    </w:p>
    <w:p w14:paraId="7BED28D9" w14:textId="77777777" w:rsidR="0006010E" w:rsidRDefault="0006010E" w:rsidP="0006010E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lastRenderedPageBreak/>
        <w:t>Capacidades</w:t>
      </w:r>
    </w:p>
    <w:p w14:paraId="7BED28DA" w14:textId="77777777" w:rsidR="005D23D7" w:rsidRPr="005D23D7" w:rsidRDefault="005D23D7" w:rsidP="005D23D7">
      <w:pPr>
        <w:rPr>
          <w:lang w:val="es-PE"/>
        </w:rPr>
      </w:pP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06010E" w:rsidRPr="00C4678B" w14:paraId="7BED28DD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7BED28DB" w14:textId="77777777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BED28DC" w14:textId="77777777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06010E" w:rsidRPr="00B659E4" w14:paraId="7BED28E0" w14:textId="77777777" w:rsidTr="005D23D7">
        <w:trPr>
          <w:cantSplit/>
        </w:trPr>
        <w:tc>
          <w:tcPr>
            <w:tcW w:w="2254" w:type="dxa"/>
          </w:tcPr>
          <w:p w14:paraId="7BED28DE" w14:textId="77777777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Soporte microservicios</w:t>
            </w:r>
          </w:p>
        </w:tc>
        <w:tc>
          <w:tcPr>
            <w:tcW w:w="5144" w:type="dxa"/>
          </w:tcPr>
          <w:p w14:paraId="7BED28DF" w14:textId="77777777" w:rsidR="0006010E" w:rsidRPr="00C4678B" w:rsidRDefault="00D03D72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370B8C" w:rsidRPr="00B659E4" w14:paraId="7BED28E3" w14:textId="77777777" w:rsidTr="005D23D7">
        <w:trPr>
          <w:cantSplit/>
        </w:trPr>
        <w:tc>
          <w:tcPr>
            <w:tcW w:w="2254" w:type="dxa"/>
          </w:tcPr>
          <w:p w14:paraId="7BED28E1" w14:textId="77777777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/>
                <w:lang w:val="es-PE"/>
              </w:rPr>
              <w:t xml:space="preserve">Soporte API </w:t>
            </w:r>
            <w:proofErr w:type="spellStart"/>
            <w:r w:rsidRPr="001F4D3A">
              <w:rPr>
                <w:rFonts w:ascii="Arial Narrow" w:hAnsi="Arial Narrow"/>
                <w:lang w:val="es-PE"/>
              </w:rPr>
              <w:t>RESTFul</w:t>
            </w:r>
            <w:proofErr w:type="spellEnd"/>
            <w:r w:rsidRPr="001F4D3A">
              <w:rPr>
                <w:rFonts w:ascii="Arial Narrow" w:hAnsi="Arial Narrow"/>
                <w:lang w:val="es-PE"/>
              </w:rPr>
              <w:t xml:space="preserve"> y SOAP</w:t>
            </w:r>
          </w:p>
        </w:tc>
        <w:tc>
          <w:tcPr>
            <w:tcW w:w="5144" w:type="dxa"/>
          </w:tcPr>
          <w:p w14:paraId="7BED28E2" w14:textId="77777777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 xml:space="preserve">Soporte a servicios web </w:t>
            </w:r>
            <w:r w:rsidR="00933559"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>usando protocolos REST y SOAP.</w:t>
            </w:r>
          </w:p>
        </w:tc>
      </w:tr>
      <w:tr w:rsidR="0006010E" w:rsidRPr="00B659E4" w14:paraId="7BED28E6" w14:textId="77777777" w:rsidTr="001A6D93">
        <w:trPr>
          <w:cantSplit/>
        </w:trPr>
        <w:tc>
          <w:tcPr>
            <w:tcW w:w="2254" w:type="dxa"/>
            <w:shd w:val="clear" w:color="auto" w:fill="auto"/>
          </w:tcPr>
          <w:p w14:paraId="7BED28E4" w14:textId="77777777" w:rsidR="0006010E" w:rsidRPr="001A6D93" w:rsidRDefault="0006010E" w:rsidP="0002164A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>Transacciones Asíncronas</w:t>
            </w:r>
          </w:p>
        </w:tc>
        <w:tc>
          <w:tcPr>
            <w:tcW w:w="5144" w:type="dxa"/>
            <w:shd w:val="clear" w:color="auto" w:fill="auto"/>
          </w:tcPr>
          <w:p w14:paraId="7BED28E5" w14:textId="77777777" w:rsidR="001F671E" w:rsidRPr="00C4678B" w:rsidRDefault="002178BA" w:rsidP="001A6D93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 xml:space="preserve">Permite la ejecución de transacciones </w:t>
            </w:r>
            <w:r w:rsidR="001A6D93" w:rsidRPr="001A6D93">
              <w:rPr>
                <w:rFonts w:ascii="Arial Narrow" w:hAnsi="Arial Narrow"/>
                <w:lang w:val="es-PE"/>
              </w:rPr>
              <w:t>con procesamiento en segundo plano</w:t>
            </w:r>
            <w:r w:rsidR="00955D0C">
              <w:rPr>
                <w:rFonts w:ascii="Arial Narrow" w:hAnsi="Arial Narrow"/>
                <w:lang w:val="es-PE"/>
              </w:rPr>
              <w:t>.</w:t>
            </w:r>
          </w:p>
        </w:tc>
      </w:tr>
      <w:tr w:rsidR="0006010E" w:rsidRPr="00B659E4" w14:paraId="7BED28E9" w14:textId="77777777" w:rsidTr="005D23D7">
        <w:trPr>
          <w:cantSplit/>
        </w:trPr>
        <w:tc>
          <w:tcPr>
            <w:tcW w:w="2254" w:type="dxa"/>
          </w:tcPr>
          <w:p w14:paraId="7BED28E7" w14:textId="77777777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Mensajería JMS</w:t>
            </w:r>
          </w:p>
        </w:tc>
        <w:tc>
          <w:tcPr>
            <w:tcW w:w="5144" w:type="dxa"/>
          </w:tcPr>
          <w:p w14:paraId="7BED28E8" w14:textId="77777777" w:rsidR="0006010E" w:rsidRPr="00C4678B" w:rsidRDefault="00267635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Server, protocolo JEE para el manejo de mensajería asíncrona.</w:t>
            </w:r>
          </w:p>
        </w:tc>
      </w:tr>
      <w:tr w:rsidR="0006010E" w:rsidRPr="00B659E4" w14:paraId="7BED28EC" w14:textId="77777777" w:rsidTr="005D23D7">
        <w:trPr>
          <w:cantSplit/>
        </w:trPr>
        <w:tc>
          <w:tcPr>
            <w:tcW w:w="2254" w:type="dxa"/>
          </w:tcPr>
          <w:p w14:paraId="7BED28EA" w14:textId="77777777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caché</w:t>
            </w:r>
          </w:p>
        </w:tc>
        <w:tc>
          <w:tcPr>
            <w:tcW w:w="5144" w:type="dxa"/>
          </w:tcPr>
          <w:p w14:paraId="7BED28EB" w14:textId="77777777" w:rsidR="0006010E" w:rsidRPr="00C4678B" w:rsidRDefault="00E7327D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mantener en memoria persistencia de datos</w:t>
            </w:r>
            <w:r w:rsidR="0089444D">
              <w:rPr>
                <w:rFonts w:ascii="Arial Narrow" w:hAnsi="Arial Narrow"/>
                <w:lang w:val="es-PE"/>
              </w:rPr>
              <w:t>.</w:t>
            </w:r>
          </w:p>
        </w:tc>
      </w:tr>
      <w:tr w:rsidR="00331E48" w:rsidRPr="00B659E4" w14:paraId="7BED28EF" w14:textId="77777777" w:rsidTr="005D23D7">
        <w:trPr>
          <w:cantSplit/>
        </w:trPr>
        <w:tc>
          <w:tcPr>
            <w:tcW w:w="2254" w:type="dxa"/>
          </w:tcPr>
          <w:p w14:paraId="7BED28ED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errores</w:t>
            </w:r>
          </w:p>
        </w:tc>
        <w:tc>
          <w:tcPr>
            <w:tcW w:w="5144" w:type="dxa"/>
          </w:tcPr>
          <w:p w14:paraId="7BED28EE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un catálogo de errores para respuesta a los servicios invocados.</w:t>
            </w:r>
          </w:p>
        </w:tc>
      </w:tr>
      <w:tr w:rsidR="00331E48" w:rsidRPr="00B659E4" w14:paraId="7BED28F2" w14:textId="77777777" w:rsidTr="005D23D7">
        <w:trPr>
          <w:cantSplit/>
        </w:trPr>
        <w:tc>
          <w:tcPr>
            <w:tcW w:w="2254" w:type="dxa"/>
          </w:tcPr>
          <w:p w14:paraId="7BED28F0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Excepciones</w:t>
            </w:r>
          </w:p>
        </w:tc>
        <w:tc>
          <w:tcPr>
            <w:tcW w:w="5144" w:type="dxa"/>
          </w:tcPr>
          <w:p w14:paraId="7BED28F1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Manejar bifurcaciones para continuar con la aplicación o enviar a una porción de código para el tratamiento de un error.</w:t>
            </w:r>
          </w:p>
        </w:tc>
      </w:tr>
      <w:tr w:rsidR="00331E48" w:rsidRPr="00B659E4" w14:paraId="7BED28F5" w14:textId="77777777" w:rsidTr="005D23D7">
        <w:trPr>
          <w:cantSplit/>
        </w:trPr>
        <w:tc>
          <w:tcPr>
            <w:tcW w:w="2254" w:type="dxa"/>
          </w:tcPr>
          <w:p w14:paraId="7BED28F3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Discovery</w:t>
            </w:r>
          </w:p>
        </w:tc>
        <w:tc>
          <w:tcPr>
            <w:tcW w:w="5144" w:type="dxa"/>
          </w:tcPr>
          <w:p w14:paraId="7BED28F4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descubrir en tiempo ejecución la ubicación de un servicio.</w:t>
            </w:r>
          </w:p>
        </w:tc>
      </w:tr>
      <w:tr w:rsidR="00331E48" w:rsidRPr="00B659E4" w14:paraId="7BED28F8" w14:textId="77777777" w:rsidTr="005D23D7">
        <w:trPr>
          <w:cantSplit/>
        </w:trPr>
        <w:tc>
          <w:tcPr>
            <w:tcW w:w="2254" w:type="dxa"/>
          </w:tcPr>
          <w:p w14:paraId="7BED28F6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Eventos (</w:t>
            </w:r>
            <w:proofErr w:type="spellStart"/>
            <w:r>
              <w:rPr>
                <w:rFonts w:ascii="Arial Narrow" w:hAnsi="Arial Narrow"/>
                <w:lang w:val="es-PE"/>
              </w:rPr>
              <w:t>Publish</w:t>
            </w:r>
            <w:proofErr w:type="spellEnd"/>
            <w:r>
              <w:rPr>
                <w:rFonts w:ascii="Arial Narrow" w:hAnsi="Arial Narrow"/>
                <w:lang w:val="es-PE"/>
              </w:rPr>
              <w:t>/Suscribe)</w:t>
            </w:r>
          </w:p>
        </w:tc>
        <w:tc>
          <w:tcPr>
            <w:tcW w:w="5144" w:type="dxa"/>
          </w:tcPr>
          <w:p w14:paraId="7BED28F7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Manejador de eventos de tipo TOPIC para la ejecución de acciones asíncronas y/o reactivas.</w:t>
            </w:r>
          </w:p>
        </w:tc>
      </w:tr>
      <w:tr w:rsidR="00331E48" w:rsidRPr="00B659E4" w14:paraId="7BED28FB" w14:textId="77777777" w:rsidTr="005D23D7">
        <w:trPr>
          <w:cantSplit/>
        </w:trPr>
        <w:tc>
          <w:tcPr>
            <w:tcW w:w="2254" w:type="dxa"/>
          </w:tcPr>
          <w:p w14:paraId="7BED28F9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Auditoría</w:t>
            </w:r>
          </w:p>
        </w:tc>
        <w:tc>
          <w:tcPr>
            <w:tcW w:w="5144" w:type="dxa"/>
          </w:tcPr>
          <w:p w14:paraId="7BED28FA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seguir el rastro de una actividad u operación de negocio.</w:t>
            </w:r>
          </w:p>
        </w:tc>
      </w:tr>
      <w:tr w:rsidR="00331E48" w:rsidRPr="00B659E4" w14:paraId="7BED28FE" w14:textId="77777777" w:rsidTr="005D23D7">
        <w:trPr>
          <w:cantSplit/>
        </w:trPr>
        <w:tc>
          <w:tcPr>
            <w:tcW w:w="2254" w:type="dxa"/>
          </w:tcPr>
          <w:p w14:paraId="7BED28FC" w14:textId="77777777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trazabilidad</w:t>
            </w:r>
          </w:p>
        </w:tc>
        <w:tc>
          <w:tcPr>
            <w:tcW w:w="5144" w:type="dxa"/>
          </w:tcPr>
          <w:p w14:paraId="7BED28FD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Maneja la correlación de eventos para visualizar el </w:t>
            </w:r>
            <w:proofErr w:type="spellStart"/>
            <w:r>
              <w:rPr>
                <w:rFonts w:ascii="Arial Narrow" w:hAnsi="Arial Narrow"/>
                <w:lang w:val="es-PE"/>
              </w:rPr>
              <w:t>end-to-end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de una transacción de negocio.</w:t>
            </w:r>
          </w:p>
        </w:tc>
      </w:tr>
      <w:tr w:rsidR="00331E48" w:rsidRPr="00B659E4" w14:paraId="7BED2901" w14:textId="77777777" w:rsidTr="005D23D7">
        <w:trPr>
          <w:cantSplit/>
        </w:trPr>
        <w:tc>
          <w:tcPr>
            <w:tcW w:w="2254" w:type="dxa"/>
          </w:tcPr>
          <w:p w14:paraId="7BED28FF" w14:textId="77777777" w:rsidR="001E0CA7" w:rsidRDefault="00331E48" w:rsidP="000A17A3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Soporte ejecución de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</w:p>
        </w:tc>
        <w:tc>
          <w:tcPr>
            <w:tcW w:w="5144" w:type="dxa"/>
          </w:tcPr>
          <w:p w14:paraId="7BED2900" w14:textId="7777777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Procesos de alta duración serán soportados por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  <w:r>
              <w:rPr>
                <w:rFonts w:ascii="Arial Narrow" w:hAnsi="Arial Narrow"/>
                <w:lang w:val="es-PE"/>
              </w:rPr>
              <w:t>. Podrán ser ejecutados a demanda o programados.</w:t>
            </w:r>
          </w:p>
        </w:tc>
      </w:tr>
      <w:tr w:rsidR="000A17A3" w:rsidRPr="00B659E4" w14:paraId="7BED2904" w14:textId="77777777" w:rsidTr="005D23D7">
        <w:trPr>
          <w:cantSplit/>
        </w:trPr>
        <w:tc>
          <w:tcPr>
            <w:tcW w:w="2254" w:type="dxa"/>
          </w:tcPr>
          <w:p w14:paraId="7BED2902" w14:textId="77777777" w:rsidR="000A17A3" w:rsidRDefault="000A17A3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Monitoreo Centralizado</w:t>
            </w:r>
          </w:p>
        </w:tc>
        <w:tc>
          <w:tcPr>
            <w:tcW w:w="5144" w:type="dxa"/>
          </w:tcPr>
          <w:p w14:paraId="7BED2903" w14:textId="77777777" w:rsidR="000A17A3" w:rsidRDefault="00645F51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Capacidad de recolectar todos los registros de eventos de las </w:t>
            </w:r>
            <w:proofErr w:type="spellStart"/>
            <w:r>
              <w:rPr>
                <w:rFonts w:ascii="Arial Narrow" w:hAnsi="Arial Narrow"/>
                <w:lang w:val="es-PE"/>
              </w:rPr>
              <w:t>API’s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y/o servicios para su po</w:t>
            </w:r>
            <w:r w:rsidR="006E7712">
              <w:rPr>
                <w:rFonts w:ascii="Arial Narrow" w:hAnsi="Arial Narrow"/>
                <w:lang w:val="es-PE"/>
              </w:rPr>
              <w:t>s</w:t>
            </w:r>
            <w:r>
              <w:rPr>
                <w:rFonts w:ascii="Arial Narrow" w:hAnsi="Arial Narrow"/>
                <w:lang w:val="es-PE"/>
              </w:rPr>
              <w:t>terior explotación y visualización.</w:t>
            </w:r>
          </w:p>
        </w:tc>
      </w:tr>
    </w:tbl>
    <w:p w14:paraId="7BED2905" w14:textId="77777777" w:rsidR="0022207E" w:rsidRDefault="00166870" w:rsidP="0022207E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125" w:name="_Toc522290536"/>
      <w:r w:rsidRPr="00C4678B">
        <w:rPr>
          <w:rFonts w:ascii="Arial Narrow" w:hAnsi="Arial Narrow"/>
          <w:iCs/>
          <w:sz w:val="28"/>
          <w:szCs w:val="28"/>
          <w:lang w:val="es-PE"/>
        </w:rPr>
        <w:t>Integración</w:t>
      </w:r>
      <w:bookmarkEnd w:id="125"/>
    </w:p>
    <w:p w14:paraId="7BED2906" w14:textId="77777777" w:rsidR="00803A0F" w:rsidRDefault="00803A0F" w:rsidP="00D97576">
      <w:pPr>
        <w:ind w:left="1560" w:firstLine="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se encarga de exponer los servicios </w:t>
      </w:r>
      <w:r w:rsidR="00430808" w:rsidRPr="00C4678B">
        <w:rPr>
          <w:rFonts w:ascii="Arial Narrow" w:hAnsi="Arial Narrow"/>
          <w:lang w:val="es-PE"/>
        </w:rPr>
        <w:t>al Front</w:t>
      </w:r>
      <w:r w:rsidR="00FD1E3D">
        <w:rPr>
          <w:rFonts w:ascii="Arial Narrow" w:hAnsi="Arial Narrow"/>
          <w:lang w:val="es-PE"/>
        </w:rPr>
        <w:t>-</w:t>
      </w:r>
      <w:proofErr w:type="spellStart"/>
      <w:r w:rsidR="00600A35" w:rsidRPr="00C4678B">
        <w:rPr>
          <w:rFonts w:ascii="Arial Narrow" w:hAnsi="Arial Narrow"/>
          <w:lang w:val="es-PE"/>
        </w:rPr>
        <w:t>End</w:t>
      </w:r>
      <w:proofErr w:type="spellEnd"/>
      <w:r w:rsidR="00600A35" w:rsidRPr="00C4678B">
        <w:rPr>
          <w:rFonts w:ascii="Arial Narrow" w:hAnsi="Arial Narrow"/>
          <w:lang w:val="es-PE"/>
        </w:rPr>
        <w:t xml:space="preserve">. </w:t>
      </w:r>
      <w:r w:rsidR="00410DD5" w:rsidRPr="00C4678B">
        <w:rPr>
          <w:rFonts w:ascii="Arial Narrow" w:hAnsi="Arial Narrow"/>
          <w:lang w:val="es-PE"/>
        </w:rPr>
        <w:t xml:space="preserve">Se encarga de crear servicios </w:t>
      </w:r>
      <w:r w:rsidR="004903D0" w:rsidRPr="00C4678B">
        <w:rPr>
          <w:rFonts w:ascii="Arial Narrow" w:hAnsi="Arial Narrow"/>
          <w:lang w:val="es-PE"/>
        </w:rPr>
        <w:t xml:space="preserve">compuestos, </w:t>
      </w:r>
      <w:r w:rsidR="008965D2" w:rsidRPr="00C4678B">
        <w:rPr>
          <w:rFonts w:ascii="Arial Narrow" w:hAnsi="Arial Narrow"/>
          <w:lang w:val="es-PE"/>
        </w:rPr>
        <w:t xml:space="preserve">lo cual es </w:t>
      </w:r>
      <w:r w:rsidR="004903D0" w:rsidRPr="00C4678B">
        <w:rPr>
          <w:rFonts w:ascii="Arial Narrow" w:hAnsi="Arial Narrow"/>
          <w:lang w:val="es-PE"/>
        </w:rPr>
        <w:t xml:space="preserve">resultado de integrar llamadas a varios servicios de </w:t>
      </w:r>
      <w:r w:rsidR="008965D2" w:rsidRPr="00C4678B">
        <w:rPr>
          <w:rFonts w:ascii="Arial Narrow" w:hAnsi="Arial Narrow"/>
          <w:lang w:val="es-PE"/>
        </w:rPr>
        <w:t>negocio. Asimismo,</w:t>
      </w:r>
      <w:r w:rsidR="004903D0" w:rsidRPr="00C4678B">
        <w:rPr>
          <w:rFonts w:ascii="Arial Narrow" w:hAnsi="Arial Narrow"/>
          <w:lang w:val="es-PE"/>
        </w:rPr>
        <w:t xml:space="preserve"> </w:t>
      </w:r>
      <w:r w:rsidR="005455C9" w:rsidRPr="00C4678B">
        <w:rPr>
          <w:rFonts w:ascii="Arial Narrow" w:hAnsi="Arial Narrow"/>
          <w:lang w:val="es-PE"/>
        </w:rPr>
        <w:lastRenderedPageBreak/>
        <w:t>contiene “mediaciones</w:t>
      </w:r>
      <w:r w:rsidR="00656065" w:rsidRPr="00C4678B">
        <w:rPr>
          <w:rFonts w:ascii="Arial Narrow" w:hAnsi="Arial Narrow"/>
          <w:lang w:val="es-PE"/>
        </w:rPr>
        <w:t>”,</w:t>
      </w:r>
      <w:r w:rsidR="005455C9" w:rsidRPr="00C4678B">
        <w:rPr>
          <w:rFonts w:ascii="Arial Narrow" w:hAnsi="Arial Narrow"/>
          <w:lang w:val="es-PE"/>
        </w:rPr>
        <w:t xml:space="preserve"> que transforman datos y también enrutan </w:t>
      </w:r>
      <w:r w:rsidR="005574CF" w:rsidRPr="00C4678B">
        <w:rPr>
          <w:rFonts w:ascii="Arial Narrow" w:hAnsi="Arial Narrow"/>
          <w:lang w:val="es-PE"/>
        </w:rPr>
        <w:t xml:space="preserve">las peticiones al </w:t>
      </w:r>
      <w:r w:rsidR="00E077E4">
        <w:rPr>
          <w:rFonts w:ascii="Arial Narrow" w:hAnsi="Arial Narrow"/>
          <w:lang w:val="es-PE"/>
        </w:rPr>
        <w:t>B</w:t>
      </w:r>
      <w:r w:rsidR="005574CF" w:rsidRPr="00C4678B">
        <w:rPr>
          <w:rFonts w:ascii="Arial Narrow" w:hAnsi="Arial Narrow"/>
          <w:lang w:val="es-PE"/>
        </w:rPr>
        <w:t>ack</w:t>
      </w:r>
      <w:r w:rsidR="00E077E4">
        <w:rPr>
          <w:rFonts w:ascii="Arial Narrow" w:hAnsi="Arial Narrow"/>
          <w:lang w:val="es-PE"/>
        </w:rPr>
        <w:t>-</w:t>
      </w:r>
      <w:proofErr w:type="spellStart"/>
      <w:r w:rsidR="00E077E4">
        <w:rPr>
          <w:rFonts w:ascii="Arial Narrow" w:hAnsi="Arial Narrow"/>
          <w:lang w:val="es-PE"/>
        </w:rPr>
        <w:t>E</w:t>
      </w:r>
      <w:r w:rsidR="005574CF" w:rsidRPr="00C4678B">
        <w:rPr>
          <w:rFonts w:ascii="Arial Narrow" w:hAnsi="Arial Narrow"/>
          <w:lang w:val="es-PE"/>
        </w:rPr>
        <w:t>nd</w:t>
      </w:r>
      <w:proofErr w:type="spellEnd"/>
      <w:r w:rsidR="005574CF" w:rsidRPr="00C4678B">
        <w:rPr>
          <w:rFonts w:ascii="Arial Narrow" w:hAnsi="Arial Narrow"/>
          <w:lang w:val="es-PE"/>
        </w:rPr>
        <w:t xml:space="preserve"> </w:t>
      </w:r>
      <w:r w:rsidR="00656065" w:rsidRPr="00C4678B">
        <w:rPr>
          <w:rFonts w:ascii="Arial Narrow" w:hAnsi="Arial Narrow"/>
          <w:lang w:val="es-PE"/>
        </w:rPr>
        <w:t>correspondiente.</w:t>
      </w:r>
    </w:p>
    <w:p w14:paraId="7BED2907" w14:textId="77777777" w:rsidR="00836FCA" w:rsidRDefault="00836FCA" w:rsidP="00D97576">
      <w:pPr>
        <w:ind w:left="1560" w:firstLine="1"/>
        <w:jc w:val="both"/>
        <w:rPr>
          <w:rFonts w:ascii="Arial Narrow" w:hAnsi="Arial Narrow"/>
          <w:lang w:val="es-PE"/>
        </w:rPr>
      </w:pPr>
    </w:p>
    <w:p w14:paraId="7BED2908" w14:textId="77777777" w:rsidR="00656065" w:rsidRPr="00C4678B" w:rsidRDefault="00844D0E" w:rsidP="00D97576">
      <w:pPr>
        <w:ind w:left="1560" w:firstLine="1"/>
        <w:jc w:val="center"/>
        <w:rPr>
          <w:rFonts w:ascii="Arial Narrow" w:hAnsi="Arial Narrow"/>
          <w:b/>
          <w:lang w:val="es-PE"/>
        </w:rPr>
      </w:pPr>
      <w:ins w:id="126" w:author="Autor">
        <w:r w:rsidRPr="00314F98">
          <w:rPr>
            <w:lang w:val="es-PE"/>
          </w:rPr>
          <w:t xml:space="preserve"> </w:t>
        </w:r>
      </w:ins>
      <w:r w:rsidR="00DA3791">
        <w:object w:dxaOrig="15705" w:dyaOrig="8335" w14:anchorId="7BED2991">
          <v:shape id="_x0000_i1027" type="#_x0000_t75" style="width:384.6pt;height:204.6pt" o:ole="">
            <v:imagedata r:id="rId31" o:title=""/>
          </v:shape>
          <o:OLEObject Type="Embed" ProgID="Visio.Drawing.11" ShapeID="_x0000_i1027" DrawAspect="Content" ObjectID="_1596037141" r:id="rId32"/>
        </w:object>
      </w:r>
    </w:p>
    <w:p w14:paraId="7BED2909" w14:textId="77777777" w:rsidR="00D62DEB" w:rsidRPr="00C4678B" w:rsidRDefault="00C86A6D" w:rsidP="00725E7B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Patrones</w:t>
      </w:r>
      <w:r w:rsidR="00836FCA">
        <w:rPr>
          <w:rFonts w:ascii="Arial Narrow" w:hAnsi="Arial Narrow"/>
          <w:lang w:val="es-PE"/>
        </w:rPr>
        <w:t xml:space="preserve"> y Estándares</w:t>
      </w:r>
    </w:p>
    <w:p w14:paraId="7BED290A" w14:textId="77777777" w:rsidR="00836FCA" w:rsidRPr="001E3B91" w:rsidRDefault="00836FCA" w:rsidP="00D97576">
      <w:pPr>
        <w:pStyle w:val="Prrafodelista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API Gateway</w:t>
      </w:r>
    </w:p>
    <w:p w14:paraId="7BED290B" w14:textId="77777777" w:rsidR="00836FCA" w:rsidRDefault="00836FCA" w:rsidP="00836FCA">
      <w:pPr>
        <w:pStyle w:val="Prrafodelista"/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Esta tecnología implementa los siguientes patrones:</w:t>
      </w:r>
    </w:p>
    <w:p w14:paraId="7BED290C" w14:textId="77777777" w:rsidR="00EE6583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proofErr w:type="spellStart"/>
      <w:r w:rsidRPr="001E3B91">
        <w:rPr>
          <w:rFonts w:ascii="Arial Narrow" w:hAnsi="Arial Narrow"/>
          <w:b/>
          <w:lang w:val="es-PE"/>
        </w:rPr>
        <w:t>Backends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for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Frontends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</w:p>
    <w:p w14:paraId="7BED290D" w14:textId="77777777" w:rsidR="004F2B51" w:rsidRPr="00C4678B" w:rsidRDefault="003C74AF" w:rsidP="00836FCA">
      <w:pPr>
        <w:ind w:left="3402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Crear </w:t>
      </w:r>
      <w:proofErr w:type="spellStart"/>
      <w:r>
        <w:rPr>
          <w:rFonts w:ascii="Arial Narrow" w:hAnsi="Arial Narrow"/>
          <w:lang w:val="es-PE"/>
        </w:rPr>
        <w:t>API’s</w:t>
      </w:r>
      <w:proofErr w:type="spellEnd"/>
      <w:r>
        <w:rPr>
          <w:rFonts w:ascii="Arial Narrow" w:hAnsi="Arial Narrow"/>
          <w:lang w:val="es-PE"/>
        </w:rPr>
        <w:t xml:space="preserve"> con la finalidad de</w:t>
      </w:r>
      <w:r w:rsidR="00AA6141">
        <w:rPr>
          <w:rFonts w:ascii="Arial Narrow" w:hAnsi="Arial Narrow"/>
          <w:lang w:val="es-PE"/>
        </w:rPr>
        <w:t xml:space="preserve"> virtualizar un servicio de Back-</w:t>
      </w:r>
      <w:proofErr w:type="spellStart"/>
      <w:r w:rsidR="00AA6141">
        <w:rPr>
          <w:rFonts w:ascii="Arial Narrow" w:hAnsi="Arial Narrow"/>
          <w:lang w:val="es-PE"/>
        </w:rPr>
        <w:t>End</w:t>
      </w:r>
      <w:proofErr w:type="spellEnd"/>
      <w:r w:rsidR="00FD2346">
        <w:rPr>
          <w:rFonts w:ascii="Arial Narrow" w:hAnsi="Arial Narrow"/>
          <w:lang w:val="es-PE"/>
        </w:rPr>
        <w:t xml:space="preserve"> y gestionar </w:t>
      </w:r>
      <w:r>
        <w:rPr>
          <w:rFonts w:ascii="Arial Narrow" w:hAnsi="Arial Narrow"/>
          <w:lang w:val="es-PE"/>
        </w:rPr>
        <w:t>el tráfico</w:t>
      </w:r>
      <w:r w:rsidR="00481F56">
        <w:rPr>
          <w:rFonts w:ascii="Arial Narrow" w:hAnsi="Arial Narrow"/>
          <w:lang w:val="es-PE"/>
        </w:rPr>
        <w:t xml:space="preserve"> (</w:t>
      </w:r>
      <w:proofErr w:type="spellStart"/>
      <w:r w:rsidR="00555478">
        <w:rPr>
          <w:rFonts w:ascii="Arial Narrow" w:hAnsi="Arial Narrow"/>
          <w:lang w:val="es-PE"/>
        </w:rPr>
        <w:t>throttling</w:t>
      </w:r>
      <w:proofErr w:type="spellEnd"/>
      <w:r w:rsidR="00481F56">
        <w:rPr>
          <w:rFonts w:ascii="Arial Narrow" w:hAnsi="Arial Narrow"/>
          <w:lang w:val="es-PE"/>
        </w:rPr>
        <w:t>)</w:t>
      </w:r>
      <w:r>
        <w:rPr>
          <w:rFonts w:ascii="Arial Narrow" w:hAnsi="Arial Narrow"/>
          <w:lang w:val="es-PE"/>
        </w:rPr>
        <w:t xml:space="preserve"> de los diferentes canales</w:t>
      </w:r>
      <w:r w:rsidR="00FD2346">
        <w:rPr>
          <w:rFonts w:ascii="Arial Narrow" w:hAnsi="Arial Narrow"/>
          <w:lang w:val="es-PE"/>
        </w:rPr>
        <w:t xml:space="preserve"> que puedan utilizarl</w:t>
      </w:r>
      <w:r w:rsidR="00CF2B8D">
        <w:rPr>
          <w:rFonts w:ascii="Arial Narrow" w:hAnsi="Arial Narrow"/>
          <w:lang w:val="es-PE"/>
        </w:rPr>
        <w:t>o.</w:t>
      </w:r>
    </w:p>
    <w:p w14:paraId="7BED290E" w14:textId="77777777" w:rsidR="00EE6583" w:rsidRDefault="00884D11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92" wp14:editId="7BED2993">
            <wp:extent cx="1425600" cy="1501200"/>
            <wp:effectExtent l="0" t="0" r="3175" b="3810"/>
            <wp:docPr id="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29D184A-D771-4D25-A385-2B1E5EBB09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29D184A-D771-4D25-A385-2B1E5EBB09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90F" w14:textId="77777777" w:rsidR="008D7ECE" w:rsidRDefault="000E185A" w:rsidP="00836FCA">
      <w:pPr>
        <w:ind w:left="3402"/>
        <w:jc w:val="center"/>
      </w:pPr>
      <w:r>
        <w:object w:dxaOrig="5971" w:dyaOrig="4271" w14:anchorId="7BED2994">
          <v:shape id="_x0000_i1028" type="#_x0000_t75" style="width:139.8pt;height:99.6pt" o:ole="">
            <v:imagedata r:id="rId34" o:title=""/>
          </v:shape>
          <o:OLEObject Type="Embed" ProgID="Visio.Drawing.11" ShapeID="_x0000_i1028" DrawAspect="Content" ObjectID="_1596037142" r:id="rId35"/>
        </w:object>
      </w:r>
    </w:p>
    <w:p w14:paraId="7BED2910" w14:textId="77777777" w:rsidR="00A848F3" w:rsidRPr="00C4678B" w:rsidRDefault="00A848F3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7BED2911" w14:textId="77777777" w:rsidR="00180C20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lastRenderedPageBreak/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Aggregation</w:t>
      </w:r>
      <w:proofErr w:type="spellEnd"/>
    </w:p>
    <w:p w14:paraId="7BED2912" w14:textId="77777777" w:rsidR="00EE6583" w:rsidRDefault="00180C20" w:rsidP="00836FCA">
      <w:pPr>
        <w:pStyle w:val="Prrafodelista"/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Para agregar múltiples solicitudes individuales en una única solicitud. Este patrón es útil cuando un cliente debe realizar múltiples llamadas a diferentes sistemas </w:t>
      </w:r>
      <w:proofErr w:type="spellStart"/>
      <w:r w:rsidRPr="00C4678B">
        <w:rPr>
          <w:rFonts w:ascii="Arial Narrow" w:hAnsi="Arial Narrow"/>
          <w:lang w:val="es-PE"/>
        </w:rPr>
        <w:t>backend</w:t>
      </w:r>
      <w:proofErr w:type="spellEnd"/>
      <w:r w:rsidRPr="00C4678B">
        <w:rPr>
          <w:rFonts w:ascii="Arial Narrow" w:hAnsi="Arial Narrow"/>
          <w:lang w:val="es-PE"/>
        </w:rPr>
        <w:t xml:space="preserve"> para realizar una operación.</w:t>
      </w:r>
    </w:p>
    <w:p w14:paraId="7BED2913" w14:textId="77777777" w:rsidR="00A848F3" w:rsidRPr="00C4678B" w:rsidRDefault="00A848F3" w:rsidP="00836FCA">
      <w:pPr>
        <w:pStyle w:val="Prrafodelista"/>
        <w:ind w:left="3402"/>
        <w:rPr>
          <w:rFonts w:ascii="Arial Narrow" w:hAnsi="Arial Narrow"/>
          <w:lang w:val="es-PE"/>
        </w:rPr>
      </w:pPr>
    </w:p>
    <w:p w14:paraId="7BED2914" w14:textId="77777777" w:rsidR="00EF1F18" w:rsidRPr="00C4678B" w:rsidRDefault="007E1416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95" wp14:editId="7BED2996">
            <wp:extent cx="2026800" cy="2318400"/>
            <wp:effectExtent l="0" t="0" r="0" b="5715"/>
            <wp:docPr id="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9D5CA7F1-67F2-4C4B-8066-CAFE3CE74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9D5CA7F1-67F2-4C4B-8066-CAFE3CE74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915" w14:textId="77777777" w:rsidR="00EF1F18" w:rsidRPr="00C4678B" w:rsidRDefault="00EF1F18" w:rsidP="007E1416">
      <w:pPr>
        <w:rPr>
          <w:rFonts w:ascii="Arial Narrow" w:hAnsi="Arial Narrow"/>
          <w:lang w:val="es-PE"/>
        </w:rPr>
      </w:pPr>
    </w:p>
    <w:p w14:paraId="7BED2916" w14:textId="77777777" w:rsidR="00EE6583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Offloading</w:t>
      </w:r>
      <w:proofErr w:type="spellEnd"/>
    </w:p>
    <w:p w14:paraId="7BED2917" w14:textId="77777777" w:rsidR="007E1416" w:rsidRDefault="00214269" w:rsidP="00836FCA">
      <w:pPr>
        <w:pStyle w:val="Prrafodelista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Simplificar el desarrollo y configuración de </w:t>
      </w:r>
      <w:proofErr w:type="spellStart"/>
      <w:r w:rsidRPr="00C4678B">
        <w:rPr>
          <w:rFonts w:ascii="Arial Narrow" w:hAnsi="Arial Narrow"/>
          <w:lang w:val="es-PE"/>
        </w:rPr>
        <w:t>APIs</w:t>
      </w:r>
      <w:proofErr w:type="spellEnd"/>
      <w:r w:rsidRPr="00C4678B">
        <w:rPr>
          <w:rFonts w:ascii="Arial Narrow" w:hAnsi="Arial Narrow"/>
          <w:lang w:val="es-PE"/>
        </w:rPr>
        <w:t xml:space="preserve"> y/o servicios eliminando la dependencia no funcional como la seguridad, registro de eventos, conectividad, transacciones, ya que una configuración o desarrollo más simple da como resultado una administración y escalabilidad más sencillas y simplifica las actualizaciones de las </w:t>
      </w:r>
      <w:proofErr w:type="spellStart"/>
      <w:r w:rsidRPr="00C4678B">
        <w:rPr>
          <w:rFonts w:ascii="Arial Narrow" w:hAnsi="Arial Narrow"/>
          <w:lang w:val="es-PE"/>
        </w:rPr>
        <w:t>API</w:t>
      </w:r>
      <w:r w:rsidR="0006010E">
        <w:rPr>
          <w:rFonts w:ascii="Arial Narrow" w:hAnsi="Arial Narrow"/>
          <w:lang w:val="es-PE"/>
        </w:rPr>
        <w:t>’</w:t>
      </w:r>
      <w:r w:rsidRPr="00C4678B">
        <w:rPr>
          <w:rFonts w:ascii="Arial Narrow" w:hAnsi="Arial Narrow"/>
          <w:lang w:val="es-PE"/>
        </w:rPr>
        <w:t>s</w:t>
      </w:r>
      <w:proofErr w:type="spellEnd"/>
      <w:r w:rsidRPr="00C4678B">
        <w:rPr>
          <w:rFonts w:ascii="Arial Narrow" w:hAnsi="Arial Narrow"/>
          <w:lang w:val="es-PE"/>
        </w:rPr>
        <w:t xml:space="preserve"> y servicios.</w:t>
      </w:r>
    </w:p>
    <w:p w14:paraId="7BED2918" w14:textId="77777777" w:rsidR="007E1416" w:rsidRDefault="00725E7B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noProof/>
          <w:lang w:val="es-PE" w:eastAsia="es-PE"/>
        </w:rPr>
        <w:drawing>
          <wp:inline distT="0" distB="0" distL="0" distR="0" wp14:anchorId="7BED2997" wp14:editId="7BED2998">
            <wp:extent cx="3967200" cy="745200"/>
            <wp:effectExtent l="0" t="0" r="0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0CE176E-08A0-43E9-9BA8-6BF29BB72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70CE176E-08A0-43E9-9BA8-6BF29BB72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7"/>
                    <a:stretch/>
                  </pic:blipFill>
                  <pic:spPr bwMode="auto">
                    <a:xfrm>
                      <a:off x="0" y="0"/>
                      <a:ext cx="39672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D2919" w14:textId="77777777" w:rsidR="00F00978" w:rsidRPr="00F74978" w:rsidRDefault="00F00978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7BED291A" w14:textId="77777777" w:rsidR="00C86A6D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Gateway </w:t>
      </w:r>
      <w:proofErr w:type="spellStart"/>
      <w:r w:rsidRPr="001E3B91">
        <w:rPr>
          <w:rFonts w:ascii="Arial Narrow" w:hAnsi="Arial Narrow"/>
          <w:b/>
          <w:lang w:val="es-PE"/>
        </w:rPr>
        <w:t>Routing</w:t>
      </w:r>
      <w:proofErr w:type="spellEnd"/>
    </w:p>
    <w:p w14:paraId="7BED291B" w14:textId="77777777" w:rsidR="001210DD" w:rsidRDefault="001210DD" w:rsidP="00836FCA">
      <w:pPr>
        <w:pStyle w:val="Prrafodelista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Con este patrón la aplicación </w:t>
      </w:r>
      <w:proofErr w:type="spellStart"/>
      <w:r w:rsidRPr="00C4678B">
        <w:rPr>
          <w:rFonts w:ascii="Arial Narrow" w:hAnsi="Arial Narrow"/>
          <w:lang w:val="es-PE"/>
        </w:rPr>
        <w:t>frontend</w:t>
      </w:r>
      <w:proofErr w:type="spellEnd"/>
      <w:r w:rsidRPr="00C4678B">
        <w:rPr>
          <w:rFonts w:ascii="Arial Narrow" w:hAnsi="Arial Narrow"/>
          <w:lang w:val="es-PE"/>
        </w:rPr>
        <w:t xml:space="preserve"> solo necesita conocer y comunicarse con un único punto final, si un servicio se consolida o se descompone, el </w:t>
      </w:r>
      <w:proofErr w:type="spellStart"/>
      <w:r w:rsidRPr="00C4678B">
        <w:rPr>
          <w:rFonts w:ascii="Arial Narrow" w:hAnsi="Arial Narrow"/>
          <w:lang w:val="es-PE"/>
        </w:rPr>
        <w:t>frontend</w:t>
      </w:r>
      <w:proofErr w:type="spellEnd"/>
      <w:r w:rsidRPr="00C4678B">
        <w:rPr>
          <w:rFonts w:ascii="Arial Narrow" w:hAnsi="Arial Narrow"/>
          <w:lang w:val="es-PE"/>
        </w:rPr>
        <w:t xml:space="preserve"> no necesariamente requiere actualización. Puede continuar realizando solicitudes al API Gateway solo con cambiar el enrutamiento.</w:t>
      </w:r>
    </w:p>
    <w:p w14:paraId="7BED291C" w14:textId="77777777" w:rsidR="00082820" w:rsidRDefault="00725E7B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7BED2999" wp14:editId="7BED299A">
            <wp:extent cx="4021464" cy="9957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35" cy="99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ED291D" w14:textId="77777777" w:rsidR="00F00978" w:rsidRDefault="00F00978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</w:p>
    <w:p w14:paraId="7BED291E" w14:textId="77777777" w:rsidR="002F44A0" w:rsidRPr="001E3B91" w:rsidRDefault="002F44A0" w:rsidP="002F44A0">
      <w:pPr>
        <w:pStyle w:val="Prrafodelista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proofErr w:type="spellStart"/>
      <w:r w:rsidRPr="001E3B91">
        <w:rPr>
          <w:rFonts w:ascii="Arial Narrow" w:hAnsi="Arial Narrow"/>
          <w:b/>
          <w:lang w:val="es-PE"/>
        </w:rPr>
        <w:lastRenderedPageBreak/>
        <w:t>Swagger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Service</w:t>
      </w:r>
      <w:proofErr w:type="spellEnd"/>
      <w:r w:rsidRPr="001E3B91">
        <w:rPr>
          <w:rFonts w:ascii="Arial Narrow" w:hAnsi="Arial Narrow"/>
          <w:b/>
          <w:lang w:val="es-PE"/>
        </w:rPr>
        <w:t xml:space="preserve"> </w:t>
      </w:r>
      <w:proofErr w:type="spellStart"/>
      <w:r w:rsidRPr="001E3B91">
        <w:rPr>
          <w:rFonts w:ascii="Arial Narrow" w:hAnsi="Arial Narrow"/>
          <w:b/>
          <w:lang w:val="es-PE"/>
        </w:rPr>
        <w:t>Wizard</w:t>
      </w:r>
      <w:proofErr w:type="spellEnd"/>
    </w:p>
    <w:p w14:paraId="7BED291F" w14:textId="77777777" w:rsidR="002F44A0" w:rsidRDefault="002A525E" w:rsidP="002F44A0">
      <w:pPr>
        <w:pStyle w:val="Prrafodelista"/>
        <w:ind w:left="2977"/>
        <w:rPr>
          <w:rFonts w:ascii="Arial Narrow" w:hAnsi="Arial Narrow"/>
          <w:lang w:val="es-PE"/>
        </w:rPr>
      </w:pPr>
      <w:r w:rsidRPr="002A525E">
        <w:rPr>
          <w:rFonts w:ascii="Arial Narrow" w:hAnsi="Arial Narrow"/>
          <w:lang w:val="es-ES"/>
        </w:rPr>
        <w:t xml:space="preserve">Serie de reglas, especificaciones y herramientas que nos ayudan a documentar nuestras </w:t>
      </w:r>
      <w:proofErr w:type="spellStart"/>
      <w:r w:rsidRPr="002A525E">
        <w:rPr>
          <w:rFonts w:ascii="Arial Narrow" w:hAnsi="Arial Narrow"/>
          <w:lang w:val="es-ES"/>
        </w:rPr>
        <w:t>API</w:t>
      </w:r>
      <w:r>
        <w:rPr>
          <w:rFonts w:ascii="Arial Narrow" w:hAnsi="Arial Narrow"/>
          <w:lang w:val="es-ES"/>
        </w:rPr>
        <w:t>’</w:t>
      </w:r>
      <w:r w:rsidRPr="002A525E">
        <w:rPr>
          <w:rFonts w:ascii="Arial Narrow" w:hAnsi="Arial Narrow"/>
          <w:lang w:val="es-ES"/>
        </w:rPr>
        <w:t>s</w:t>
      </w:r>
      <w:proofErr w:type="spellEnd"/>
      <w:r w:rsidRPr="002A525E">
        <w:rPr>
          <w:rFonts w:ascii="Arial Narrow" w:hAnsi="Arial Narrow"/>
          <w:lang w:val="es-ES"/>
        </w:rPr>
        <w:t xml:space="preserve">. De esta manera, podemos realizar documentación que sea realmente útil para las personas que la necesitan. </w:t>
      </w:r>
      <w:proofErr w:type="spellStart"/>
      <w:r w:rsidRPr="002A525E">
        <w:rPr>
          <w:rFonts w:ascii="Arial Narrow" w:hAnsi="Arial Narrow"/>
          <w:lang w:val="es-ES"/>
        </w:rPr>
        <w:t>Swagger</w:t>
      </w:r>
      <w:proofErr w:type="spellEnd"/>
      <w:r>
        <w:rPr>
          <w:rFonts w:ascii="Arial Narrow" w:hAnsi="Arial Narrow"/>
          <w:lang w:val="es-ES"/>
        </w:rPr>
        <w:t xml:space="preserve"> </w:t>
      </w:r>
      <w:proofErr w:type="spellStart"/>
      <w:r>
        <w:rPr>
          <w:rFonts w:ascii="Arial Narrow" w:hAnsi="Arial Narrow"/>
          <w:lang w:val="es-ES"/>
        </w:rPr>
        <w:t>Service</w:t>
      </w:r>
      <w:proofErr w:type="spellEnd"/>
      <w:r w:rsidRPr="002A525E">
        <w:rPr>
          <w:rFonts w:ascii="Arial Narrow" w:hAnsi="Arial Narrow"/>
          <w:lang w:val="es-ES"/>
        </w:rPr>
        <w:t xml:space="preserve"> nos ayuda a crear documentación que todo el mundo entienda.</w:t>
      </w:r>
      <w:r w:rsidR="00CC117B">
        <w:rPr>
          <w:rFonts w:ascii="Arial Narrow" w:hAnsi="Arial Narrow"/>
          <w:lang w:val="es-ES"/>
        </w:rPr>
        <w:t xml:space="preserve"> </w:t>
      </w:r>
    </w:p>
    <w:p w14:paraId="7BED2920" w14:textId="77777777" w:rsidR="002F44A0" w:rsidRPr="002F44A0" w:rsidRDefault="002F44A0" w:rsidP="002F44A0">
      <w:pPr>
        <w:rPr>
          <w:rFonts w:ascii="Arial Narrow" w:hAnsi="Arial Narrow"/>
          <w:lang w:val="es-PE"/>
        </w:rPr>
      </w:pPr>
    </w:p>
    <w:p w14:paraId="7BED2921" w14:textId="77777777" w:rsidR="00163751" w:rsidRDefault="00163751" w:rsidP="00163751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AB22AF" w:rsidRPr="00DA34DF" w14:paraId="7BED2924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7BED2922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BED2923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AB22AF" w:rsidRPr="00B659E4" w14:paraId="7BED2927" w14:textId="77777777" w:rsidTr="005D23D7">
        <w:trPr>
          <w:cantSplit/>
        </w:trPr>
        <w:tc>
          <w:tcPr>
            <w:tcW w:w="2254" w:type="dxa"/>
          </w:tcPr>
          <w:p w14:paraId="7BED2925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Soporte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y Microservicios</w:t>
            </w:r>
          </w:p>
        </w:tc>
        <w:tc>
          <w:tcPr>
            <w:tcW w:w="5144" w:type="dxa"/>
          </w:tcPr>
          <w:p w14:paraId="7BED2926" w14:textId="77777777" w:rsidR="00AB22AF" w:rsidRPr="00DA34DF" w:rsidRDefault="00601DC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AB22AF" w:rsidRPr="00B659E4" w14:paraId="7BED292A" w14:textId="77777777" w:rsidTr="005D23D7">
        <w:trPr>
          <w:cantSplit/>
        </w:trPr>
        <w:tc>
          <w:tcPr>
            <w:tcW w:w="2254" w:type="dxa"/>
          </w:tcPr>
          <w:p w14:paraId="7BED2928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Autenticación y Autorización</w:t>
            </w:r>
          </w:p>
        </w:tc>
        <w:tc>
          <w:tcPr>
            <w:tcW w:w="5144" w:type="dxa"/>
          </w:tcPr>
          <w:p w14:paraId="7BED2929" w14:textId="77777777" w:rsidR="00AB22AF" w:rsidRPr="00DA34DF" w:rsidRDefault="00FF4F8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Acceso a los recursos de</w:t>
            </w:r>
            <w:r w:rsidR="00047017">
              <w:rPr>
                <w:rFonts w:ascii="Arial Narrow" w:hAnsi="Arial Narrow"/>
                <w:lang w:val="es-PE"/>
              </w:rPr>
              <w:t>sde</w:t>
            </w:r>
            <w:r w:rsidRPr="00DA34DF">
              <w:rPr>
                <w:rFonts w:ascii="Arial Narrow" w:hAnsi="Arial Narrow"/>
                <w:lang w:val="es-PE"/>
              </w:rPr>
              <w:t xml:space="preserve"> la capa Front-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y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2D" w14:textId="77777777" w:rsidTr="005D23D7">
        <w:trPr>
          <w:cantSplit/>
        </w:trPr>
        <w:tc>
          <w:tcPr>
            <w:tcW w:w="2254" w:type="dxa"/>
          </w:tcPr>
          <w:p w14:paraId="7BED292B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Transacciones Síncronas</w:t>
            </w:r>
          </w:p>
        </w:tc>
        <w:tc>
          <w:tcPr>
            <w:tcW w:w="5144" w:type="dxa"/>
          </w:tcPr>
          <w:p w14:paraId="7BED292C" w14:textId="77777777" w:rsidR="00FD694C" w:rsidRPr="00DA34DF" w:rsidRDefault="00FD694C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la ejecución de transacciones síncronas únicamente.</w:t>
            </w:r>
          </w:p>
        </w:tc>
      </w:tr>
      <w:tr w:rsidR="00AB22AF" w:rsidRPr="00B659E4" w14:paraId="7BED2930" w14:textId="77777777" w:rsidTr="005D23D7">
        <w:trPr>
          <w:cantSplit/>
        </w:trPr>
        <w:tc>
          <w:tcPr>
            <w:tcW w:w="2254" w:type="dxa"/>
          </w:tcPr>
          <w:p w14:paraId="7BED292E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Seguridad OWASP Top 10</w:t>
            </w:r>
          </w:p>
        </w:tc>
        <w:tc>
          <w:tcPr>
            <w:tcW w:w="5144" w:type="dxa"/>
          </w:tcPr>
          <w:p w14:paraId="7BED292F" w14:textId="77777777" w:rsidR="00AB22AF" w:rsidRPr="00DA34DF" w:rsidRDefault="002D5C02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 w:cs="Arial"/>
                <w:color w:val="000000" w:themeColor="text1"/>
                <w:shd w:val="clear" w:color="auto" w:fill="FFFFFF"/>
                <w:lang w:val="es-PE"/>
              </w:rPr>
              <w:t>Los diez riesgos más críticos para Aplicaciones Web y servicios Web</w:t>
            </w:r>
          </w:p>
        </w:tc>
      </w:tr>
      <w:tr w:rsidR="00AB22AF" w:rsidRPr="00B659E4" w14:paraId="7BED2933" w14:textId="77777777" w:rsidTr="005D23D7">
        <w:trPr>
          <w:cantSplit/>
        </w:trPr>
        <w:tc>
          <w:tcPr>
            <w:tcW w:w="2254" w:type="dxa"/>
          </w:tcPr>
          <w:p w14:paraId="7BED2931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Validación de Esquemas</w:t>
            </w:r>
          </w:p>
        </w:tc>
        <w:tc>
          <w:tcPr>
            <w:tcW w:w="5144" w:type="dxa"/>
          </w:tcPr>
          <w:p w14:paraId="7BED2932" w14:textId="77777777" w:rsidR="00AB22AF" w:rsidRPr="00DA34DF" w:rsidRDefault="0038607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Acción que valida las estructuras de los mensajes en los servicios web tanto SOAP como REST.</w:t>
            </w:r>
          </w:p>
        </w:tc>
      </w:tr>
      <w:tr w:rsidR="00AB22AF" w:rsidRPr="00B659E4" w14:paraId="7BED2936" w14:textId="77777777" w:rsidTr="005D23D7">
        <w:trPr>
          <w:cantSplit/>
        </w:trPr>
        <w:tc>
          <w:tcPr>
            <w:tcW w:w="2254" w:type="dxa"/>
          </w:tcPr>
          <w:p w14:paraId="7BED2934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Ruteo</w:t>
            </w:r>
          </w:p>
        </w:tc>
        <w:tc>
          <w:tcPr>
            <w:tcW w:w="5144" w:type="dxa"/>
          </w:tcPr>
          <w:p w14:paraId="7BED2935" w14:textId="77777777" w:rsidR="00AB22AF" w:rsidRPr="00DA34DF" w:rsidRDefault="002717BE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Proxy de </w:t>
            </w:r>
            <w:r w:rsidR="005376D4" w:rsidRPr="00DA34DF">
              <w:rPr>
                <w:rFonts w:ascii="Arial Narrow" w:hAnsi="Arial Narrow"/>
                <w:lang w:val="es-PE"/>
              </w:rPr>
              <w:t>servicios</w:t>
            </w:r>
            <w:r w:rsidRPr="00DA34DF">
              <w:rPr>
                <w:rFonts w:ascii="Arial Narrow" w:hAnsi="Arial Narrow"/>
                <w:lang w:val="es-PE"/>
              </w:rPr>
              <w:t xml:space="preserve"> hacia la capa </w:t>
            </w:r>
            <w:r w:rsidR="005376D4" w:rsidRPr="00DA34DF">
              <w:rPr>
                <w:rFonts w:ascii="Arial Narrow" w:hAnsi="Arial Narrow"/>
                <w:lang w:val="es-PE"/>
              </w:rPr>
              <w:t>B</w:t>
            </w:r>
            <w:r w:rsidRPr="00DA34DF">
              <w:rPr>
                <w:rFonts w:ascii="Arial Narrow" w:hAnsi="Arial Narrow"/>
                <w:lang w:val="es-PE"/>
              </w:rPr>
              <w:t>ack-</w:t>
            </w:r>
            <w:proofErr w:type="spellStart"/>
            <w:r w:rsidR="005376D4" w:rsidRPr="00DA34DF">
              <w:rPr>
                <w:rFonts w:ascii="Arial Narrow" w:hAnsi="Arial Narrow"/>
                <w:lang w:val="es-PE"/>
              </w:rPr>
              <w:t>E</w:t>
            </w:r>
            <w:r w:rsidRPr="00DA34DF">
              <w:rPr>
                <w:rFonts w:ascii="Arial Narrow" w:hAnsi="Arial Narrow"/>
                <w:lang w:val="es-PE"/>
              </w:rPr>
              <w:t>nd</w:t>
            </w:r>
            <w:proofErr w:type="spellEnd"/>
          </w:p>
        </w:tc>
      </w:tr>
      <w:tr w:rsidR="00AB22AF" w:rsidRPr="00B659E4" w14:paraId="7BED2939" w14:textId="77777777" w:rsidTr="005D23D7">
        <w:trPr>
          <w:cantSplit/>
        </w:trPr>
        <w:tc>
          <w:tcPr>
            <w:tcW w:w="2254" w:type="dxa"/>
          </w:tcPr>
          <w:p w14:paraId="7BED2937" w14:textId="77777777" w:rsidR="00AB22AF" w:rsidRPr="00DA34DF" w:rsidRDefault="00AB22AF" w:rsidP="00AB22AF">
            <w:pPr>
              <w:rPr>
                <w:rFonts w:ascii="Arial Narrow" w:hAnsi="Arial Narrow"/>
                <w:lang w:val="es-PE"/>
              </w:rPr>
            </w:pPr>
            <w:proofErr w:type="spellStart"/>
            <w:r w:rsidRPr="00DA34DF">
              <w:rPr>
                <w:rFonts w:ascii="Arial Narrow" w:hAnsi="Arial Narrow"/>
                <w:lang w:val="es-PE"/>
              </w:rPr>
              <w:t>Throttling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 xml:space="preserve"> &amp; SLA </w:t>
            </w:r>
            <w:r w:rsidR="00622C1B">
              <w:rPr>
                <w:rFonts w:ascii="Arial Narrow" w:hAnsi="Arial Narrow"/>
                <w:lang w:val="es-PE"/>
              </w:rPr>
              <w:t xml:space="preserve">en </w:t>
            </w:r>
            <w:r w:rsidRPr="00DA34DF">
              <w:rPr>
                <w:rFonts w:ascii="Arial Narrow" w:hAnsi="Arial Narrow"/>
                <w:lang w:val="es-PE"/>
              </w:rPr>
              <w:t>Servicios</w:t>
            </w:r>
          </w:p>
        </w:tc>
        <w:tc>
          <w:tcPr>
            <w:tcW w:w="5144" w:type="dxa"/>
          </w:tcPr>
          <w:p w14:paraId="7BED2938" w14:textId="77777777" w:rsidR="00AB22AF" w:rsidRPr="00DA34DF" w:rsidRDefault="005376D4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Capacidad que permite limitar el tráfico de las transacciones a los servicios y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3C" w14:textId="77777777" w:rsidTr="005D23D7">
        <w:trPr>
          <w:cantSplit/>
        </w:trPr>
        <w:tc>
          <w:tcPr>
            <w:tcW w:w="2254" w:type="dxa"/>
          </w:tcPr>
          <w:p w14:paraId="7BED293A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Múltiples protocolos</w:t>
            </w:r>
          </w:p>
        </w:tc>
        <w:tc>
          <w:tcPr>
            <w:tcW w:w="5144" w:type="dxa"/>
          </w:tcPr>
          <w:p w14:paraId="7BED293B" w14:textId="77777777" w:rsidR="00AB22AF" w:rsidRPr="00DA34DF" w:rsidRDefault="00B9272C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la ejecución de todos los protocolos estándares de aplicación </w:t>
            </w:r>
            <w:r w:rsidR="00A16855" w:rsidRPr="00DA34DF">
              <w:rPr>
                <w:rFonts w:ascii="Arial Narrow" w:hAnsi="Arial Narrow"/>
                <w:lang w:val="es-PE"/>
              </w:rPr>
              <w:t>definidos</w:t>
            </w:r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3F" w14:textId="77777777" w:rsidTr="005D23D7">
        <w:trPr>
          <w:cantSplit/>
        </w:trPr>
        <w:tc>
          <w:tcPr>
            <w:tcW w:w="2254" w:type="dxa"/>
          </w:tcPr>
          <w:p w14:paraId="7BED293D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Virtualización y Exposición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7BED293E" w14:textId="77777777" w:rsidR="00AB22AF" w:rsidRPr="00DA34DF" w:rsidRDefault="001F0BF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exponer interfaces fuera de la implementación de los servicios ubicados en 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42" w14:textId="77777777" w:rsidTr="005D23D7">
        <w:trPr>
          <w:cantSplit/>
        </w:trPr>
        <w:tc>
          <w:tcPr>
            <w:tcW w:w="2254" w:type="dxa"/>
          </w:tcPr>
          <w:p w14:paraId="7BED2940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Orquestación y Agregación 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API’s</w:t>
            </w:r>
            <w:proofErr w:type="spellEnd"/>
          </w:p>
        </w:tc>
        <w:tc>
          <w:tcPr>
            <w:tcW w:w="5144" w:type="dxa"/>
          </w:tcPr>
          <w:p w14:paraId="7BED2941" w14:textId="77777777" w:rsidR="00AB22AF" w:rsidRPr="00DA34DF" w:rsidRDefault="00D642B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reducir la cantidad de llamadas a los servicios del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B659E4" w14:paraId="7BED2945" w14:textId="77777777" w:rsidTr="005D23D7">
        <w:trPr>
          <w:cantSplit/>
        </w:trPr>
        <w:tc>
          <w:tcPr>
            <w:tcW w:w="2254" w:type="dxa"/>
          </w:tcPr>
          <w:p w14:paraId="7BED2943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OAuth 2.0</w:t>
            </w:r>
          </w:p>
        </w:tc>
        <w:tc>
          <w:tcPr>
            <w:tcW w:w="5144" w:type="dxa"/>
          </w:tcPr>
          <w:p w14:paraId="7BED2944" w14:textId="77777777" w:rsidR="00AB22AF" w:rsidRPr="00DA34DF" w:rsidRDefault="000C7059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Protocolo de seguridad para manejar el accesos y autenticación a los servicios del Back-</w:t>
            </w:r>
            <w:proofErr w:type="spellStart"/>
            <w:r w:rsidRPr="00DA34DF">
              <w:rPr>
                <w:rFonts w:ascii="Arial Narrow" w:hAnsi="Arial Narrow"/>
                <w:lang w:val="es-PE"/>
              </w:rPr>
              <w:t>End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B659E4" w14:paraId="7BED2948" w14:textId="77777777" w:rsidTr="005D23D7">
        <w:trPr>
          <w:cantSplit/>
        </w:trPr>
        <w:tc>
          <w:tcPr>
            <w:tcW w:w="2254" w:type="dxa"/>
          </w:tcPr>
          <w:p w14:paraId="7BED2946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Transformación</w:t>
            </w:r>
          </w:p>
        </w:tc>
        <w:tc>
          <w:tcPr>
            <w:tcW w:w="5144" w:type="dxa"/>
          </w:tcPr>
          <w:p w14:paraId="7BED2947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la transformación de los esquemas y mensajes de los servicios en cualquier formato de tipo ANSI.</w:t>
            </w:r>
          </w:p>
        </w:tc>
      </w:tr>
      <w:tr w:rsidR="0028124F" w:rsidRPr="00B659E4" w14:paraId="7BED294B" w14:textId="77777777" w:rsidTr="005D23D7">
        <w:trPr>
          <w:cantSplit/>
        </w:trPr>
        <w:tc>
          <w:tcPr>
            <w:tcW w:w="2254" w:type="dxa"/>
          </w:tcPr>
          <w:p w14:paraId="7BED2949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Caché</w:t>
            </w:r>
          </w:p>
        </w:tc>
        <w:tc>
          <w:tcPr>
            <w:tcW w:w="5144" w:type="dxa"/>
          </w:tcPr>
          <w:p w14:paraId="7BED294A" w14:textId="77777777" w:rsidR="0028124F" w:rsidRPr="00DA34DF" w:rsidRDefault="00035836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mantener en memoria persistencia de </w:t>
            </w:r>
            <w:proofErr w:type="spellStart"/>
            <w:r w:rsidR="004963A3">
              <w:rPr>
                <w:rFonts w:ascii="Arial Narrow" w:hAnsi="Arial Narrow"/>
                <w:lang w:val="es-PE"/>
              </w:rPr>
              <w:t>API’s</w:t>
            </w:r>
            <w:proofErr w:type="spellEnd"/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B659E4" w14:paraId="7BED294E" w14:textId="77777777" w:rsidTr="005D23D7">
        <w:trPr>
          <w:cantSplit/>
        </w:trPr>
        <w:tc>
          <w:tcPr>
            <w:tcW w:w="2254" w:type="dxa"/>
          </w:tcPr>
          <w:p w14:paraId="7BED294C" w14:textId="77777777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5144" w:type="dxa"/>
          </w:tcPr>
          <w:p w14:paraId="7BED294D" w14:textId="77777777" w:rsidR="0028124F" w:rsidRPr="00DA34DF" w:rsidRDefault="003033EB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almacenar y guardar llaves privadas.</w:t>
            </w:r>
          </w:p>
        </w:tc>
      </w:tr>
    </w:tbl>
    <w:p w14:paraId="7BED294F" w14:textId="77777777" w:rsidR="00764E70" w:rsidRPr="00764E70" w:rsidRDefault="006156AB" w:rsidP="00764E70">
      <w:pPr>
        <w:pStyle w:val="Ttulo3"/>
        <w:rPr>
          <w:rFonts w:ascii="Arial Narrow" w:hAnsi="Arial Narrow"/>
          <w:lang w:val="es-PE"/>
        </w:rPr>
      </w:pPr>
      <w:bookmarkStart w:id="127" w:name="_Toc522290537"/>
      <w:r>
        <w:rPr>
          <w:rFonts w:ascii="Arial Narrow" w:hAnsi="Arial Narrow"/>
          <w:lang w:val="es-PE"/>
        </w:rPr>
        <w:lastRenderedPageBreak/>
        <w:t>Mapa de Interacción</w:t>
      </w:r>
      <w:bookmarkEnd w:id="127"/>
    </w:p>
    <w:p w14:paraId="7BED2950" w14:textId="77777777" w:rsidR="00E81379" w:rsidRDefault="00E81379" w:rsidP="00AB0043">
      <w:pPr>
        <w:ind w:left="156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A605E4">
        <w:rPr>
          <w:rFonts w:ascii="Arial Narrow" w:hAnsi="Arial Narrow"/>
          <w:lang w:val="es-PE"/>
        </w:rPr>
        <w:t>con las relaciones entre cada uno de sus componentes:</w:t>
      </w:r>
    </w:p>
    <w:p w14:paraId="7BED2951" w14:textId="641CD28F" w:rsidR="00764E70" w:rsidDel="00E92862" w:rsidRDefault="005109B9" w:rsidP="00AB0043">
      <w:pPr>
        <w:ind w:left="1560"/>
        <w:jc w:val="center"/>
        <w:rPr>
          <w:ins w:id="128" w:author="Autor"/>
          <w:del w:id="129" w:author="Autor"/>
          <w:rFonts w:ascii="Arial Narrow" w:hAnsi="Arial Narrow"/>
          <w:lang w:val="es-PE"/>
        </w:rPr>
      </w:pPr>
      <w:del w:id="130" w:author="Autor">
        <w:r w:rsidDel="00E51C1B">
          <w:rPr>
            <w:noProof/>
            <w:lang w:val="es-PE" w:eastAsia="es-PE"/>
          </w:rPr>
          <w:drawing>
            <wp:inline distT="0" distB="0" distL="0" distR="0" wp14:anchorId="7BED299B" wp14:editId="01107135">
              <wp:extent cx="4900074" cy="3816927"/>
              <wp:effectExtent l="0" t="0" r="0" b="0"/>
              <wp:docPr id="7" name="Imagen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7100" cy="3822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3FD4E5B" w14:textId="2D81F793" w:rsidR="00AC36B1" w:rsidRPr="00BA6A66" w:rsidRDefault="005C38DE" w:rsidP="00AB0043">
      <w:pPr>
        <w:ind w:left="1560"/>
        <w:jc w:val="center"/>
        <w:rPr>
          <w:rFonts w:ascii="Arial Narrow" w:hAnsi="Arial Narrow"/>
          <w:lang w:val="es-PE"/>
        </w:rPr>
      </w:pPr>
      <w:ins w:id="131" w:author="Autor">
        <w:r>
          <w:rPr>
            <w:noProof/>
          </w:rPr>
          <w:lastRenderedPageBreak/>
          <w:drawing>
            <wp:inline distT="0" distB="0" distL="0" distR="0" wp14:anchorId="6E039DE3" wp14:editId="0C6A0A9D">
              <wp:extent cx="4811144" cy="3747655"/>
              <wp:effectExtent l="0" t="0" r="8890" b="5715"/>
              <wp:docPr id="21" name="Imagen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8659" cy="37535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W w:w="8271" w:type="dxa"/>
        <w:tblInd w:w="1809" w:type="dxa"/>
        <w:tblLook w:val="0000" w:firstRow="0" w:lastRow="0" w:firstColumn="0" w:lastColumn="0" w:noHBand="0" w:noVBand="0"/>
      </w:tblPr>
      <w:tblGrid>
        <w:gridCol w:w="906"/>
        <w:gridCol w:w="7365"/>
      </w:tblGrid>
      <w:tr w:rsidR="00764E70" w:rsidRPr="00C4678B" w14:paraId="7BED2953" w14:textId="77777777" w:rsidTr="00AB0043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7BED2952" w14:textId="77777777" w:rsidR="00764E70" w:rsidRPr="009B2CD2" w:rsidRDefault="00764E70" w:rsidP="0002164A">
            <w:pPr>
              <w:pStyle w:val="TableText"/>
              <w:keepNext/>
              <w:jc w:val="center"/>
              <w:rPr>
                <w:rFonts w:ascii="Arial Narrow" w:hAnsi="Arial Narrow"/>
                <w:b/>
                <w:lang w:val="es-PE"/>
              </w:rPr>
            </w:pPr>
          </w:p>
        </w:tc>
      </w:tr>
      <w:tr w:rsidR="00764E70" w:rsidRPr="00333E81" w14:paraId="7BED2956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4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9D" wp14:editId="7BED299E">
                      <wp:extent cx="428400" cy="0"/>
                      <wp:effectExtent l="0" t="76200" r="10160" b="95250"/>
                      <wp:docPr id="10" name="Conector recto de fl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9AF4B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0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" strokecolor="black [3213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5" w14:textId="588358EF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componente </w:t>
            </w:r>
            <w:proofErr w:type="spellStart"/>
            <w:r>
              <w:rPr>
                <w:rFonts w:ascii="Arial Narrow" w:hAnsi="Arial Narrow"/>
                <w:lang w:val="es-PE"/>
              </w:rPr>
              <w:t>Workflow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, dependiendo de las actividades configuradas, utiliza algún Servicio de Negocio o Servicio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través de la capa de integración</w:t>
            </w:r>
            <w:ins w:id="132" w:author="Autor">
              <w:r w:rsidR="00F61637">
                <w:rPr>
                  <w:rFonts w:ascii="Arial Narrow" w:hAnsi="Arial Narrow"/>
                  <w:lang w:val="es-PE"/>
                </w:rPr>
                <w:t>. También puede utilizar el Gestor de Parametrización para validaciones</w:t>
              </w:r>
              <w:r w:rsidR="00D8669C">
                <w:rPr>
                  <w:rFonts w:ascii="Arial Narrow" w:hAnsi="Arial Narrow"/>
                  <w:lang w:val="es-PE"/>
                </w:rPr>
                <w:t xml:space="preserve"> de reglas de negocio</w:t>
              </w:r>
              <w:r w:rsidR="00F61637">
                <w:rPr>
                  <w:rFonts w:ascii="Arial Narrow" w:hAnsi="Arial Narrow"/>
                  <w:lang w:val="es-PE"/>
                </w:rPr>
                <w:t>.</w:t>
              </w:r>
            </w:ins>
            <w:del w:id="133" w:author="Autor">
              <w:r w:rsidDel="007C6C75">
                <w:rPr>
                  <w:rFonts w:ascii="Arial Narrow" w:hAnsi="Arial Narrow"/>
                  <w:lang w:val="es-PE"/>
                </w:rPr>
                <w:delText>. También puede enviar notificaciones utilizando el Servicio de Notificaciones</w:delText>
              </w:r>
            </w:del>
            <w:ins w:id="134" w:author="Autor">
              <w:del w:id="135" w:author="Autor">
                <w:r w:rsidR="008B4F7A" w:rsidDel="007C6C75">
                  <w:rPr>
                    <w:rFonts w:ascii="Arial Narrow" w:hAnsi="Arial Narrow"/>
                    <w:lang w:val="es-PE"/>
                  </w:rPr>
                  <w:delText xml:space="preserve"> (este servicio no existe)</w:delText>
                </w:r>
              </w:del>
            </w:ins>
            <w:del w:id="136" w:author="Autor">
              <w:r w:rsidDel="007C6C75">
                <w:rPr>
                  <w:rFonts w:ascii="Arial Narrow" w:hAnsi="Arial Narrow"/>
                  <w:lang w:val="es-PE"/>
                </w:rPr>
                <w:delText xml:space="preserve"> o utilizar Reglas de Negocio para validaciones.</w:delText>
              </w:r>
            </w:del>
            <w:r w:rsidR="00B01226">
              <w:rPr>
                <w:rFonts w:ascii="Arial Narrow" w:hAnsi="Arial Narrow"/>
                <w:lang w:val="es-PE"/>
              </w:rPr>
              <w:t xml:space="preserve"> (*)</w:t>
            </w:r>
            <w:ins w:id="137" w:author="Autor">
              <w:del w:id="138" w:author="Autor">
                <w:r w:rsidR="008B4F7A" w:rsidDel="00940A0D">
                  <w:rPr>
                    <w:rFonts w:ascii="Arial Narrow" w:hAnsi="Arial Narrow"/>
                    <w:lang w:val="es-PE"/>
                  </w:rPr>
                  <w:delText>, el gestor de documentos debería estar afuera</w:delText>
                </w:r>
                <w:r w:rsidR="00333E81" w:rsidDel="00940A0D">
                  <w:rPr>
                    <w:rFonts w:ascii="Arial Narrow" w:hAnsi="Arial Narrow"/>
                    <w:lang w:val="es-PE"/>
                  </w:rPr>
                  <w:delText xml:space="preserve"> ; falta que la flecha negra llegue hasta servicis batch</w:delText>
                </w:r>
              </w:del>
            </w:ins>
          </w:p>
        </w:tc>
      </w:tr>
      <w:tr w:rsidR="00764E70" w:rsidRPr="00B659E4" w14:paraId="7BED2959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7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9F" wp14:editId="7BED29A0">
                      <wp:extent cx="428400" cy="0"/>
                      <wp:effectExtent l="0" t="76200" r="10160" b="95250"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18835FA" id="Conector recto de flecha 13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" strokecolor="#538135 [2409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8" w14:textId="4605177B" w:rsidR="00764E70" w:rsidRPr="00C4678B" w:rsidRDefault="00677F0A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Dependiendo de las funcionalidades implementadas en l</w:t>
            </w:r>
            <w:r w:rsidR="00DB7E7B">
              <w:rPr>
                <w:rFonts w:ascii="Arial Narrow" w:hAnsi="Arial Narrow"/>
                <w:lang w:val="es-PE"/>
              </w:rPr>
              <w:t xml:space="preserve">os </w:t>
            </w:r>
            <w:r>
              <w:rPr>
                <w:rFonts w:ascii="Arial Narrow" w:hAnsi="Arial Narrow"/>
                <w:lang w:val="es-PE"/>
              </w:rPr>
              <w:t>S</w:t>
            </w:r>
            <w:r w:rsidR="00DB7E7B">
              <w:rPr>
                <w:rFonts w:ascii="Arial Narrow" w:hAnsi="Arial Narrow"/>
                <w:lang w:val="es-PE"/>
              </w:rPr>
              <w:t xml:space="preserve">ervicios de </w:t>
            </w:r>
            <w:r>
              <w:rPr>
                <w:rFonts w:ascii="Arial Narrow" w:hAnsi="Arial Narrow"/>
                <w:lang w:val="es-PE"/>
              </w:rPr>
              <w:t>N</w:t>
            </w:r>
            <w:r w:rsidR="00DB7E7B">
              <w:rPr>
                <w:rFonts w:ascii="Arial Narrow" w:hAnsi="Arial Narrow"/>
                <w:lang w:val="es-PE"/>
              </w:rPr>
              <w:t>egocio</w:t>
            </w:r>
            <w:r>
              <w:rPr>
                <w:rFonts w:ascii="Arial Narrow" w:hAnsi="Arial Narrow"/>
                <w:lang w:val="es-PE"/>
              </w:rPr>
              <w:t>,</w:t>
            </w:r>
            <w:r w:rsidR="002B4178">
              <w:rPr>
                <w:rFonts w:ascii="Arial Narrow" w:hAnsi="Arial Narrow"/>
                <w:lang w:val="es-PE"/>
              </w:rPr>
              <w:t xml:space="preserve"> </w:t>
            </w:r>
            <w:r w:rsidR="00375862">
              <w:rPr>
                <w:rFonts w:ascii="Arial Narrow" w:hAnsi="Arial Narrow"/>
                <w:lang w:val="es-PE"/>
              </w:rPr>
              <w:t xml:space="preserve">podrían </w:t>
            </w:r>
            <w:r w:rsidR="00824E57">
              <w:rPr>
                <w:rFonts w:ascii="Arial Narrow" w:hAnsi="Arial Narrow"/>
                <w:lang w:val="es-PE"/>
              </w:rPr>
              <w:t>comunicarse con</w:t>
            </w:r>
            <w:r w:rsidR="00375862">
              <w:rPr>
                <w:rFonts w:ascii="Arial Narrow" w:hAnsi="Arial Narrow"/>
                <w:lang w:val="es-PE"/>
              </w:rPr>
              <w:t xml:space="preserve"> </w:t>
            </w:r>
            <w:r w:rsidR="00824E57">
              <w:rPr>
                <w:rFonts w:ascii="Arial Narrow" w:hAnsi="Arial Narrow"/>
                <w:lang w:val="es-PE"/>
              </w:rPr>
              <w:t>el Gestor de Parametrización y Gestor de Documentos a través de la capa de integración</w:t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764E70" w:rsidRPr="0002164A" w14:paraId="7BED295C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A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1" wp14:editId="7BED29A2">
                      <wp:extent cx="428400" cy="0"/>
                      <wp:effectExtent l="0" t="76200" r="10160" b="95250"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A025063" id="Conector recto de flecha 12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" strokecolor="red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B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servicio de Orquestación de procesos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utiliza los servicios de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 </w:t>
            </w:r>
            <w:proofErr w:type="spellStart"/>
            <w:r>
              <w:rPr>
                <w:rFonts w:ascii="Arial Narrow" w:hAnsi="Arial Narrow"/>
                <w:lang w:val="es-PE"/>
              </w:rPr>
              <w:t>Job’s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para ejecutar cada proceso configurado en un orden y priorización establecido. Utiliza la capa de Integración para lanzar la ejecución.</w:t>
            </w:r>
            <w:r w:rsidR="00D748B8">
              <w:rPr>
                <w:rFonts w:ascii="Arial Narrow" w:hAnsi="Arial Narrow"/>
                <w:lang w:val="es-PE"/>
              </w:rPr>
              <w:t xml:space="preserve"> Puede utilizar el servicio de Notificaciones.</w:t>
            </w:r>
            <w:r w:rsidR="006B07F1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02164A" w14:paraId="7BED295F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5D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3" wp14:editId="7BED29A4">
                      <wp:extent cx="428400" cy="0"/>
                      <wp:effectExtent l="0" t="76200" r="10160" b="95250"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3399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17676C" id="Conector recto de flecha 14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" strokecolor="#f39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5E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Caché se comunica con el Servicio de Datos para refrescar el contenido en memoria</w:t>
            </w:r>
            <w:r w:rsidR="006018D6">
              <w:rPr>
                <w:rFonts w:ascii="Arial Narrow" w:hAnsi="Arial Narrow"/>
                <w:lang w:val="es-PE"/>
              </w:rPr>
              <w:t>. (*)</w:t>
            </w:r>
          </w:p>
        </w:tc>
      </w:tr>
      <w:tr w:rsidR="00764E70" w:rsidRPr="0002164A" w14:paraId="7BED2962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60" w14:textId="77777777" w:rsidR="00764E70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5" wp14:editId="7BED29A6">
                      <wp:extent cx="428400" cy="0"/>
                      <wp:effectExtent l="0" t="76200" r="10160" b="95250"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0000FF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F50B75" id="Conector recto de flecha 1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" strokecolor="blue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61" w14:textId="564A2FDE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Front-</w:t>
            </w:r>
            <w:proofErr w:type="spellStart"/>
            <w:r>
              <w:rPr>
                <w:rFonts w:ascii="Arial Narrow" w:hAnsi="Arial Narrow"/>
                <w:lang w:val="es-PE"/>
              </w:rPr>
              <w:t>End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utiliza </w:t>
            </w:r>
            <w:r w:rsidR="00153735">
              <w:rPr>
                <w:rFonts w:ascii="Arial Narrow" w:hAnsi="Arial Narrow"/>
                <w:lang w:val="es-PE"/>
              </w:rPr>
              <w:t>servicios de negocio</w:t>
            </w:r>
            <w:r>
              <w:rPr>
                <w:rFonts w:ascii="Arial Narrow" w:hAnsi="Arial Narrow"/>
                <w:lang w:val="es-PE"/>
              </w:rPr>
              <w:t xml:space="preserve"> publicados en la capa de Integración para su funcionamiento</w:t>
            </w:r>
            <w:r w:rsidR="008F4798">
              <w:rPr>
                <w:rFonts w:ascii="Arial Narrow" w:hAnsi="Arial Narrow"/>
                <w:lang w:val="es-PE"/>
              </w:rPr>
              <w:t>.</w:t>
            </w:r>
            <w:r w:rsidR="006018D6">
              <w:rPr>
                <w:rFonts w:ascii="Arial Narrow" w:hAnsi="Arial Narrow"/>
                <w:lang w:val="es-PE"/>
              </w:rPr>
              <w:t xml:space="preserve"> (*)</w:t>
            </w:r>
            <w:ins w:id="139" w:author="Autor">
              <w:r w:rsidR="00333E81">
                <w:rPr>
                  <w:rFonts w:ascii="Arial Narrow" w:hAnsi="Arial Narrow"/>
                  <w:lang w:val="es-PE"/>
                </w:rPr>
                <w:t xml:space="preserve"> </w:t>
              </w:r>
              <w:del w:id="140" w:author="Autor">
                <w:r w:rsidR="00333E81" w:rsidDel="00E92862">
                  <w:rPr>
                    <w:rFonts w:ascii="Arial Narrow" w:hAnsi="Arial Narrow"/>
                    <w:lang w:val="es-PE"/>
                  </w:rPr>
                  <w:delText>debería  comunicarse con el Gestor de WorkFlow</w:delText>
                </w:r>
              </w:del>
            </w:ins>
          </w:p>
        </w:tc>
      </w:tr>
      <w:tr w:rsidR="002F4084" w:rsidRPr="00333E81" w14:paraId="7BED2965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7BED2963" w14:textId="77777777" w:rsidR="002F4084" w:rsidRDefault="00B830A8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 w:eastAsia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7BED29A7" wp14:editId="7BED29A8">
                      <wp:extent cx="428400" cy="0"/>
                      <wp:effectExtent l="0" t="76200" r="10160" b="95250"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F1F5BA" id="Conector recto de flecha 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" strokecolor="#ed7d31 [3205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BED2964" w14:textId="7415A682" w:rsidR="002F4084" w:rsidRDefault="00616737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Servicio de Mensajes se comunica con el Servicio de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y Jobs para la ejecución de procesos en segundo plano de larga duración. </w:t>
            </w:r>
            <w:del w:id="141" w:author="Autor">
              <w:r w:rsidDel="00F45210">
                <w:rPr>
                  <w:rFonts w:ascii="Arial Narrow" w:hAnsi="Arial Narrow"/>
                  <w:lang w:val="es-PE"/>
                </w:rPr>
                <w:delText>Puede utilizar el servicio de Notificaciones.</w:delText>
              </w:r>
            </w:del>
            <w:ins w:id="142" w:author="Autor">
              <w:del w:id="143" w:author="Autor">
                <w:r w:rsidR="00333E81" w:rsidDel="00F45210">
                  <w:rPr>
                    <w:rFonts w:ascii="Arial Narrow" w:hAnsi="Arial Narrow"/>
                    <w:lang w:val="es-PE"/>
                  </w:rPr>
                  <w:delText>(no existe servicio de notificaciones)</w:delText>
                </w:r>
              </w:del>
            </w:ins>
          </w:p>
        </w:tc>
      </w:tr>
      <w:tr w:rsidR="005F1350" w:rsidRPr="00B659E4" w14:paraId="7BED2967" w14:textId="77777777" w:rsidTr="00E11EB2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7BED2966" w14:textId="77777777" w:rsidR="005F1350" w:rsidRDefault="005F135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(*) </w:t>
            </w:r>
            <w:r w:rsidR="00B96FB8">
              <w:rPr>
                <w:rFonts w:ascii="Arial Narrow" w:hAnsi="Arial Narrow"/>
                <w:lang w:val="es-PE"/>
              </w:rPr>
              <w:t xml:space="preserve">Los Servicios de Negocio, Servicio de Caché y Servicios de </w:t>
            </w:r>
            <w:proofErr w:type="spellStart"/>
            <w:r w:rsidR="00B96FB8">
              <w:rPr>
                <w:rFonts w:ascii="Arial Narrow" w:hAnsi="Arial Narrow"/>
                <w:lang w:val="es-PE"/>
              </w:rPr>
              <w:t>Batch</w:t>
            </w:r>
            <w:proofErr w:type="spellEnd"/>
            <w:r w:rsidR="00B96FB8">
              <w:rPr>
                <w:rFonts w:ascii="Arial Narrow" w:hAnsi="Arial Narrow"/>
                <w:lang w:val="es-PE"/>
              </w:rPr>
              <w:t xml:space="preserve"> y </w:t>
            </w:r>
            <w:proofErr w:type="spellStart"/>
            <w:r w:rsidR="00B96FB8">
              <w:rPr>
                <w:rFonts w:ascii="Arial Narrow" w:hAnsi="Arial Narrow"/>
                <w:lang w:val="es-PE"/>
              </w:rPr>
              <w:t>Job’s</w:t>
            </w:r>
            <w:proofErr w:type="spellEnd"/>
            <w:r w:rsidR="00B96FB8">
              <w:rPr>
                <w:rFonts w:ascii="Arial Narrow" w:hAnsi="Arial Narrow"/>
                <w:lang w:val="es-PE"/>
              </w:rPr>
              <w:t xml:space="preserve"> </w:t>
            </w:r>
            <w:r w:rsidR="009B4615">
              <w:rPr>
                <w:rFonts w:ascii="Arial Narrow" w:hAnsi="Arial Narrow"/>
                <w:lang w:val="es-PE"/>
              </w:rPr>
              <w:t>se comunican</w:t>
            </w:r>
            <w:r w:rsidR="00B96FB8">
              <w:rPr>
                <w:rFonts w:ascii="Arial Narrow" w:hAnsi="Arial Narrow"/>
                <w:lang w:val="es-PE"/>
              </w:rPr>
              <w:t xml:space="preserve"> directamente los Servicios de Datos</w:t>
            </w:r>
            <w:r w:rsidR="00B01226">
              <w:rPr>
                <w:rFonts w:ascii="Arial Narrow" w:hAnsi="Arial Narrow"/>
                <w:lang w:val="es-PE"/>
              </w:rPr>
              <w:t>.</w:t>
            </w:r>
          </w:p>
        </w:tc>
      </w:tr>
    </w:tbl>
    <w:p w14:paraId="7BED2968" w14:textId="77777777" w:rsidR="00297E9C" w:rsidRDefault="00297E9C">
      <w:pPr>
        <w:spacing w:before="0" w:after="160" w:line="259" w:lineRule="auto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7BED2969" w14:textId="77777777" w:rsidR="003F4746" w:rsidRDefault="003F4746" w:rsidP="00297E9C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  <w:sectPr w:rsidR="003F4746" w:rsidSect="00542EE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BED296A" w14:textId="77777777" w:rsidR="00297E9C" w:rsidRDefault="00297E9C" w:rsidP="00297E9C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44" w:name="_Toc522290538"/>
      <w:r>
        <w:rPr>
          <w:rFonts w:ascii="Arial Narrow" w:hAnsi="Arial Narrow"/>
          <w:lang w:val="es-PE"/>
        </w:rPr>
        <w:lastRenderedPageBreak/>
        <w:t>Arquitectura de Integración</w:t>
      </w:r>
      <w:bookmarkEnd w:id="144"/>
    </w:p>
    <w:p w14:paraId="7BED296B" w14:textId="77777777" w:rsidR="00E20471" w:rsidRDefault="00E20471" w:rsidP="00E20471">
      <w:pPr>
        <w:rPr>
          <w:rFonts w:ascii="Arial Narrow" w:hAnsi="Arial Narrow"/>
          <w:lang w:val="es-PE"/>
        </w:rPr>
      </w:pPr>
      <w:r w:rsidRPr="00A81E6B">
        <w:rPr>
          <w:rFonts w:ascii="Arial Narrow" w:hAnsi="Arial Narrow"/>
          <w:lang w:val="es-PE"/>
        </w:rPr>
        <w:t xml:space="preserve">Este diagrama muestra el mapa de integraciones y los sistemas que deben sufrir cambios para </w:t>
      </w:r>
      <w:r w:rsidR="00D225F3" w:rsidRPr="00A81E6B">
        <w:rPr>
          <w:rFonts w:ascii="Arial Narrow" w:hAnsi="Arial Narrow"/>
          <w:lang w:val="es-PE"/>
        </w:rPr>
        <w:t>conectarse a la arquitectura KADABRA.</w:t>
      </w:r>
    </w:p>
    <w:p w14:paraId="7BED296C" w14:textId="77777777" w:rsidR="00261381" w:rsidRDefault="00261381" w:rsidP="00993062">
      <w:pPr>
        <w:ind w:left="567"/>
        <w:rPr>
          <w:ins w:id="145" w:author="Autor"/>
          <w:rFonts w:ascii="Arial Narrow" w:hAnsi="Arial Narrow"/>
          <w:lang w:val="es-PE"/>
        </w:rPr>
      </w:pPr>
    </w:p>
    <w:p w14:paraId="7BED296D" w14:textId="77777777" w:rsidR="009F4974" w:rsidRDefault="003E47C8" w:rsidP="00993062">
      <w:pPr>
        <w:ind w:left="567"/>
        <w:rPr>
          <w:rFonts w:ascii="Arial Narrow" w:hAnsi="Arial Narrow"/>
          <w:lang w:val="es-PE"/>
        </w:rPr>
      </w:pPr>
      <w:ins w:id="146" w:author="Autor">
        <w:r>
          <w:rPr>
            <w:noProof/>
            <w:lang w:val="es-PE" w:eastAsia="es-PE"/>
          </w:rPr>
          <mc:AlternateContent>
            <mc:Choice Requires="wps">
              <w:drawing>
                <wp:anchor distT="0" distB="0" distL="114300" distR="114300" simplePos="0" relativeHeight="251659265" behindDoc="0" locked="0" layoutInCell="1" allowOverlap="1" wp14:anchorId="7BED29A9" wp14:editId="7BED29AA">
                  <wp:simplePos x="0" y="0"/>
                  <wp:positionH relativeFrom="column">
                    <wp:posOffset>3498937</wp:posOffset>
                  </wp:positionH>
                  <wp:positionV relativeFrom="paragraph">
                    <wp:posOffset>2556371</wp:posOffset>
                  </wp:positionV>
                  <wp:extent cx="292274" cy="354904"/>
                  <wp:effectExtent l="0" t="0" r="31750" b="102870"/>
                  <wp:wrapNone/>
                  <wp:docPr id="16" name="16 Conector curvad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92274" cy="354904"/>
                          </a:xfrm>
                          <a:prstGeom prst="curvedConnector3">
                            <a:avLst>
                              <a:gd name="adj1" fmla="val 9970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7CFE8875"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16 Conector curvado" o:spid="_x0000_s1026" type="#_x0000_t38" style="position:absolute;margin-left:275.5pt;margin-top:201.3pt;width:23pt;height:27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" adj="2154" strokecolor="#5b9bd5 [3204]" strokeweight=".5pt">
                  <v:stroke endarrow="open" joinstyle="miter"/>
                </v:shape>
              </w:pict>
            </mc:Fallback>
          </mc:AlternateContent>
        </w:r>
      </w:ins>
      <w:commentRangeStart w:id="147"/>
      <w:commentRangeStart w:id="148"/>
      <w:r w:rsidR="00882DE6">
        <w:rPr>
          <w:noProof/>
          <w:lang w:val="es-PE" w:eastAsia="es-PE"/>
        </w:rPr>
        <w:drawing>
          <wp:inline distT="0" distB="0" distL="0" distR="0" wp14:anchorId="7BED29AB" wp14:editId="7BED29AC">
            <wp:extent cx="7829550" cy="413286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34813" cy="41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7"/>
      <w:r>
        <w:rPr>
          <w:rStyle w:val="Refdecomentario"/>
        </w:rPr>
        <w:commentReference w:id="147"/>
      </w:r>
      <w:commentRangeEnd w:id="148"/>
      <w:r w:rsidR="00FC3C5C">
        <w:rPr>
          <w:rStyle w:val="Refdecomentario"/>
        </w:rPr>
        <w:commentReference w:id="148"/>
      </w:r>
    </w:p>
    <w:p w14:paraId="7BED296E" w14:textId="77777777" w:rsidR="0070370C" w:rsidRPr="00A81E6B" w:rsidRDefault="0070370C" w:rsidP="00330B25">
      <w:pPr>
        <w:ind w:left="567"/>
        <w:jc w:val="center"/>
        <w:rPr>
          <w:rFonts w:ascii="Arial Narrow" w:hAnsi="Arial Narrow"/>
          <w:lang w:val="es-PE"/>
        </w:rPr>
      </w:pPr>
      <w:r>
        <w:object w:dxaOrig="2737" w:dyaOrig="312" w14:anchorId="7BED29AD">
          <v:shape id="_x0000_i1029" type="#_x0000_t75" style="width:136.8pt;height:15.6pt" o:ole="">
            <v:imagedata r:id="rId42" o:title=""/>
          </v:shape>
          <o:OLEObject Type="Embed" ProgID="Visio.Drawing.11" ShapeID="_x0000_i1029" DrawAspect="Content" ObjectID="_1596037143" r:id="rId43"/>
        </w:object>
      </w:r>
    </w:p>
    <w:sectPr w:rsidR="0070370C" w:rsidRPr="00A81E6B" w:rsidSect="003F4746"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1" w:author="Autor" w:initials="A">
    <w:p w14:paraId="7BED29AE" w14:textId="77777777" w:rsidR="00B659E4" w:rsidRDefault="00B659E4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314F98">
        <w:rPr>
          <w:lang w:val="es-PE"/>
        </w:rPr>
        <w:t xml:space="preserve">Falta un principio </w:t>
      </w:r>
      <w:r>
        <w:rPr>
          <w:lang w:val="es-PE"/>
        </w:rPr>
        <w:t>de</w:t>
      </w:r>
      <w:r w:rsidRPr="00314F98">
        <w:rPr>
          <w:lang w:val="es-PE"/>
        </w:rPr>
        <w:t xml:space="preserve"> </w:t>
      </w:r>
      <w:r>
        <w:rPr>
          <w:lang w:val="es-PE"/>
        </w:rPr>
        <w:t>“S</w:t>
      </w:r>
      <w:r w:rsidRPr="00314F98">
        <w:rPr>
          <w:lang w:val="es-PE"/>
        </w:rPr>
        <w:t>eguridad”</w:t>
      </w:r>
      <w:r>
        <w:rPr>
          <w:lang w:val="es-PE"/>
        </w:rPr>
        <w:t xml:space="preserve">.  </w:t>
      </w:r>
    </w:p>
    <w:p w14:paraId="7BED29AF" w14:textId="77777777" w:rsidR="00B659E4" w:rsidRPr="00314F98" w:rsidRDefault="00B659E4">
      <w:pPr>
        <w:pStyle w:val="Textocomentario"/>
        <w:rPr>
          <w:lang w:val="es-PE"/>
        </w:rPr>
      </w:pPr>
      <w:r>
        <w:rPr>
          <w:lang w:val="es-PE"/>
        </w:rPr>
        <w:t>Las aplicaciones debe contemplar estándares de seguridad ….</w:t>
      </w:r>
    </w:p>
  </w:comment>
  <w:comment w:id="22" w:author="Autor" w:initials="A">
    <w:p w14:paraId="2A3FAEC9" w14:textId="73350665" w:rsidR="00E57055" w:rsidRDefault="00E57055">
      <w:pPr>
        <w:pStyle w:val="Textocomentario"/>
      </w:pPr>
      <w:r>
        <w:rPr>
          <w:rStyle w:val="Refdecomentario"/>
        </w:rPr>
        <w:annotationRef/>
      </w:r>
      <w:proofErr w:type="spellStart"/>
      <w:r w:rsidR="0019144C">
        <w:t>Seguridad</w:t>
      </w:r>
      <w:proofErr w:type="spellEnd"/>
      <w:r w:rsidR="001A40A4">
        <w:t xml:space="preserve"> de </w:t>
      </w:r>
      <w:proofErr w:type="spellStart"/>
      <w:r w:rsidR="001A40A4">
        <w:t>aplicaciones</w:t>
      </w:r>
      <w:proofErr w:type="spellEnd"/>
      <w:r w:rsidR="0019144C">
        <w:t xml:space="preserve"> </w:t>
      </w:r>
      <w:proofErr w:type="spellStart"/>
      <w:r w:rsidR="0019144C">
        <w:t>esta</w:t>
      </w:r>
      <w:proofErr w:type="spellEnd"/>
      <w:r w:rsidR="0019144C">
        <w:t xml:space="preserve"> </w:t>
      </w:r>
      <w:proofErr w:type="spellStart"/>
      <w:r w:rsidR="0019144C">
        <w:t>considerado</w:t>
      </w:r>
      <w:proofErr w:type="spellEnd"/>
      <w:r w:rsidR="0019144C">
        <w:t xml:space="preserve"> </w:t>
      </w:r>
      <w:proofErr w:type="spellStart"/>
      <w:r w:rsidR="0019144C">
        <w:t>como</w:t>
      </w:r>
      <w:proofErr w:type="spellEnd"/>
      <w:r w:rsidR="00211019">
        <w:t xml:space="preserve"> </w:t>
      </w:r>
      <w:r w:rsidR="001A40A4">
        <w:t xml:space="preserve">una </w:t>
      </w:r>
      <w:proofErr w:type="spellStart"/>
      <w:r w:rsidR="001A40A4">
        <w:t>capacidad</w:t>
      </w:r>
      <w:proofErr w:type="spellEnd"/>
      <w:r w:rsidR="001A40A4">
        <w:t>.</w:t>
      </w:r>
    </w:p>
  </w:comment>
  <w:comment w:id="28" w:author="Autor" w:initials="A">
    <w:p w14:paraId="7BED29B0" w14:textId="77777777" w:rsidR="0074505B" w:rsidRPr="0074505B" w:rsidRDefault="0074505B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74505B">
        <w:rPr>
          <w:lang w:val="es-PE"/>
        </w:rPr>
        <w:t>E</w:t>
      </w:r>
      <w:r>
        <w:rPr>
          <w:lang w:val="es-PE"/>
        </w:rPr>
        <w:t xml:space="preserve">n la lista de capacidades está el </w:t>
      </w:r>
      <w:r w:rsidRPr="0074505B">
        <w:rPr>
          <w:lang w:val="es-PE"/>
        </w:rPr>
        <w:t>gestor</w:t>
      </w:r>
      <w:r>
        <w:rPr>
          <w:lang w:val="es-PE"/>
        </w:rPr>
        <w:t xml:space="preserve"> documental </w:t>
      </w:r>
      <w:r w:rsidRPr="0074505B">
        <w:rPr>
          <w:lang w:val="es-PE"/>
        </w:rPr>
        <w:t>como</w:t>
      </w:r>
      <w:r>
        <w:rPr>
          <w:lang w:val="es-PE"/>
        </w:rPr>
        <w:t xml:space="preserve"> </w:t>
      </w:r>
      <w:proofErr w:type="gramStart"/>
      <w:r>
        <w:rPr>
          <w:lang w:val="es-PE"/>
        </w:rPr>
        <w:t xml:space="preserve">la </w:t>
      </w:r>
      <w:r w:rsidRPr="0074505B">
        <w:rPr>
          <w:lang w:val="es-PE"/>
        </w:rPr>
        <w:t xml:space="preserve"> cap</w:t>
      </w:r>
      <w:r>
        <w:rPr>
          <w:lang w:val="es-PE"/>
        </w:rPr>
        <w:t>a</w:t>
      </w:r>
      <w:r w:rsidRPr="0074505B">
        <w:rPr>
          <w:lang w:val="es-PE"/>
        </w:rPr>
        <w:t>cidad</w:t>
      </w:r>
      <w:proofErr w:type="gramEnd"/>
      <w:r w:rsidRPr="0074505B">
        <w:rPr>
          <w:lang w:val="es-PE"/>
        </w:rPr>
        <w:t xml:space="preserve"> es </w:t>
      </w:r>
      <w:r w:rsidRPr="00C4678B">
        <w:rPr>
          <w:rFonts w:ascii="Arial Narrow" w:hAnsi="Arial Narrow"/>
          <w:lang w:val="es-PE"/>
        </w:rPr>
        <w:t>Posibilidad de integración con herramienta de Gestión Documental</w:t>
      </w:r>
      <w:r>
        <w:rPr>
          <w:rFonts w:ascii="Arial Narrow" w:hAnsi="Arial Narrow"/>
          <w:lang w:val="es-PE"/>
        </w:rPr>
        <w:t>, por lo tanto no debería aparecer como un componente sino disponer de Apis para que acceder y publicar documentos</w:t>
      </w:r>
      <w:r w:rsidRPr="00C4678B">
        <w:rPr>
          <w:rFonts w:ascii="Arial Narrow" w:hAnsi="Arial Narrow"/>
          <w:lang w:val="es-PE"/>
        </w:rPr>
        <w:t>.</w:t>
      </w:r>
    </w:p>
  </w:comment>
  <w:comment w:id="29" w:author="Autor" w:initials="A">
    <w:p w14:paraId="402880C4" w14:textId="1ADC05C8" w:rsidR="004B524B" w:rsidRDefault="004B524B">
      <w:pPr>
        <w:pStyle w:val="Textocomentario"/>
      </w:pPr>
      <w:r>
        <w:rPr>
          <w:rStyle w:val="Refdecomentario"/>
        </w:rPr>
        <w:annotationRef/>
      </w:r>
      <w:r w:rsidRPr="00354437">
        <w:t xml:space="preserve">Se </w:t>
      </w:r>
      <w:proofErr w:type="spellStart"/>
      <w:r w:rsidRPr="00354437">
        <w:t>está</w:t>
      </w:r>
      <w:proofErr w:type="spellEnd"/>
      <w:r w:rsidRPr="00354437">
        <w:t xml:space="preserve"> </w:t>
      </w:r>
      <w:proofErr w:type="spellStart"/>
      <w:r w:rsidRPr="00354437">
        <w:t>cumpliendo</w:t>
      </w:r>
      <w:proofErr w:type="spellEnd"/>
      <w:r w:rsidRPr="00354437">
        <w:t xml:space="preserve"> </w:t>
      </w:r>
      <w:proofErr w:type="spellStart"/>
      <w:r w:rsidRPr="00354437">
        <w:t>esta</w:t>
      </w:r>
      <w:proofErr w:type="spellEnd"/>
      <w:r w:rsidRPr="00354437">
        <w:t xml:space="preserve"> </w:t>
      </w:r>
      <w:proofErr w:type="spellStart"/>
      <w:r w:rsidRPr="00354437">
        <w:t>capacidad</w:t>
      </w:r>
      <w:proofErr w:type="spellEnd"/>
      <w:r w:rsidRPr="00354437">
        <w:t xml:space="preserve"> </w:t>
      </w:r>
      <w:proofErr w:type="spellStart"/>
      <w:r w:rsidRPr="00354437">
        <w:t>porque</w:t>
      </w:r>
      <w:proofErr w:type="spellEnd"/>
      <w:r w:rsidRPr="00354437">
        <w:t xml:space="preserve">, a </w:t>
      </w:r>
      <w:proofErr w:type="spellStart"/>
      <w:r w:rsidRPr="00354437">
        <w:t>través</w:t>
      </w:r>
      <w:proofErr w:type="spellEnd"/>
      <w:r w:rsidRPr="00354437">
        <w:t xml:space="preserve"> de la </w:t>
      </w:r>
      <w:proofErr w:type="spellStart"/>
      <w:r w:rsidRPr="00354437">
        <w:t>capa</w:t>
      </w:r>
      <w:proofErr w:type="spellEnd"/>
      <w:r w:rsidRPr="00354437">
        <w:t xml:space="preserve"> de </w:t>
      </w:r>
      <w:proofErr w:type="spellStart"/>
      <w:r w:rsidRPr="00354437">
        <w:t>integración</w:t>
      </w:r>
      <w:proofErr w:type="spellEnd"/>
      <w:r w:rsidRPr="00354437">
        <w:t xml:space="preserve">, los </w:t>
      </w:r>
      <w:proofErr w:type="spellStart"/>
      <w:r w:rsidRPr="00354437">
        <w:t>servicios</w:t>
      </w:r>
      <w:proofErr w:type="spellEnd"/>
      <w:r w:rsidRPr="00354437">
        <w:t xml:space="preserve"> de </w:t>
      </w:r>
      <w:proofErr w:type="spellStart"/>
      <w:r w:rsidRPr="00354437">
        <w:t>negocio</w:t>
      </w:r>
      <w:proofErr w:type="spellEnd"/>
      <w:r w:rsidRPr="00354437">
        <w:t xml:space="preserve"> </w:t>
      </w:r>
      <w:proofErr w:type="spellStart"/>
      <w:r w:rsidRPr="00354437">
        <w:t>utilizan</w:t>
      </w:r>
      <w:proofErr w:type="spellEnd"/>
      <w:r w:rsidRPr="00354437">
        <w:t xml:space="preserve"> las API's del Gestor de </w:t>
      </w:r>
      <w:proofErr w:type="spellStart"/>
      <w:r w:rsidRPr="00354437">
        <w:t>Documentos</w:t>
      </w:r>
      <w:proofErr w:type="spellEnd"/>
      <w:r w:rsidRPr="00354437">
        <w:t xml:space="preserve"> para consulta o </w:t>
      </w:r>
      <w:proofErr w:type="spellStart"/>
      <w:r w:rsidRPr="00354437">
        <w:t>publicación</w:t>
      </w:r>
      <w:proofErr w:type="spellEnd"/>
      <w:r w:rsidRPr="00354437">
        <w:t xml:space="preserve">. </w:t>
      </w:r>
      <w:r w:rsidR="00BD1DB8">
        <w:t xml:space="preserve">Si </w:t>
      </w:r>
      <w:r w:rsidR="00C7014C">
        <w:t xml:space="preserve">no </w:t>
      </w:r>
      <w:proofErr w:type="spellStart"/>
      <w:r w:rsidR="00C7014C">
        <w:t>existirá</w:t>
      </w:r>
      <w:proofErr w:type="spellEnd"/>
      <w:r w:rsidR="00C7014C">
        <w:t xml:space="preserve"> un gestor de </w:t>
      </w:r>
      <w:proofErr w:type="spellStart"/>
      <w:r w:rsidR="00C7014C">
        <w:t>documentos</w:t>
      </w:r>
      <w:proofErr w:type="spellEnd"/>
      <w:r w:rsidR="00C7014C">
        <w:t xml:space="preserve"> </w:t>
      </w:r>
      <w:proofErr w:type="spellStart"/>
      <w:r w:rsidR="00C7014C">
        <w:t>centralizado</w:t>
      </w:r>
      <w:proofErr w:type="spellEnd"/>
      <w:r w:rsidR="00C7014C">
        <w:t xml:space="preserve">, </w:t>
      </w:r>
      <w:proofErr w:type="spellStart"/>
      <w:r w:rsidR="00C7014C">
        <w:t>quitaríamos</w:t>
      </w:r>
      <w:proofErr w:type="spellEnd"/>
      <w:r w:rsidR="00EC5D34">
        <w:t xml:space="preserve"> el </w:t>
      </w:r>
      <w:proofErr w:type="spellStart"/>
      <w:r w:rsidR="00EC5D34">
        <w:t>componente</w:t>
      </w:r>
      <w:proofErr w:type="spellEnd"/>
      <w:r w:rsidR="00EC5D34">
        <w:t xml:space="preserve"> de la </w:t>
      </w:r>
      <w:proofErr w:type="spellStart"/>
      <w:r w:rsidR="00EC5D34">
        <w:t>arquitectura</w:t>
      </w:r>
      <w:proofErr w:type="spellEnd"/>
      <w:r w:rsidR="009F3FF3">
        <w:t xml:space="preserve"> y </w:t>
      </w:r>
      <w:proofErr w:type="spellStart"/>
      <w:r w:rsidR="009F3FF3">
        <w:t>seguiriamos</w:t>
      </w:r>
      <w:proofErr w:type="spellEnd"/>
      <w:r w:rsidR="009F3FF3">
        <w:t xml:space="preserve"> </w:t>
      </w:r>
      <w:proofErr w:type="spellStart"/>
      <w:r w:rsidR="009F3FF3">
        <w:t>cumpliendo</w:t>
      </w:r>
      <w:proofErr w:type="spellEnd"/>
      <w:r w:rsidR="009F3FF3">
        <w:t xml:space="preserve"> con la </w:t>
      </w:r>
      <w:proofErr w:type="spellStart"/>
      <w:r w:rsidR="009F3FF3">
        <w:t>capacidad</w:t>
      </w:r>
      <w:proofErr w:type="spellEnd"/>
      <w:r w:rsidR="009F3FF3">
        <w:t>.</w:t>
      </w:r>
    </w:p>
  </w:comment>
  <w:comment w:id="36" w:author="Autor" w:initials="A">
    <w:p w14:paraId="7BED29B1" w14:textId="77777777" w:rsidR="00CE76FF" w:rsidRPr="00CE76FF" w:rsidRDefault="00CE76FF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CE76FF">
        <w:rPr>
          <w:lang w:val="es-PE"/>
        </w:rPr>
        <w:t>Indicar requerimientos mínimos de la PC</w:t>
      </w:r>
      <w:r>
        <w:rPr>
          <w:lang w:val="es-PE"/>
        </w:rPr>
        <w:t>.</w:t>
      </w:r>
    </w:p>
  </w:comment>
  <w:comment w:id="37" w:author="Autor" w:initials="A">
    <w:p w14:paraId="717BFC44" w14:textId="001BB024" w:rsidR="00E426AB" w:rsidRDefault="00E426AB">
      <w:pPr>
        <w:pStyle w:val="Textocomentario"/>
      </w:pPr>
      <w:r>
        <w:rPr>
          <w:rStyle w:val="Refdecomentario"/>
        </w:rPr>
        <w:annotationRef/>
      </w:r>
      <w:r>
        <w:t xml:space="preserve">De </w:t>
      </w:r>
      <w:proofErr w:type="spellStart"/>
      <w:r>
        <w:t>acuerdo</w:t>
      </w:r>
      <w:proofErr w:type="spellEnd"/>
    </w:p>
  </w:comment>
  <w:comment w:id="54" w:author="Autor" w:initials="A">
    <w:p w14:paraId="7C2EB86F" w14:textId="6D27ECAF" w:rsidR="000B14ED" w:rsidRDefault="000B14ED">
      <w:pPr>
        <w:pStyle w:val="Textocomentario"/>
      </w:pPr>
      <w:r>
        <w:rPr>
          <w:rStyle w:val="Refdecomentario"/>
        </w:rPr>
        <w:annotationRef/>
      </w:r>
      <w:r>
        <w:t xml:space="preserve">Nueva </w:t>
      </w:r>
      <w:r>
        <w:t>propuesta</w:t>
      </w:r>
      <w:bookmarkStart w:id="55" w:name="_GoBack"/>
      <w:bookmarkEnd w:id="55"/>
    </w:p>
  </w:comment>
  <w:comment w:id="85" w:author="Autor" w:initials="A">
    <w:p w14:paraId="7BED29B2" w14:textId="77777777" w:rsidR="009D7DB8" w:rsidRPr="009D7DB8" w:rsidRDefault="009D7DB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9D7DB8">
        <w:rPr>
          <w:lang w:val="es-PE"/>
        </w:rPr>
        <w:t xml:space="preserve">Dónde se </w:t>
      </w:r>
      <w:proofErr w:type="gramStart"/>
      <w:r w:rsidRPr="009D7DB8">
        <w:rPr>
          <w:lang w:val="es-PE"/>
        </w:rPr>
        <w:t>centralizara</w:t>
      </w:r>
      <w:proofErr w:type="gramEnd"/>
      <w:r w:rsidRPr="009D7DB8">
        <w:rPr>
          <w:lang w:val="es-PE"/>
        </w:rPr>
        <w:t xml:space="preserve"> la autenticación?</w:t>
      </w:r>
      <w:r>
        <w:rPr>
          <w:lang w:val="es-PE"/>
        </w:rPr>
        <w:t>, esto se documentará en seguridad?</w:t>
      </w:r>
    </w:p>
  </w:comment>
  <w:comment w:id="86" w:author="Autor" w:initials="A">
    <w:p w14:paraId="4E6EAA42" w14:textId="7D23EAB5" w:rsidR="003C0315" w:rsidRDefault="003C0315">
      <w:pPr>
        <w:pStyle w:val="Textocomentario"/>
      </w:pPr>
      <w:r>
        <w:rPr>
          <w:rStyle w:val="Refdecomentario"/>
        </w:rPr>
        <w:annotationRef/>
      </w:r>
      <w:proofErr w:type="spellStart"/>
      <w:r>
        <w:t>Seguridad</w:t>
      </w:r>
      <w:proofErr w:type="spellEnd"/>
      <w:r>
        <w:t xml:space="preserve"> </w:t>
      </w:r>
      <w:proofErr w:type="spellStart"/>
      <w:r>
        <w:t>estará</w:t>
      </w:r>
      <w:proofErr w:type="spellEnd"/>
      <w:r>
        <w:t xml:space="preserve"> </w:t>
      </w:r>
      <w:proofErr w:type="spellStart"/>
      <w:r>
        <w:t>detallada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entregable</w:t>
      </w:r>
      <w:proofErr w:type="spellEnd"/>
      <w:r>
        <w:t xml:space="preserve"> de </w:t>
      </w:r>
      <w:proofErr w:type="spellStart"/>
      <w:r>
        <w:t>Tecnología</w:t>
      </w:r>
      <w:proofErr w:type="spellEnd"/>
      <w:r>
        <w:t xml:space="preserve"> y </w:t>
      </w:r>
      <w:proofErr w:type="spellStart"/>
      <w:r>
        <w:t>Seguridad</w:t>
      </w:r>
      <w:proofErr w:type="spellEnd"/>
    </w:p>
  </w:comment>
  <w:comment w:id="87" w:author="Autor" w:initials="A">
    <w:p w14:paraId="7BED29B3" w14:textId="77777777" w:rsidR="009D7DB8" w:rsidRPr="009D7DB8" w:rsidRDefault="009D7DB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9D7DB8">
        <w:rPr>
          <w:lang w:val="es-PE"/>
        </w:rPr>
        <w:t>Indicar nivel de granularidad de autorizaci</w:t>
      </w:r>
      <w:r>
        <w:rPr>
          <w:lang w:val="es-PE"/>
        </w:rPr>
        <w:t xml:space="preserve">ón: página / opción, botón, </w:t>
      </w:r>
      <w:proofErr w:type="spellStart"/>
      <w:r>
        <w:rPr>
          <w:lang w:val="es-PE"/>
        </w:rPr>
        <w:t>etc</w:t>
      </w:r>
      <w:proofErr w:type="spellEnd"/>
    </w:p>
  </w:comment>
  <w:comment w:id="88" w:author="Autor" w:initials="A">
    <w:p w14:paraId="5224E7F7" w14:textId="0B9BA6D4" w:rsidR="00106F91" w:rsidRDefault="00106F91">
      <w:pPr>
        <w:pStyle w:val="Textocomentario"/>
      </w:pPr>
      <w:r>
        <w:rPr>
          <w:rStyle w:val="Refdecomentario"/>
        </w:rPr>
        <w:annotationRef/>
      </w:r>
      <w:r>
        <w:t xml:space="preserve">De </w:t>
      </w:r>
      <w:proofErr w:type="spellStart"/>
      <w:r>
        <w:t>acuerdo</w:t>
      </w:r>
      <w:proofErr w:type="spellEnd"/>
    </w:p>
  </w:comment>
  <w:comment w:id="92" w:author="Autor" w:initials="A">
    <w:p w14:paraId="7BED29B4" w14:textId="77777777" w:rsidR="009D7DB8" w:rsidRDefault="009D7DB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proofErr w:type="gramStart"/>
      <w:r>
        <w:rPr>
          <w:lang w:val="es-PE"/>
        </w:rPr>
        <w:t>Considerar</w:t>
      </w:r>
      <w:proofErr w:type="gramEnd"/>
      <w:r>
        <w:rPr>
          <w:lang w:val="es-PE"/>
        </w:rPr>
        <w:t xml:space="preserve"> que es</w:t>
      </w:r>
      <w:r w:rsidRPr="009D7DB8">
        <w:rPr>
          <w:lang w:val="es-PE"/>
        </w:rPr>
        <w:t>te Gestor de Documentos debe ser independiente para cada empresa</w:t>
      </w:r>
    </w:p>
    <w:p w14:paraId="7BED29B5" w14:textId="77777777" w:rsidR="009D7DB8" w:rsidRPr="009D7DB8" w:rsidRDefault="009D7DB8">
      <w:pPr>
        <w:pStyle w:val="Textocomentario"/>
        <w:rPr>
          <w:lang w:val="es-PE"/>
        </w:rPr>
      </w:pPr>
      <w:r>
        <w:rPr>
          <w:lang w:val="es-PE"/>
        </w:rPr>
        <w:t xml:space="preserve">Se asume que el Gestor del </w:t>
      </w:r>
      <w:proofErr w:type="spellStart"/>
      <w:r>
        <w:rPr>
          <w:lang w:val="es-PE"/>
        </w:rPr>
        <w:t>WorkFlow</w:t>
      </w:r>
      <w:proofErr w:type="spellEnd"/>
      <w:r>
        <w:rPr>
          <w:lang w:val="es-PE"/>
        </w:rPr>
        <w:t xml:space="preserve"> incluye las notificaciones internas</w:t>
      </w:r>
    </w:p>
  </w:comment>
  <w:comment w:id="93" w:author="Autor" w:initials="A">
    <w:p w14:paraId="23842FD0" w14:textId="3E737735" w:rsidR="00354437" w:rsidRDefault="00354437">
      <w:pPr>
        <w:pStyle w:val="Textocomentario"/>
      </w:pPr>
      <w:r>
        <w:rPr>
          <w:rStyle w:val="Refdecomentario"/>
        </w:rPr>
        <w:annotationRef/>
      </w:r>
      <w:r w:rsidR="00425450">
        <w:t xml:space="preserve">Segun </w:t>
      </w:r>
      <w:proofErr w:type="spellStart"/>
      <w:r w:rsidR="00425450">
        <w:t>acuerdo</w:t>
      </w:r>
      <w:proofErr w:type="spellEnd"/>
      <w:r w:rsidR="00425450">
        <w:t xml:space="preserve">, el gestor documental </w:t>
      </w:r>
      <w:proofErr w:type="spellStart"/>
      <w:r w:rsidR="00425450">
        <w:t>estará</w:t>
      </w:r>
      <w:proofErr w:type="spellEnd"/>
      <w:r w:rsidR="00425450">
        <w:t xml:space="preserve"> dentro </w:t>
      </w:r>
      <w:proofErr w:type="spellStart"/>
      <w:r w:rsidR="00425450">
        <w:t>Kadabra</w:t>
      </w:r>
      <w:proofErr w:type="spellEnd"/>
      <w:r w:rsidR="00425450">
        <w:t>.</w:t>
      </w:r>
    </w:p>
  </w:comment>
  <w:comment w:id="94" w:author="Autor" w:initials="A">
    <w:p w14:paraId="7BED29B6" w14:textId="77777777" w:rsidR="0047703C" w:rsidRPr="0047703C" w:rsidRDefault="0047703C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47703C">
        <w:rPr>
          <w:lang w:val="es-PE"/>
        </w:rPr>
        <w:t>Todo el Sistema tiene validaciones o reglas de negocio o parámetros a implementar; la estadística no corresponde</w:t>
      </w:r>
    </w:p>
  </w:comment>
  <w:comment w:id="95" w:author="Autor" w:initials="A">
    <w:p w14:paraId="70112699" w14:textId="54394DF1" w:rsidR="004D66BF" w:rsidRDefault="004D66BF">
      <w:pPr>
        <w:pStyle w:val="Textocomentario"/>
      </w:pPr>
      <w:r>
        <w:rPr>
          <w:rStyle w:val="Refdecomentario"/>
        </w:rPr>
        <w:annotationRef/>
      </w:r>
      <w:r>
        <w:t xml:space="preserve">De </w:t>
      </w:r>
      <w:proofErr w:type="spellStart"/>
      <w:r>
        <w:t>acuerdo</w:t>
      </w:r>
      <w:proofErr w:type="spellEnd"/>
    </w:p>
  </w:comment>
  <w:comment w:id="96" w:author="Autor" w:initials="A">
    <w:p w14:paraId="7BED29B7" w14:textId="77777777" w:rsidR="0047703C" w:rsidRPr="0047703C" w:rsidRDefault="0047703C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74505B">
        <w:rPr>
          <w:lang w:val="es-PE"/>
        </w:rPr>
        <w:t>E</w:t>
      </w:r>
      <w:r>
        <w:rPr>
          <w:lang w:val="es-PE"/>
        </w:rPr>
        <w:t xml:space="preserve">n la lista de capacidades está el </w:t>
      </w:r>
      <w:r w:rsidRPr="0074505B">
        <w:rPr>
          <w:lang w:val="es-PE"/>
        </w:rPr>
        <w:t>gestor</w:t>
      </w:r>
      <w:r>
        <w:rPr>
          <w:lang w:val="es-PE"/>
        </w:rPr>
        <w:t xml:space="preserve"> documental </w:t>
      </w:r>
      <w:r w:rsidRPr="0074505B">
        <w:rPr>
          <w:lang w:val="es-PE"/>
        </w:rPr>
        <w:t>como</w:t>
      </w:r>
      <w:r>
        <w:rPr>
          <w:lang w:val="es-PE"/>
        </w:rPr>
        <w:t xml:space="preserve"> </w:t>
      </w:r>
      <w:proofErr w:type="gramStart"/>
      <w:r>
        <w:rPr>
          <w:lang w:val="es-PE"/>
        </w:rPr>
        <w:t xml:space="preserve">la </w:t>
      </w:r>
      <w:r w:rsidRPr="0074505B">
        <w:rPr>
          <w:lang w:val="es-PE"/>
        </w:rPr>
        <w:t xml:space="preserve"> cap</w:t>
      </w:r>
      <w:r>
        <w:rPr>
          <w:lang w:val="es-PE"/>
        </w:rPr>
        <w:t>a</w:t>
      </w:r>
      <w:r w:rsidRPr="0074505B">
        <w:rPr>
          <w:lang w:val="es-PE"/>
        </w:rPr>
        <w:t>cidad</w:t>
      </w:r>
      <w:proofErr w:type="gramEnd"/>
      <w:r w:rsidRPr="0074505B">
        <w:rPr>
          <w:lang w:val="es-PE"/>
        </w:rPr>
        <w:t xml:space="preserve"> es </w:t>
      </w:r>
      <w:r w:rsidRPr="00C4678B">
        <w:rPr>
          <w:rFonts w:ascii="Arial Narrow" w:hAnsi="Arial Narrow"/>
          <w:lang w:val="es-PE"/>
        </w:rPr>
        <w:t>Posibilidad de integración con herramienta de Gestión Documental</w:t>
      </w:r>
      <w:r>
        <w:rPr>
          <w:rFonts w:ascii="Arial Narrow" w:hAnsi="Arial Narrow"/>
          <w:lang w:val="es-PE"/>
        </w:rPr>
        <w:t>, por lo tanto no debería aparecer como un componente sino disponer de Apis para que acceder y publicar documentos</w:t>
      </w:r>
      <w:r w:rsidRPr="00C4678B">
        <w:rPr>
          <w:rFonts w:ascii="Arial Narrow" w:hAnsi="Arial Narrow"/>
          <w:lang w:val="es-PE"/>
        </w:rPr>
        <w:t>.</w:t>
      </w:r>
    </w:p>
  </w:comment>
  <w:comment w:id="97" w:author="Autor" w:initials="A">
    <w:p w14:paraId="4D9D9897" w14:textId="6CF2EA25" w:rsidR="001932D4" w:rsidRDefault="001932D4">
      <w:pPr>
        <w:pStyle w:val="Textocomentario"/>
      </w:pPr>
      <w:r>
        <w:rPr>
          <w:rStyle w:val="Refdecomentario"/>
        </w:rPr>
        <w:annotationRef/>
      </w:r>
      <w:r w:rsidRPr="00354437">
        <w:t xml:space="preserve">Se </w:t>
      </w:r>
      <w:proofErr w:type="spellStart"/>
      <w:r w:rsidRPr="00354437">
        <w:t>está</w:t>
      </w:r>
      <w:proofErr w:type="spellEnd"/>
      <w:r w:rsidRPr="00354437">
        <w:t xml:space="preserve"> </w:t>
      </w:r>
      <w:proofErr w:type="spellStart"/>
      <w:r w:rsidRPr="00354437">
        <w:t>cumpliendo</w:t>
      </w:r>
      <w:proofErr w:type="spellEnd"/>
      <w:r w:rsidRPr="00354437">
        <w:t xml:space="preserve"> </w:t>
      </w:r>
      <w:proofErr w:type="spellStart"/>
      <w:r w:rsidRPr="00354437">
        <w:t>esta</w:t>
      </w:r>
      <w:proofErr w:type="spellEnd"/>
      <w:r w:rsidRPr="00354437">
        <w:t xml:space="preserve"> </w:t>
      </w:r>
      <w:proofErr w:type="spellStart"/>
      <w:r w:rsidRPr="00354437">
        <w:t>capacidad</w:t>
      </w:r>
      <w:proofErr w:type="spellEnd"/>
      <w:r w:rsidRPr="00354437">
        <w:t xml:space="preserve"> </w:t>
      </w:r>
      <w:proofErr w:type="spellStart"/>
      <w:r w:rsidRPr="00354437">
        <w:t>porque</w:t>
      </w:r>
      <w:proofErr w:type="spellEnd"/>
      <w:r w:rsidRPr="00354437">
        <w:t xml:space="preserve">, a </w:t>
      </w:r>
      <w:proofErr w:type="spellStart"/>
      <w:r w:rsidRPr="00354437">
        <w:t>través</w:t>
      </w:r>
      <w:proofErr w:type="spellEnd"/>
      <w:r w:rsidRPr="00354437">
        <w:t xml:space="preserve"> de la </w:t>
      </w:r>
      <w:proofErr w:type="spellStart"/>
      <w:r w:rsidRPr="00354437">
        <w:t>capa</w:t>
      </w:r>
      <w:proofErr w:type="spellEnd"/>
      <w:r w:rsidRPr="00354437">
        <w:t xml:space="preserve"> de </w:t>
      </w:r>
      <w:proofErr w:type="spellStart"/>
      <w:r w:rsidRPr="00354437">
        <w:t>integración</w:t>
      </w:r>
      <w:proofErr w:type="spellEnd"/>
      <w:r w:rsidRPr="00354437">
        <w:t xml:space="preserve">, los </w:t>
      </w:r>
      <w:proofErr w:type="spellStart"/>
      <w:r w:rsidRPr="00354437">
        <w:t>servicios</w:t>
      </w:r>
      <w:proofErr w:type="spellEnd"/>
      <w:r w:rsidRPr="00354437">
        <w:t xml:space="preserve"> de </w:t>
      </w:r>
      <w:proofErr w:type="spellStart"/>
      <w:r w:rsidRPr="00354437">
        <w:t>negocio</w:t>
      </w:r>
      <w:proofErr w:type="spellEnd"/>
      <w:r w:rsidRPr="00354437">
        <w:t xml:space="preserve"> </w:t>
      </w:r>
      <w:proofErr w:type="spellStart"/>
      <w:r w:rsidRPr="00354437">
        <w:t>utilizan</w:t>
      </w:r>
      <w:proofErr w:type="spellEnd"/>
      <w:r w:rsidRPr="00354437">
        <w:t xml:space="preserve"> las API's del Gestor de </w:t>
      </w:r>
      <w:proofErr w:type="spellStart"/>
      <w:r w:rsidRPr="00354437">
        <w:t>Documentos</w:t>
      </w:r>
      <w:proofErr w:type="spellEnd"/>
      <w:r w:rsidRPr="00354437">
        <w:t xml:space="preserve"> para consulta o </w:t>
      </w:r>
      <w:proofErr w:type="spellStart"/>
      <w:r w:rsidRPr="00354437">
        <w:t>publicación</w:t>
      </w:r>
      <w:proofErr w:type="spellEnd"/>
      <w:r w:rsidRPr="00354437">
        <w:t xml:space="preserve">. </w:t>
      </w:r>
      <w:r>
        <w:t xml:space="preserve">Si no </w:t>
      </w:r>
      <w:proofErr w:type="spellStart"/>
      <w:r>
        <w:t>existirá</w:t>
      </w:r>
      <w:proofErr w:type="spellEnd"/>
      <w:r>
        <w:t xml:space="preserve"> un gestor de </w:t>
      </w:r>
      <w:proofErr w:type="spellStart"/>
      <w:r>
        <w:t>documentos</w:t>
      </w:r>
      <w:proofErr w:type="spellEnd"/>
      <w:r>
        <w:t xml:space="preserve"> </w:t>
      </w:r>
      <w:proofErr w:type="spellStart"/>
      <w:r>
        <w:t>centralizado</w:t>
      </w:r>
      <w:proofErr w:type="spellEnd"/>
      <w:r>
        <w:t xml:space="preserve">, </w:t>
      </w:r>
      <w:proofErr w:type="spellStart"/>
      <w:r>
        <w:t>quitaríamos</w:t>
      </w:r>
      <w:proofErr w:type="spellEnd"/>
      <w:r>
        <w:t xml:space="preserve"> el </w:t>
      </w:r>
      <w:proofErr w:type="spellStart"/>
      <w:r>
        <w:t>componente</w:t>
      </w:r>
      <w:proofErr w:type="spellEnd"/>
      <w:r>
        <w:t xml:space="preserve"> de la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seguiriamos</w:t>
      </w:r>
      <w:proofErr w:type="spellEnd"/>
      <w:r>
        <w:t xml:space="preserve"> </w:t>
      </w:r>
      <w:proofErr w:type="spellStart"/>
      <w:r>
        <w:t>cumpliendo</w:t>
      </w:r>
      <w:proofErr w:type="spellEnd"/>
      <w:r>
        <w:t xml:space="preserve"> con la </w:t>
      </w:r>
      <w:proofErr w:type="spellStart"/>
      <w:r>
        <w:t>capacidad</w:t>
      </w:r>
      <w:proofErr w:type="spellEnd"/>
    </w:p>
  </w:comment>
  <w:comment w:id="106" w:author="Autor" w:initials="A">
    <w:p w14:paraId="7BED29B8" w14:textId="77777777" w:rsidR="003E47C8" w:rsidRPr="003E47C8" w:rsidRDefault="003E47C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3E47C8">
        <w:rPr>
          <w:lang w:val="es-PE"/>
        </w:rPr>
        <w:t>Indicar plan de gobierno requerido para mantener estos microserv</w:t>
      </w:r>
      <w:r>
        <w:rPr>
          <w:lang w:val="es-PE"/>
        </w:rPr>
        <w:t>i</w:t>
      </w:r>
      <w:r w:rsidRPr="003E47C8">
        <w:rPr>
          <w:lang w:val="es-PE"/>
        </w:rPr>
        <w:t>cios</w:t>
      </w:r>
      <w:r w:rsidR="005D0349">
        <w:rPr>
          <w:lang w:val="es-PE"/>
        </w:rPr>
        <w:t xml:space="preserve"> </w:t>
      </w:r>
    </w:p>
  </w:comment>
  <w:comment w:id="107" w:author="Autor" w:initials="A">
    <w:p w14:paraId="438562C0" w14:textId="65B171CD" w:rsidR="00D324CF" w:rsidRDefault="00D324CF">
      <w:pPr>
        <w:pStyle w:val="Textocomentario"/>
      </w:pPr>
      <w:r>
        <w:rPr>
          <w:rStyle w:val="Refdecomentario"/>
        </w:rPr>
        <w:annotationRef/>
      </w:r>
      <w:proofErr w:type="spellStart"/>
      <w:r w:rsidR="00750FD3" w:rsidRPr="00750FD3">
        <w:t>En</w:t>
      </w:r>
      <w:proofErr w:type="spellEnd"/>
      <w:r w:rsidR="00750FD3" w:rsidRPr="00750FD3">
        <w:t xml:space="preserve"> el </w:t>
      </w:r>
      <w:proofErr w:type="spellStart"/>
      <w:r w:rsidR="00750FD3" w:rsidRPr="00750FD3">
        <w:t>entregable</w:t>
      </w:r>
      <w:proofErr w:type="spellEnd"/>
      <w:r w:rsidR="00750FD3" w:rsidRPr="00750FD3">
        <w:t xml:space="preserve"> de </w:t>
      </w:r>
      <w:proofErr w:type="spellStart"/>
      <w:r w:rsidR="00750FD3" w:rsidRPr="00750FD3">
        <w:t>tecnologia</w:t>
      </w:r>
      <w:proofErr w:type="spellEnd"/>
      <w:r w:rsidR="00750FD3" w:rsidRPr="00750FD3">
        <w:t xml:space="preserve"> y </w:t>
      </w:r>
      <w:proofErr w:type="spellStart"/>
      <w:r w:rsidR="00750FD3" w:rsidRPr="00750FD3">
        <w:t>seguridad</w:t>
      </w:r>
      <w:proofErr w:type="spellEnd"/>
      <w:r w:rsidR="00750FD3" w:rsidRPr="00750FD3">
        <w:t xml:space="preserve"> se </w:t>
      </w:r>
      <w:proofErr w:type="spellStart"/>
      <w:r w:rsidR="00750FD3" w:rsidRPr="00750FD3">
        <w:t>está</w:t>
      </w:r>
      <w:proofErr w:type="spellEnd"/>
      <w:r w:rsidR="00750FD3" w:rsidRPr="00750FD3">
        <w:t xml:space="preserve"> </w:t>
      </w:r>
      <w:proofErr w:type="spellStart"/>
      <w:r w:rsidR="00750FD3" w:rsidRPr="00750FD3">
        <w:t>planteando</w:t>
      </w:r>
      <w:proofErr w:type="spellEnd"/>
      <w:r w:rsidR="00750FD3" w:rsidRPr="00750FD3">
        <w:t xml:space="preserve"> una </w:t>
      </w:r>
      <w:proofErr w:type="spellStart"/>
      <w:r w:rsidR="00750FD3" w:rsidRPr="00750FD3">
        <w:t>solución</w:t>
      </w:r>
      <w:proofErr w:type="spellEnd"/>
      <w:r w:rsidR="00750FD3" w:rsidRPr="00750FD3">
        <w:t xml:space="preserve"> de </w:t>
      </w:r>
      <w:proofErr w:type="spellStart"/>
      <w:r w:rsidR="00750FD3" w:rsidRPr="00750FD3">
        <w:t>tipo</w:t>
      </w:r>
      <w:proofErr w:type="spellEnd"/>
      <w:r w:rsidR="00750FD3" w:rsidRPr="00750FD3">
        <w:t xml:space="preserve"> CaaS (Container as a Service) para la </w:t>
      </w:r>
      <w:proofErr w:type="spellStart"/>
      <w:r w:rsidR="00750FD3" w:rsidRPr="00750FD3">
        <w:t>gestión</w:t>
      </w:r>
      <w:proofErr w:type="spellEnd"/>
      <w:r w:rsidR="00750FD3" w:rsidRPr="00750FD3">
        <w:t xml:space="preserve"> y </w:t>
      </w:r>
      <w:proofErr w:type="spellStart"/>
      <w:r w:rsidR="00750FD3" w:rsidRPr="00750FD3">
        <w:t>gobierno</w:t>
      </w:r>
      <w:proofErr w:type="spellEnd"/>
      <w:r w:rsidR="00750FD3" w:rsidRPr="00750FD3">
        <w:t xml:space="preserve"> de </w:t>
      </w:r>
      <w:proofErr w:type="spellStart"/>
      <w:r w:rsidR="00750FD3" w:rsidRPr="00750FD3">
        <w:t>contenedores</w:t>
      </w:r>
      <w:proofErr w:type="spellEnd"/>
      <w:r w:rsidR="00750FD3" w:rsidRPr="00750FD3">
        <w:t xml:space="preserve"> y </w:t>
      </w:r>
      <w:proofErr w:type="spellStart"/>
      <w:r w:rsidR="00750FD3" w:rsidRPr="00750FD3">
        <w:t>microservicios</w:t>
      </w:r>
      <w:proofErr w:type="spellEnd"/>
      <w:r w:rsidR="00750FD3" w:rsidRPr="00750FD3">
        <w:t>.</w:t>
      </w:r>
    </w:p>
  </w:comment>
  <w:comment w:id="110" w:author="Autor" w:initials="A">
    <w:p w14:paraId="7BED29B9" w14:textId="77777777" w:rsidR="003E47C8" w:rsidRPr="005D0349" w:rsidRDefault="003E47C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="005D0349" w:rsidRPr="005D0349">
        <w:rPr>
          <w:lang w:val="es-PE"/>
        </w:rPr>
        <w:t xml:space="preserve">Esto corresponde a </w:t>
      </w:r>
      <w:r w:rsidRPr="005D0349">
        <w:rPr>
          <w:lang w:val="es-PE"/>
        </w:rPr>
        <w:t>Servicio SOA</w:t>
      </w:r>
    </w:p>
  </w:comment>
  <w:comment w:id="111" w:author="Autor" w:initials="A">
    <w:p w14:paraId="79B6879C" w14:textId="5152C78C" w:rsidR="00992B27" w:rsidRDefault="00992B27">
      <w:pPr>
        <w:pStyle w:val="Textocomentario"/>
      </w:pPr>
      <w:r>
        <w:rPr>
          <w:rStyle w:val="Refdecomentario"/>
        </w:rPr>
        <w:annotationRef/>
      </w:r>
      <w:r w:rsidRPr="00992B27">
        <w:t xml:space="preserve">No </w:t>
      </w:r>
      <w:proofErr w:type="spellStart"/>
      <w:r w:rsidRPr="00992B27">
        <w:t>necesariamente</w:t>
      </w:r>
      <w:proofErr w:type="spellEnd"/>
      <w:r w:rsidRPr="00992B27">
        <w:t xml:space="preserve">. SOA es </w:t>
      </w:r>
      <w:proofErr w:type="spellStart"/>
      <w:r w:rsidRPr="00992B27">
        <w:t>más</w:t>
      </w:r>
      <w:proofErr w:type="spellEnd"/>
      <w:r w:rsidRPr="00992B27">
        <w:t xml:space="preserve"> </w:t>
      </w:r>
      <w:proofErr w:type="spellStart"/>
      <w:r w:rsidRPr="00992B27">
        <w:t>usado</w:t>
      </w:r>
      <w:proofErr w:type="spellEnd"/>
      <w:r w:rsidRPr="00992B27">
        <w:t xml:space="preserve"> para </w:t>
      </w:r>
      <w:proofErr w:type="spellStart"/>
      <w:r w:rsidRPr="00992B27">
        <w:t>orquestación</w:t>
      </w:r>
      <w:proofErr w:type="spellEnd"/>
      <w:r w:rsidRPr="00992B27">
        <w:t xml:space="preserve"> de </w:t>
      </w:r>
      <w:proofErr w:type="spellStart"/>
      <w:r w:rsidRPr="00992B27">
        <w:t>servicios</w:t>
      </w:r>
      <w:proofErr w:type="spellEnd"/>
      <w:r w:rsidRPr="00992B27">
        <w:t xml:space="preserve">. Si se </w:t>
      </w:r>
      <w:proofErr w:type="spellStart"/>
      <w:r w:rsidRPr="00992B27">
        <w:t>requiere</w:t>
      </w:r>
      <w:proofErr w:type="spellEnd"/>
      <w:r w:rsidRPr="00992B27">
        <w:t xml:space="preserve"> </w:t>
      </w:r>
      <w:proofErr w:type="spellStart"/>
      <w:r w:rsidRPr="00992B27">
        <w:t>implementar</w:t>
      </w:r>
      <w:proofErr w:type="spellEnd"/>
      <w:r w:rsidRPr="00992B27">
        <w:t xml:space="preserve"> </w:t>
      </w:r>
      <w:proofErr w:type="spellStart"/>
      <w:r w:rsidRPr="00992B27">
        <w:t>está</w:t>
      </w:r>
      <w:proofErr w:type="spellEnd"/>
      <w:r w:rsidRPr="00992B27">
        <w:t xml:space="preserve"> </w:t>
      </w:r>
      <w:proofErr w:type="spellStart"/>
      <w:r w:rsidRPr="00992B27">
        <w:t>funcionalidad</w:t>
      </w:r>
      <w:proofErr w:type="spellEnd"/>
      <w:r w:rsidRPr="00992B27">
        <w:t xml:space="preserve">, se </w:t>
      </w:r>
      <w:proofErr w:type="spellStart"/>
      <w:r w:rsidRPr="00992B27">
        <w:t>podría</w:t>
      </w:r>
      <w:proofErr w:type="spellEnd"/>
      <w:r w:rsidRPr="00992B27">
        <w:t xml:space="preserve"> </w:t>
      </w:r>
      <w:proofErr w:type="spellStart"/>
      <w:r w:rsidRPr="00992B27">
        <w:t>construir</w:t>
      </w:r>
      <w:proofErr w:type="spellEnd"/>
      <w:r w:rsidRPr="00992B27">
        <w:t xml:space="preserve"> </w:t>
      </w:r>
      <w:proofErr w:type="spellStart"/>
      <w:r w:rsidRPr="00992B27">
        <w:t>en</w:t>
      </w:r>
      <w:proofErr w:type="spellEnd"/>
      <w:r w:rsidRPr="00992B27">
        <w:t xml:space="preserve"> el </w:t>
      </w:r>
      <w:proofErr w:type="spellStart"/>
      <w:r w:rsidRPr="00992B27">
        <w:t>servicio</w:t>
      </w:r>
      <w:proofErr w:type="spellEnd"/>
      <w:r w:rsidRPr="00992B27">
        <w:t xml:space="preserve"> de </w:t>
      </w:r>
      <w:proofErr w:type="spellStart"/>
      <w:r w:rsidRPr="00992B27">
        <w:t>negocio</w:t>
      </w:r>
      <w:proofErr w:type="spellEnd"/>
      <w:r w:rsidRPr="00992B27">
        <w:t>.</w:t>
      </w:r>
    </w:p>
  </w:comment>
  <w:comment w:id="118" w:author="Autor" w:initials="A">
    <w:p w14:paraId="30103738" w14:textId="5CC9D5D7" w:rsidR="00FD758A" w:rsidRDefault="00FD758A">
      <w:pPr>
        <w:pStyle w:val="Textocomentario"/>
      </w:pPr>
      <w:r>
        <w:rPr>
          <w:rStyle w:val="Refdecomentario"/>
        </w:rPr>
        <w:annotationRef/>
      </w:r>
      <w:proofErr w:type="spellStart"/>
      <w:r>
        <w:t>Agregado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sugerencia</w:t>
      </w:r>
      <w:proofErr w:type="spellEnd"/>
    </w:p>
  </w:comment>
  <w:comment w:id="121" w:author="Autor" w:initials="A">
    <w:p w14:paraId="62426821" w14:textId="6572F3E8" w:rsidR="007D3E24" w:rsidRDefault="007D3E24">
      <w:pPr>
        <w:pStyle w:val="Textocomentario"/>
      </w:pPr>
      <w:r>
        <w:rPr>
          <w:rStyle w:val="Refdecomentario"/>
        </w:rPr>
        <w:annotationRef/>
      </w:r>
      <w:r w:rsidRPr="007D3E24">
        <w:t xml:space="preserve">SOA es </w:t>
      </w:r>
      <w:proofErr w:type="spellStart"/>
      <w:r w:rsidRPr="007D3E24">
        <w:t>más</w:t>
      </w:r>
      <w:proofErr w:type="spellEnd"/>
      <w:r w:rsidRPr="007D3E24">
        <w:t xml:space="preserve"> </w:t>
      </w:r>
      <w:proofErr w:type="spellStart"/>
      <w:r w:rsidRPr="007D3E24">
        <w:t>usado</w:t>
      </w:r>
      <w:proofErr w:type="spellEnd"/>
      <w:r w:rsidRPr="007D3E24">
        <w:t xml:space="preserve"> para </w:t>
      </w:r>
      <w:proofErr w:type="spellStart"/>
      <w:r w:rsidRPr="007D3E24">
        <w:t>orquestación</w:t>
      </w:r>
      <w:proofErr w:type="spellEnd"/>
      <w:r w:rsidRPr="007D3E24">
        <w:t xml:space="preserve"> de </w:t>
      </w:r>
      <w:proofErr w:type="spellStart"/>
      <w:r w:rsidRPr="007D3E24">
        <w:t>servicios</w:t>
      </w:r>
      <w:proofErr w:type="spellEnd"/>
      <w:r w:rsidRPr="007D3E24">
        <w:t xml:space="preserve">. Si se </w:t>
      </w:r>
      <w:proofErr w:type="spellStart"/>
      <w:r w:rsidRPr="007D3E24">
        <w:t>requiere</w:t>
      </w:r>
      <w:proofErr w:type="spellEnd"/>
      <w:r w:rsidRPr="007D3E24">
        <w:t xml:space="preserve"> </w:t>
      </w:r>
      <w:proofErr w:type="spellStart"/>
      <w:r w:rsidRPr="007D3E24">
        <w:t>implementar</w:t>
      </w:r>
      <w:proofErr w:type="spellEnd"/>
      <w:r w:rsidRPr="007D3E24">
        <w:t xml:space="preserve"> </w:t>
      </w:r>
      <w:proofErr w:type="spellStart"/>
      <w:r w:rsidRPr="007D3E24">
        <w:t>está</w:t>
      </w:r>
      <w:proofErr w:type="spellEnd"/>
      <w:r w:rsidRPr="007D3E24">
        <w:t xml:space="preserve"> </w:t>
      </w:r>
      <w:proofErr w:type="spellStart"/>
      <w:r w:rsidRPr="007D3E24">
        <w:t>funcionalidad</w:t>
      </w:r>
      <w:proofErr w:type="spellEnd"/>
      <w:r w:rsidR="00A14DAF">
        <w:t xml:space="preserve"> de </w:t>
      </w:r>
      <w:proofErr w:type="spellStart"/>
      <w:r w:rsidR="00A14DAF">
        <w:t>orquestacion</w:t>
      </w:r>
      <w:proofErr w:type="spellEnd"/>
      <w:r w:rsidRPr="007D3E24">
        <w:t xml:space="preserve">, se </w:t>
      </w:r>
      <w:proofErr w:type="spellStart"/>
      <w:r w:rsidRPr="007D3E24">
        <w:t>podría</w:t>
      </w:r>
      <w:proofErr w:type="spellEnd"/>
      <w:r w:rsidRPr="007D3E24">
        <w:t xml:space="preserve"> </w:t>
      </w:r>
      <w:proofErr w:type="spellStart"/>
      <w:r w:rsidRPr="007D3E24">
        <w:t>construir</w:t>
      </w:r>
      <w:proofErr w:type="spellEnd"/>
      <w:r w:rsidRPr="007D3E24">
        <w:t xml:space="preserve"> </w:t>
      </w:r>
      <w:proofErr w:type="spellStart"/>
      <w:r w:rsidRPr="007D3E24">
        <w:t>en</w:t>
      </w:r>
      <w:proofErr w:type="spellEnd"/>
      <w:r w:rsidRPr="007D3E24">
        <w:t xml:space="preserve"> el </w:t>
      </w:r>
      <w:proofErr w:type="spellStart"/>
      <w:r w:rsidRPr="007D3E24">
        <w:t>servicio</w:t>
      </w:r>
      <w:proofErr w:type="spellEnd"/>
      <w:r w:rsidRPr="007D3E24">
        <w:t xml:space="preserve"> de </w:t>
      </w:r>
      <w:proofErr w:type="spellStart"/>
      <w:r w:rsidRPr="007D3E24">
        <w:t>negocio</w:t>
      </w:r>
      <w:proofErr w:type="spellEnd"/>
      <w:r w:rsidRPr="007D3E24">
        <w:t>.</w:t>
      </w:r>
    </w:p>
  </w:comment>
  <w:comment w:id="123" w:author="Autor" w:initials="A">
    <w:p w14:paraId="7BED29BA" w14:textId="77777777" w:rsidR="008B4F7A" w:rsidRPr="008B4F7A" w:rsidRDefault="008B4F7A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8B4F7A">
        <w:rPr>
          <w:lang w:val="es-PE"/>
        </w:rPr>
        <w:t xml:space="preserve">Confirmar si el </w:t>
      </w:r>
      <w:proofErr w:type="spellStart"/>
      <w:r w:rsidRPr="008B4F7A">
        <w:rPr>
          <w:lang w:val="es-PE"/>
        </w:rPr>
        <w:t>Event</w:t>
      </w:r>
      <w:proofErr w:type="spellEnd"/>
      <w:r w:rsidRPr="008B4F7A">
        <w:rPr>
          <w:lang w:val="es-PE"/>
        </w:rPr>
        <w:t xml:space="preserve"> Bus es un componente tecnológico o solo un </w:t>
      </w:r>
      <w:proofErr w:type="gramStart"/>
      <w:r w:rsidRPr="008B4F7A">
        <w:rPr>
          <w:lang w:val="es-PE"/>
        </w:rPr>
        <w:t>patr</w:t>
      </w:r>
      <w:r>
        <w:rPr>
          <w:lang w:val="es-PE"/>
        </w:rPr>
        <w:t>ón  de</w:t>
      </w:r>
      <w:proofErr w:type="gramEnd"/>
      <w:r>
        <w:rPr>
          <w:lang w:val="es-PE"/>
        </w:rPr>
        <w:t xml:space="preserve"> desarrollo?</w:t>
      </w:r>
    </w:p>
  </w:comment>
  <w:comment w:id="124" w:author="Autor" w:initials="A">
    <w:p w14:paraId="3554193F" w14:textId="70B0179D" w:rsidR="004723FF" w:rsidRDefault="004723FF">
      <w:pPr>
        <w:pStyle w:val="Textocomentario"/>
      </w:pPr>
      <w:r>
        <w:rPr>
          <w:rStyle w:val="Refdecomentario"/>
        </w:rPr>
        <w:annotationRef/>
      </w:r>
      <w:r w:rsidRPr="004723FF">
        <w:t xml:space="preserve">Es un </w:t>
      </w:r>
      <w:proofErr w:type="spellStart"/>
      <w:r w:rsidRPr="004723FF">
        <w:t>patrón</w:t>
      </w:r>
      <w:proofErr w:type="spellEnd"/>
      <w:r w:rsidRPr="004723FF">
        <w:t xml:space="preserve"> que es </w:t>
      </w:r>
      <w:proofErr w:type="spellStart"/>
      <w:r w:rsidRPr="004723FF">
        <w:t>soportado</w:t>
      </w:r>
      <w:proofErr w:type="spellEnd"/>
      <w:r w:rsidRPr="004723FF">
        <w:t xml:space="preserve"> por un </w:t>
      </w:r>
      <w:proofErr w:type="spellStart"/>
      <w:r w:rsidRPr="004723FF">
        <w:t>componente</w:t>
      </w:r>
      <w:proofErr w:type="spellEnd"/>
      <w:r w:rsidRPr="004723FF">
        <w:t xml:space="preserve"> </w:t>
      </w:r>
      <w:proofErr w:type="spellStart"/>
      <w:r w:rsidRPr="004723FF">
        <w:t>tecnológico</w:t>
      </w:r>
      <w:proofErr w:type="spellEnd"/>
      <w:r w:rsidRPr="004723FF">
        <w:t xml:space="preserve"> libre con </w:t>
      </w:r>
      <w:proofErr w:type="spellStart"/>
      <w:r w:rsidRPr="004723FF">
        <w:t>opción</w:t>
      </w:r>
      <w:proofErr w:type="spellEnd"/>
      <w:r w:rsidRPr="004723FF">
        <w:t xml:space="preserve"> a </w:t>
      </w:r>
      <w:proofErr w:type="spellStart"/>
      <w:r w:rsidRPr="004723FF">
        <w:t>soporte</w:t>
      </w:r>
      <w:proofErr w:type="spellEnd"/>
      <w:r w:rsidRPr="004723FF">
        <w:t xml:space="preserve">. Por </w:t>
      </w:r>
      <w:proofErr w:type="spellStart"/>
      <w:r w:rsidRPr="004723FF">
        <w:t>ejemplo</w:t>
      </w:r>
      <w:proofErr w:type="spellEnd"/>
      <w:r w:rsidRPr="004723FF">
        <w:t xml:space="preserve">, RabbitMQ o Kafka, que </w:t>
      </w:r>
      <w:proofErr w:type="spellStart"/>
      <w:r w:rsidRPr="004723FF">
        <w:t>utilizan</w:t>
      </w:r>
      <w:proofErr w:type="spellEnd"/>
      <w:r w:rsidRPr="004723FF">
        <w:t xml:space="preserve"> el </w:t>
      </w:r>
      <w:proofErr w:type="spellStart"/>
      <w:r w:rsidRPr="004723FF">
        <w:t>protocolo</w:t>
      </w:r>
      <w:proofErr w:type="spellEnd"/>
      <w:r w:rsidRPr="004723FF">
        <w:t xml:space="preserve"> AMQP.</w:t>
      </w:r>
    </w:p>
  </w:comment>
  <w:comment w:id="147" w:author="Autor" w:initials="A">
    <w:p w14:paraId="7BED29BB" w14:textId="77777777" w:rsidR="003E47C8" w:rsidRPr="003E47C8" w:rsidRDefault="003E47C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>
        <w:rPr>
          <w:lang w:val="es-PE"/>
        </w:rPr>
        <w:t>Se sugiere que l</w:t>
      </w:r>
      <w:r w:rsidRPr="003E47C8">
        <w:rPr>
          <w:lang w:val="es-PE"/>
        </w:rPr>
        <w:t>os canales para las Operaciones de</w:t>
      </w:r>
      <w:r>
        <w:rPr>
          <w:lang w:val="es-PE"/>
        </w:rPr>
        <w:t xml:space="preserve"> </w:t>
      </w:r>
      <w:r w:rsidRPr="003E47C8">
        <w:rPr>
          <w:lang w:val="es-PE"/>
        </w:rPr>
        <w:t>consulta deben apuntar a la replica</w:t>
      </w:r>
    </w:p>
  </w:comment>
  <w:comment w:id="148" w:author="Autor" w:initials="A">
    <w:p w14:paraId="4D097D5A" w14:textId="0208A5DE" w:rsidR="00FC3C5C" w:rsidRDefault="00FC3C5C">
      <w:pPr>
        <w:pStyle w:val="Textocomentario"/>
      </w:pPr>
      <w:r>
        <w:rPr>
          <w:rStyle w:val="Refdecomentario"/>
        </w:rPr>
        <w:annotationRef/>
      </w:r>
      <w:proofErr w:type="spellStart"/>
      <w:r>
        <w:t>Agregado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detalle</w:t>
      </w:r>
      <w:proofErr w:type="spellEnd"/>
      <w:r>
        <w:t xml:space="preserve"> de </w:t>
      </w:r>
      <w:proofErr w:type="spellStart"/>
      <w:r>
        <w:t>servicio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BED29AF" w15:done="0"/>
  <w15:commentEx w15:paraId="2A3FAEC9" w15:paraIdParent="7BED29AF" w15:done="0"/>
  <w15:commentEx w15:paraId="7BED29B0" w15:done="0"/>
  <w15:commentEx w15:paraId="402880C4" w15:paraIdParent="7BED29B0" w15:done="0"/>
  <w15:commentEx w15:paraId="7BED29B1" w15:done="0"/>
  <w15:commentEx w15:paraId="717BFC44" w15:paraIdParent="7BED29B1" w15:done="0"/>
  <w15:commentEx w15:paraId="7C2EB86F" w15:done="0"/>
  <w15:commentEx w15:paraId="7BED29B2" w15:done="0"/>
  <w15:commentEx w15:paraId="4E6EAA42" w15:paraIdParent="7BED29B2" w15:done="0"/>
  <w15:commentEx w15:paraId="7BED29B3" w15:done="0"/>
  <w15:commentEx w15:paraId="5224E7F7" w15:paraIdParent="7BED29B3" w15:done="0"/>
  <w15:commentEx w15:paraId="7BED29B5" w15:done="0"/>
  <w15:commentEx w15:paraId="23842FD0" w15:paraIdParent="7BED29B5" w15:done="0"/>
  <w15:commentEx w15:paraId="7BED29B6" w15:done="0"/>
  <w15:commentEx w15:paraId="70112699" w15:paraIdParent="7BED29B6" w15:done="0"/>
  <w15:commentEx w15:paraId="7BED29B7" w15:done="0"/>
  <w15:commentEx w15:paraId="4D9D9897" w15:paraIdParent="7BED29B7" w15:done="0"/>
  <w15:commentEx w15:paraId="7BED29B8" w15:done="0"/>
  <w15:commentEx w15:paraId="438562C0" w15:paraIdParent="7BED29B8" w15:done="0"/>
  <w15:commentEx w15:paraId="7BED29B9" w15:done="0"/>
  <w15:commentEx w15:paraId="79B6879C" w15:paraIdParent="7BED29B9" w15:done="0"/>
  <w15:commentEx w15:paraId="30103738" w15:done="0"/>
  <w15:commentEx w15:paraId="62426821" w15:done="0"/>
  <w15:commentEx w15:paraId="7BED29BA" w15:done="0"/>
  <w15:commentEx w15:paraId="3554193F" w15:paraIdParent="7BED29BA" w15:done="0"/>
  <w15:commentEx w15:paraId="7BED29BB" w15:done="0"/>
  <w15:commentEx w15:paraId="4D097D5A" w15:paraIdParent="7BED29B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BED29AF" w16cid:durableId="1F203D34"/>
  <w16cid:commentId w16cid:paraId="2A3FAEC9" w16cid:durableId="1F211BD0"/>
  <w16cid:commentId w16cid:paraId="7BED29B0" w16cid:durableId="1F203D35"/>
  <w16cid:commentId w16cid:paraId="402880C4" w16cid:durableId="1F211C2D"/>
  <w16cid:commentId w16cid:paraId="7BED29B1" w16cid:durableId="1F203D36"/>
  <w16cid:commentId w16cid:paraId="717BFC44" w16cid:durableId="1F204E00"/>
  <w16cid:commentId w16cid:paraId="7C2EB86F" w16cid:durableId="1F2197A3"/>
  <w16cid:commentId w16cid:paraId="7BED29B2" w16cid:durableId="1F203D37"/>
  <w16cid:commentId w16cid:paraId="4E6EAA42" w16cid:durableId="1F203F32"/>
  <w16cid:commentId w16cid:paraId="7BED29B3" w16cid:durableId="1F203D38"/>
  <w16cid:commentId w16cid:paraId="5224E7F7" w16cid:durableId="1F204D9D"/>
  <w16cid:commentId w16cid:paraId="7BED29B5" w16cid:durableId="1F203D39"/>
  <w16cid:commentId w16cid:paraId="23842FD0" w16cid:durableId="1F208C13"/>
  <w16cid:commentId w16cid:paraId="70112699" w16cid:durableId="1F2134DD"/>
  <w16cid:commentId w16cid:paraId="7BED29B7" w16cid:durableId="1F203D3B"/>
  <w16cid:commentId w16cid:paraId="4D9D9897" w16cid:durableId="1F213F11"/>
  <w16cid:commentId w16cid:paraId="7BED29B8" w16cid:durableId="1F203D3C"/>
  <w16cid:commentId w16cid:paraId="438562C0" w16cid:durableId="1F2043B4"/>
  <w16cid:commentId w16cid:paraId="7BED29B9" w16cid:durableId="1F203D3D"/>
  <w16cid:commentId w16cid:paraId="79B6879C" w16cid:durableId="1F204481"/>
  <w16cid:commentId w16cid:paraId="30103738" w16cid:durableId="1F21365D"/>
  <w16cid:commentId w16cid:paraId="62426821" w16cid:durableId="1F204465"/>
  <w16cid:commentId w16cid:paraId="7BED29BA" w16cid:durableId="1F203D3E"/>
  <w16cid:commentId w16cid:paraId="3554193F" w16cid:durableId="1F20457F"/>
  <w16cid:commentId w16cid:paraId="7BED29BB" w16cid:durableId="1F203D3F"/>
  <w16cid:commentId w16cid:paraId="4D097D5A" w16cid:durableId="1F2136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9042EF" w14:textId="77777777" w:rsidR="007A0CB4" w:rsidRDefault="007A0CB4" w:rsidP="00C967CC">
      <w:pPr>
        <w:spacing w:before="0" w:after="0"/>
      </w:pPr>
      <w:r>
        <w:separator/>
      </w:r>
    </w:p>
  </w:endnote>
  <w:endnote w:type="continuationSeparator" w:id="0">
    <w:p w14:paraId="6DF93DCD" w14:textId="77777777" w:rsidR="007A0CB4" w:rsidRDefault="007A0CB4" w:rsidP="00C967CC">
      <w:pPr>
        <w:spacing w:before="0" w:after="0"/>
      </w:pPr>
      <w:r>
        <w:continuationSeparator/>
      </w:r>
    </w:p>
  </w:endnote>
  <w:endnote w:type="continuationNotice" w:id="1">
    <w:p w14:paraId="556E7774" w14:textId="77777777" w:rsidR="007A0CB4" w:rsidRDefault="007A0CB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0325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ED29C2" w14:textId="77777777" w:rsidR="00B659E4" w:rsidRDefault="00B659E4" w:rsidP="00C967CC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3E8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AF8203" w14:textId="77777777" w:rsidR="007A0CB4" w:rsidRDefault="007A0CB4" w:rsidP="00C967CC">
      <w:pPr>
        <w:spacing w:before="0" w:after="0"/>
      </w:pPr>
      <w:r>
        <w:separator/>
      </w:r>
    </w:p>
  </w:footnote>
  <w:footnote w:type="continuationSeparator" w:id="0">
    <w:p w14:paraId="0DD61D8E" w14:textId="77777777" w:rsidR="007A0CB4" w:rsidRDefault="007A0CB4" w:rsidP="00C967CC">
      <w:pPr>
        <w:spacing w:before="0" w:after="0"/>
      </w:pPr>
      <w:r>
        <w:continuationSeparator/>
      </w:r>
    </w:p>
  </w:footnote>
  <w:footnote w:type="continuationNotice" w:id="1">
    <w:p w14:paraId="147733C4" w14:textId="77777777" w:rsidR="007A0CB4" w:rsidRDefault="007A0CB4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7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0347CF1"/>
    <w:multiLevelType w:val="singleLevel"/>
    <w:tmpl w:val="D5C21F5E"/>
    <w:lvl w:ilvl="0">
      <w:start w:val="1"/>
      <w:numFmt w:val="bullet"/>
      <w:pStyle w:val="Listaconvietas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2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3" w15:restartNumberingAfterBreak="0">
    <w:nsid w:val="499649CD"/>
    <w:multiLevelType w:val="multilevel"/>
    <w:tmpl w:val="A924519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6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785180E"/>
    <w:multiLevelType w:val="hybridMultilevel"/>
    <w:tmpl w:val="089810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7"/>
  </w:num>
  <w:num w:numId="13">
    <w:abstractNumId w:val="6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6"/>
  </w:num>
  <w:num w:numId="19">
    <w:abstractNumId w:val="5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trackRevisions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2FA0"/>
    <w:rsid w:val="000030C7"/>
    <w:rsid w:val="000032BC"/>
    <w:rsid w:val="00004F25"/>
    <w:rsid w:val="0000659A"/>
    <w:rsid w:val="00007137"/>
    <w:rsid w:val="000128FD"/>
    <w:rsid w:val="00013E4B"/>
    <w:rsid w:val="000143D4"/>
    <w:rsid w:val="00015D5E"/>
    <w:rsid w:val="000161BA"/>
    <w:rsid w:val="000162E4"/>
    <w:rsid w:val="00020883"/>
    <w:rsid w:val="0002164A"/>
    <w:rsid w:val="000233B6"/>
    <w:rsid w:val="00024685"/>
    <w:rsid w:val="000248B4"/>
    <w:rsid w:val="00024BA6"/>
    <w:rsid w:val="00025290"/>
    <w:rsid w:val="0002593D"/>
    <w:rsid w:val="0002604A"/>
    <w:rsid w:val="000266C3"/>
    <w:rsid w:val="000273D2"/>
    <w:rsid w:val="00027722"/>
    <w:rsid w:val="00030DE5"/>
    <w:rsid w:val="000311B2"/>
    <w:rsid w:val="00031EA0"/>
    <w:rsid w:val="000321E8"/>
    <w:rsid w:val="00033C4A"/>
    <w:rsid w:val="00034AC2"/>
    <w:rsid w:val="00034EBF"/>
    <w:rsid w:val="00035836"/>
    <w:rsid w:val="00040378"/>
    <w:rsid w:val="00041134"/>
    <w:rsid w:val="00041860"/>
    <w:rsid w:val="000425C8"/>
    <w:rsid w:val="0004290C"/>
    <w:rsid w:val="00046E5E"/>
    <w:rsid w:val="00047017"/>
    <w:rsid w:val="00047CF0"/>
    <w:rsid w:val="0005043C"/>
    <w:rsid w:val="00050944"/>
    <w:rsid w:val="0005345D"/>
    <w:rsid w:val="00055402"/>
    <w:rsid w:val="00055645"/>
    <w:rsid w:val="000562FC"/>
    <w:rsid w:val="0005696D"/>
    <w:rsid w:val="0005757D"/>
    <w:rsid w:val="0006010E"/>
    <w:rsid w:val="000609FA"/>
    <w:rsid w:val="00064679"/>
    <w:rsid w:val="000656E7"/>
    <w:rsid w:val="00070314"/>
    <w:rsid w:val="00071040"/>
    <w:rsid w:val="00071C42"/>
    <w:rsid w:val="000734C9"/>
    <w:rsid w:val="00075644"/>
    <w:rsid w:val="000761E5"/>
    <w:rsid w:val="00076327"/>
    <w:rsid w:val="00076C00"/>
    <w:rsid w:val="000806B5"/>
    <w:rsid w:val="000808EB"/>
    <w:rsid w:val="000827FB"/>
    <w:rsid w:val="00082820"/>
    <w:rsid w:val="00082B4D"/>
    <w:rsid w:val="000838C8"/>
    <w:rsid w:val="000854FD"/>
    <w:rsid w:val="00091AE8"/>
    <w:rsid w:val="00091FFD"/>
    <w:rsid w:val="0009301A"/>
    <w:rsid w:val="00093314"/>
    <w:rsid w:val="00097630"/>
    <w:rsid w:val="00097912"/>
    <w:rsid w:val="00097BEC"/>
    <w:rsid w:val="000A132F"/>
    <w:rsid w:val="000A17A3"/>
    <w:rsid w:val="000A2149"/>
    <w:rsid w:val="000A22EF"/>
    <w:rsid w:val="000A26C5"/>
    <w:rsid w:val="000A313D"/>
    <w:rsid w:val="000A6D7C"/>
    <w:rsid w:val="000A72D8"/>
    <w:rsid w:val="000B14ED"/>
    <w:rsid w:val="000B1560"/>
    <w:rsid w:val="000B174C"/>
    <w:rsid w:val="000B21E0"/>
    <w:rsid w:val="000B28C0"/>
    <w:rsid w:val="000B3958"/>
    <w:rsid w:val="000B49FB"/>
    <w:rsid w:val="000B561E"/>
    <w:rsid w:val="000B6A47"/>
    <w:rsid w:val="000B7253"/>
    <w:rsid w:val="000B779D"/>
    <w:rsid w:val="000C02CB"/>
    <w:rsid w:val="000C118F"/>
    <w:rsid w:val="000C139D"/>
    <w:rsid w:val="000C1B70"/>
    <w:rsid w:val="000C3718"/>
    <w:rsid w:val="000C459F"/>
    <w:rsid w:val="000C56AF"/>
    <w:rsid w:val="000C7059"/>
    <w:rsid w:val="000C7070"/>
    <w:rsid w:val="000C7863"/>
    <w:rsid w:val="000D122A"/>
    <w:rsid w:val="000D1B6C"/>
    <w:rsid w:val="000D2D86"/>
    <w:rsid w:val="000D39B3"/>
    <w:rsid w:val="000D4AE2"/>
    <w:rsid w:val="000D54C9"/>
    <w:rsid w:val="000D5860"/>
    <w:rsid w:val="000D6CA7"/>
    <w:rsid w:val="000D7C92"/>
    <w:rsid w:val="000E0980"/>
    <w:rsid w:val="000E16BF"/>
    <w:rsid w:val="000E185A"/>
    <w:rsid w:val="000E20DF"/>
    <w:rsid w:val="000E253B"/>
    <w:rsid w:val="000E4988"/>
    <w:rsid w:val="000E4BCB"/>
    <w:rsid w:val="000E5F53"/>
    <w:rsid w:val="000E759A"/>
    <w:rsid w:val="000F0CC1"/>
    <w:rsid w:val="000F1DA8"/>
    <w:rsid w:val="000F6F12"/>
    <w:rsid w:val="001027BE"/>
    <w:rsid w:val="00102E42"/>
    <w:rsid w:val="0010358E"/>
    <w:rsid w:val="0010386F"/>
    <w:rsid w:val="00104776"/>
    <w:rsid w:val="00104FF4"/>
    <w:rsid w:val="001055A3"/>
    <w:rsid w:val="00106F91"/>
    <w:rsid w:val="0010724F"/>
    <w:rsid w:val="00110276"/>
    <w:rsid w:val="001102B0"/>
    <w:rsid w:val="00111767"/>
    <w:rsid w:val="00111EEE"/>
    <w:rsid w:val="0011240D"/>
    <w:rsid w:val="00113B9A"/>
    <w:rsid w:val="0011479B"/>
    <w:rsid w:val="001147B2"/>
    <w:rsid w:val="00114CFB"/>
    <w:rsid w:val="00115491"/>
    <w:rsid w:val="0011614F"/>
    <w:rsid w:val="0011756E"/>
    <w:rsid w:val="0012011B"/>
    <w:rsid w:val="001205D8"/>
    <w:rsid w:val="001210DD"/>
    <w:rsid w:val="0012351E"/>
    <w:rsid w:val="00124A76"/>
    <w:rsid w:val="00126D8D"/>
    <w:rsid w:val="00127E7D"/>
    <w:rsid w:val="00130A35"/>
    <w:rsid w:val="001322F3"/>
    <w:rsid w:val="00133EF8"/>
    <w:rsid w:val="00135038"/>
    <w:rsid w:val="0013512A"/>
    <w:rsid w:val="001352A3"/>
    <w:rsid w:val="001354CE"/>
    <w:rsid w:val="00135A49"/>
    <w:rsid w:val="00135D66"/>
    <w:rsid w:val="00141A04"/>
    <w:rsid w:val="00141AF7"/>
    <w:rsid w:val="001439A9"/>
    <w:rsid w:val="00143CD7"/>
    <w:rsid w:val="001456E4"/>
    <w:rsid w:val="00147E64"/>
    <w:rsid w:val="00151061"/>
    <w:rsid w:val="00152EA5"/>
    <w:rsid w:val="00153735"/>
    <w:rsid w:val="001545B0"/>
    <w:rsid w:val="001576FB"/>
    <w:rsid w:val="00160903"/>
    <w:rsid w:val="00160BA2"/>
    <w:rsid w:val="00160F3D"/>
    <w:rsid w:val="0016190E"/>
    <w:rsid w:val="001628A2"/>
    <w:rsid w:val="00163751"/>
    <w:rsid w:val="00163CFE"/>
    <w:rsid w:val="001652EE"/>
    <w:rsid w:val="00165435"/>
    <w:rsid w:val="00165B22"/>
    <w:rsid w:val="00166870"/>
    <w:rsid w:val="00171ABC"/>
    <w:rsid w:val="0017327D"/>
    <w:rsid w:val="001734A5"/>
    <w:rsid w:val="00173935"/>
    <w:rsid w:val="001743A1"/>
    <w:rsid w:val="001746AF"/>
    <w:rsid w:val="00174AEC"/>
    <w:rsid w:val="001767FC"/>
    <w:rsid w:val="00176B36"/>
    <w:rsid w:val="00180C20"/>
    <w:rsid w:val="00182BAC"/>
    <w:rsid w:val="00183712"/>
    <w:rsid w:val="00183A26"/>
    <w:rsid w:val="00183BE2"/>
    <w:rsid w:val="00184FEC"/>
    <w:rsid w:val="00185886"/>
    <w:rsid w:val="001859F4"/>
    <w:rsid w:val="00185CA1"/>
    <w:rsid w:val="001902AC"/>
    <w:rsid w:val="001903A3"/>
    <w:rsid w:val="0019144C"/>
    <w:rsid w:val="0019147F"/>
    <w:rsid w:val="00192BE0"/>
    <w:rsid w:val="001932D4"/>
    <w:rsid w:val="00193661"/>
    <w:rsid w:val="00193A17"/>
    <w:rsid w:val="00193C7F"/>
    <w:rsid w:val="00194598"/>
    <w:rsid w:val="001954B8"/>
    <w:rsid w:val="00196C69"/>
    <w:rsid w:val="00197A03"/>
    <w:rsid w:val="001A00E2"/>
    <w:rsid w:val="001A0EDB"/>
    <w:rsid w:val="001A1B05"/>
    <w:rsid w:val="001A3324"/>
    <w:rsid w:val="001A40A4"/>
    <w:rsid w:val="001A5D43"/>
    <w:rsid w:val="001A5EFF"/>
    <w:rsid w:val="001A6B02"/>
    <w:rsid w:val="001A6D93"/>
    <w:rsid w:val="001B1466"/>
    <w:rsid w:val="001B4193"/>
    <w:rsid w:val="001B4F0B"/>
    <w:rsid w:val="001B5233"/>
    <w:rsid w:val="001B5602"/>
    <w:rsid w:val="001B635B"/>
    <w:rsid w:val="001B6665"/>
    <w:rsid w:val="001C2E61"/>
    <w:rsid w:val="001C5696"/>
    <w:rsid w:val="001C7B8B"/>
    <w:rsid w:val="001D221A"/>
    <w:rsid w:val="001D28BF"/>
    <w:rsid w:val="001D3EA2"/>
    <w:rsid w:val="001D3EF2"/>
    <w:rsid w:val="001D4A0B"/>
    <w:rsid w:val="001D5ACA"/>
    <w:rsid w:val="001D6605"/>
    <w:rsid w:val="001D7591"/>
    <w:rsid w:val="001E0CA7"/>
    <w:rsid w:val="001E2DE2"/>
    <w:rsid w:val="001E3B91"/>
    <w:rsid w:val="001E5546"/>
    <w:rsid w:val="001E58F8"/>
    <w:rsid w:val="001E649B"/>
    <w:rsid w:val="001E7C39"/>
    <w:rsid w:val="001F0BF0"/>
    <w:rsid w:val="001F35C1"/>
    <w:rsid w:val="001F38A9"/>
    <w:rsid w:val="001F4D3A"/>
    <w:rsid w:val="001F6196"/>
    <w:rsid w:val="001F671E"/>
    <w:rsid w:val="001F7399"/>
    <w:rsid w:val="001F7FC6"/>
    <w:rsid w:val="0020010C"/>
    <w:rsid w:val="0020077E"/>
    <w:rsid w:val="0020376E"/>
    <w:rsid w:val="00204FF4"/>
    <w:rsid w:val="00206A74"/>
    <w:rsid w:val="0020716D"/>
    <w:rsid w:val="00207865"/>
    <w:rsid w:val="0021032C"/>
    <w:rsid w:val="00211019"/>
    <w:rsid w:val="002119FA"/>
    <w:rsid w:val="002127C0"/>
    <w:rsid w:val="00214269"/>
    <w:rsid w:val="0021705C"/>
    <w:rsid w:val="002178BA"/>
    <w:rsid w:val="0022207E"/>
    <w:rsid w:val="002220D8"/>
    <w:rsid w:val="00222B7E"/>
    <w:rsid w:val="00223E8F"/>
    <w:rsid w:val="00224202"/>
    <w:rsid w:val="00226EA1"/>
    <w:rsid w:val="00227919"/>
    <w:rsid w:val="00227CA9"/>
    <w:rsid w:val="00230404"/>
    <w:rsid w:val="00231693"/>
    <w:rsid w:val="002322DF"/>
    <w:rsid w:val="00233C25"/>
    <w:rsid w:val="00233C9F"/>
    <w:rsid w:val="002341CB"/>
    <w:rsid w:val="0023505A"/>
    <w:rsid w:val="00235198"/>
    <w:rsid w:val="002351B7"/>
    <w:rsid w:val="0023663A"/>
    <w:rsid w:val="00237D58"/>
    <w:rsid w:val="0024030A"/>
    <w:rsid w:val="0024133F"/>
    <w:rsid w:val="00241B00"/>
    <w:rsid w:val="00242004"/>
    <w:rsid w:val="0024291B"/>
    <w:rsid w:val="00246571"/>
    <w:rsid w:val="0024675F"/>
    <w:rsid w:val="0024700A"/>
    <w:rsid w:val="00247B6C"/>
    <w:rsid w:val="002506E2"/>
    <w:rsid w:val="002523EA"/>
    <w:rsid w:val="00252D53"/>
    <w:rsid w:val="00254624"/>
    <w:rsid w:val="00254E1D"/>
    <w:rsid w:val="00254EB9"/>
    <w:rsid w:val="0025507D"/>
    <w:rsid w:val="00255D13"/>
    <w:rsid w:val="00256989"/>
    <w:rsid w:val="002570E4"/>
    <w:rsid w:val="00257191"/>
    <w:rsid w:val="002577E6"/>
    <w:rsid w:val="00260178"/>
    <w:rsid w:val="002609B2"/>
    <w:rsid w:val="00260CC4"/>
    <w:rsid w:val="00261381"/>
    <w:rsid w:val="00261BA9"/>
    <w:rsid w:val="00264361"/>
    <w:rsid w:val="00265355"/>
    <w:rsid w:val="00267635"/>
    <w:rsid w:val="002717BE"/>
    <w:rsid w:val="002743AB"/>
    <w:rsid w:val="00274AAC"/>
    <w:rsid w:val="00276E9C"/>
    <w:rsid w:val="002810C8"/>
    <w:rsid w:val="0028124F"/>
    <w:rsid w:val="0028208E"/>
    <w:rsid w:val="0028230C"/>
    <w:rsid w:val="002824D7"/>
    <w:rsid w:val="00282ACA"/>
    <w:rsid w:val="00282C1F"/>
    <w:rsid w:val="0028356C"/>
    <w:rsid w:val="00291963"/>
    <w:rsid w:val="00291D94"/>
    <w:rsid w:val="002920A8"/>
    <w:rsid w:val="00292D79"/>
    <w:rsid w:val="002932BF"/>
    <w:rsid w:val="002942F4"/>
    <w:rsid w:val="00294E82"/>
    <w:rsid w:val="002956EB"/>
    <w:rsid w:val="00297D54"/>
    <w:rsid w:val="00297E9C"/>
    <w:rsid w:val="002A1E33"/>
    <w:rsid w:val="002A2126"/>
    <w:rsid w:val="002A29CB"/>
    <w:rsid w:val="002A35CE"/>
    <w:rsid w:val="002A3733"/>
    <w:rsid w:val="002A525E"/>
    <w:rsid w:val="002A5399"/>
    <w:rsid w:val="002A6E5D"/>
    <w:rsid w:val="002B14F4"/>
    <w:rsid w:val="002B15D9"/>
    <w:rsid w:val="002B18F5"/>
    <w:rsid w:val="002B3133"/>
    <w:rsid w:val="002B3F78"/>
    <w:rsid w:val="002B4178"/>
    <w:rsid w:val="002B4780"/>
    <w:rsid w:val="002B5424"/>
    <w:rsid w:val="002B6B52"/>
    <w:rsid w:val="002B7178"/>
    <w:rsid w:val="002B7D3F"/>
    <w:rsid w:val="002C0BA2"/>
    <w:rsid w:val="002C2FA5"/>
    <w:rsid w:val="002C319B"/>
    <w:rsid w:val="002C4148"/>
    <w:rsid w:val="002C418E"/>
    <w:rsid w:val="002C4F83"/>
    <w:rsid w:val="002C6514"/>
    <w:rsid w:val="002C78A8"/>
    <w:rsid w:val="002C79FC"/>
    <w:rsid w:val="002C7CD7"/>
    <w:rsid w:val="002C7E33"/>
    <w:rsid w:val="002D081E"/>
    <w:rsid w:val="002D0F0D"/>
    <w:rsid w:val="002D1F60"/>
    <w:rsid w:val="002D3A1D"/>
    <w:rsid w:val="002D5082"/>
    <w:rsid w:val="002D5C02"/>
    <w:rsid w:val="002D6219"/>
    <w:rsid w:val="002D62DD"/>
    <w:rsid w:val="002D6B05"/>
    <w:rsid w:val="002E1E99"/>
    <w:rsid w:val="002E3C6A"/>
    <w:rsid w:val="002E4AD9"/>
    <w:rsid w:val="002E7390"/>
    <w:rsid w:val="002E767C"/>
    <w:rsid w:val="002F0B80"/>
    <w:rsid w:val="002F0D96"/>
    <w:rsid w:val="002F28F7"/>
    <w:rsid w:val="002F2A69"/>
    <w:rsid w:val="002F2AF4"/>
    <w:rsid w:val="002F2C05"/>
    <w:rsid w:val="002F3361"/>
    <w:rsid w:val="002F359A"/>
    <w:rsid w:val="002F3BC6"/>
    <w:rsid w:val="002F4084"/>
    <w:rsid w:val="002F44A0"/>
    <w:rsid w:val="002F49FF"/>
    <w:rsid w:val="002F60FF"/>
    <w:rsid w:val="002F6788"/>
    <w:rsid w:val="0030127C"/>
    <w:rsid w:val="00302EDF"/>
    <w:rsid w:val="00302EEB"/>
    <w:rsid w:val="003033EB"/>
    <w:rsid w:val="003038F5"/>
    <w:rsid w:val="00306020"/>
    <w:rsid w:val="00306595"/>
    <w:rsid w:val="0030705A"/>
    <w:rsid w:val="00307D71"/>
    <w:rsid w:val="003114B4"/>
    <w:rsid w:val="00311B5A"/>
    <w:rsid w:val="00311CF1"/>
    <w:rsid w:val="00313DD2"/>
    <w:rsid w:val="0031472C"/>
    <w:rsid w:val="003149AF"/>
    <w:rsid w:val="00314F98"/>
    <w:rsid w:val="00320499"/>
    <w:rsid w:val="00320DF5"/>
    <w:rsid w:val="0032123F"/>
    <w:rsid w:val="003230ED"/>
    <w:rsid w:val="00323AC1"/>
    <w:rsid w:val="00324A4E"/>
    <w:rsid w:val="00325EC5"/>
    <w:rsid w:val="00326456"/>
    <w:rsid w:val="0032660D"/>
    <w:rsid w:val="00326FBD"/>
    <w:rsid w:val="00330592"/>
    <w:rsid w:val="00330B25"/>
    <w:rsid w:val="0033151D"/>
    <w:rsid w:val="00331E48"/>
    <w:rsid w:val="00333E81"/>
    <w:rsid w:val="003347AC"/>
    <w:rsid w:val="00334DBB"/>
    <w:rsid w:val="003353D5"/>
    <w:rsid w:val="00335E39"/>
    <w:rsid w:val="00336100"/>
    <w:rsid w:val="003362DD"/>
    <w:rsid w:val="00336B29"/>
    <w:rsid w:val="00337BCC"/>
    <w:rsid w:val="00340520"/>
    <w:rsid w:val="00340884"/>
    <w:rsid w:val="00340CFF"/>
    <w:rsid w:val="00341249"/>
    <w:rsid w:val="0034241B"/>
    <w:rsid w:val="00342EAC"/>
    <w:rsid w:val="003444B4"/>
    <w:rsid w:val="003448F3"/>
    <w:rsid w:val="0034498D"/>
    <w:rsid w:val="00344BD4"/>
    <w:rsid w:val="00346766"/>
    <w:rsid w:val="00346C79"/>
    <w:rsid w:val="00347441"/>
    <w:rsid w:val="00350B00"/>
    <w:rsid w:val="0035316C"/>
    <w:rsid w:val="00354437"/>
    <w:rsid w:val="00356FD0"/>
    <w:rsid w:val="0036042A"/>
    <w:rsid w:val="003607F6"/>
    <w:rsid w:val="00360E41"/>
    <w:rsid w:val="003629E1"/>
    <w:rsid w:val="00370B8C"/>
    <w:rsid w:val="003712ED"/>
    <w:rsid w:val="0037257B"/>
    <w:rsid w:val="00372FA3"/>
    <w:rsid w:val="00373F85"/>
    <w:rsid w:val="00375725"/>
    <w:rsid w:val="00375862"/>
    <w:rsid w:val="00380F70"/>
    <w:rsid w:val="003824B7"/>
    <w:rsid w:val="00384011"/>
    <w:rsid w:val="003855FD"/>
    <w:rsid w:val="0038607B"/>
    <w:rsid w:val="003865DA"/>
    <w:rsid w:val="00387CB4"/>
    <w:rsid w:val="003909DB"/>
    <w:rsid w:val="003927F2"/>
    <w:rsid w:val="00392E3D"/>
    <w:rsid w:val="00392ECA"/>
    <w:rsid w:val="00392EF2"/>
    <w:rsid w:val="00396145"/>
    <w:rsid w:val="00397397"/>
    <w:rsid w:val="00397705"/>
    <w:rsid w:val="00397C72"/>
    <w:rsid w:val="003A0CBD"/>
    <w:rsid w:val="003A168C"/>
    <w:rsid w:val="003A22EC"/>
    <w:rsid w:val="003A391F"/>
    <w:rsid w:val="003A7EAD"/>
    <w:rsid w:val="003B3C32"/>
    <w:rsid w:val="003B65BC"/>
    <w:rsid w:val="003B682E"/>
    <w:rsid w:val="003B6CC3"/>
    <w:rsid w:val="003B75ED"/>
    <w:rsid w:val="003C0315"/>
    <w:rsid w:val="003C1612"/>
    <w:rsid w:val="003C6598"/>
    <w:rsid w:val="003C65E6"/>
    <w:rsid w:val="003C74AF"/>
    <w:rsid w:val="003C79D1"/>
    <w:rsid w:val="003C7D02"/>
    <w:rsid w:val="003D33D3"/>
    <w:rsid w:val="003D57F0"/>
    <w:rsid w:val="003D5D04"/>
    <w:rsid w:val="003D7467"/>
    <w:rsid w:val="003D76C4"/>
    <w:rsid w:val="003D7E71"/>
    <w:rsid w:val="003E0BD6"/>
    <w:rsid w:val="003E2A62"/>
    <w:rsid w:val="003E2B0D"/>
    <w:rsid w:val="003E3E0C"/>
    <w:rsid w:val="003E47C8"/>
    <w:rsid w:val="003E6FE4"/>
    <w:rsid w:val="003E7A4A"/>
    <w:rsid w:val="003F1608"/>
    <w:rsid w:val="003F1F6A"/>
    <w:rsid w:val="003F2019"/>
    <w:rsid w:val="003F2985"/>
    <w:rsid w:val="003F3297"/>
    <w:rsid w:val="003F33B6"/>
    <w:rsid w:val="003F4746"/>
    <w:rsid w:val="003F5925"/>
    <w:rsid w:val="003F5A93"/>
    <w:rsid w:val="003F60FA"/>
    <w:rsid w:val="003F74B6"/>
    <w:rsid w:val="0040019C"/>
    <w:rsid w:val="00400B3F"/>
    <w:rsid w:val="00401006"/>
    <w:rsid w:val="00401A9E"/>
    <w:rsid w:val="00401E19"/>
    <w:rsid w:val="00402B31"/>
    <w:rsid w:val="00405ACF"/>
    <w:rsid w:val="00405EC7"/>
    <w:rsid w:val="00406299"/>
    <w:rsid w:val="00406BA3"/>
    <w:rsid w:val="00407BCE"/>
    <w:rsid w:val="00410DD5"/>
    <w:rsid w:val="004117E6"/>
    <w:rsid w:val="004119F7"/>
    <w:rsid w:val="00411E2F"/>
    <w:rsid w:val="00411F4F"/>
    <w:rsid w:val="00414783"/>
    <w:rsid w:val="00417549"/>
    <w:rsid w:val="0041797B"/>
    <w:rsid w:val="00420937"/>
    <w:rsid w:val="00424616"/>
    <w:rsid w:val="00424F26"/>
    <w:rsid w:val="00424F88"/>
    <w:rsid w:val="00425450"/>
    <w:rsid w:val="00426BE7"/>
    <w:rsid w:val="00430808"/>
    <w:rsid w:val="00432CF2"/>
    <w:rsid w:val="00432FD5"/>
    <w:rsid w:val="00433E0C"/>
    <w:rsid w:val="00433F81"/>
    <w:rsid w:val="004351CB"/>
    <w:rsid w:val="0043570B"/>
    <w:rsid w:val="0043788C"/>
    <w:rsid w:val="004410A5"/>
    <w:rsid w:val="00441FB8"/>
    <w:rsid w:val="004436F8"/>
    <w:rsid w:val="004464AB"/>
    <w:rsid w:val="0045020F"/>
    <w:rsid w:val="00451196"/>
    <w:rsid w:val="00452683"/>
    <w:rsid w:val="0045336C"/>
    <w:rsid w:val="00454002"/>
    <w:rsid w:val="004540D5"/>
    <w:rsid w:val="00454B38"/>
    <w:rsid w:val="00454C77"/>
    <w:rsid w:val="00455E9E"/>
    <w:rsid w:val="0046158B"/>
    <w:rsid w:val="00462412"/>
    <w:rsid w:val="004628FC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23FF"/>
    <w:rsid w:val="00473364"/>
    <w:rsid w:val="00473826"/>
    <w:rsid w:val="00473CA4"/>
    <w:rsid w:val="00475753"/>
    <w:rsid w:val="00475B2F"/>
    <w:rsid w:val="0047703C"/>
    <w:rsid w:val="00481F56"/>
    <w:rsid w:val="00482373"/>
    <w:rsid w:val="004837F1"/>
    <w:rsid w:val="00483952"/>
    <w:rsid w:val="004856AA"/>
    <w:rsid w:val="00485C21"/>
    <w:rsid w:val="00490300"/>
    <w:rsid w:val="004903D0"/>
    <w:rsid w:val="00490D99"/>
    <w:rsid w:val="00491128"/>
    <w:rsid w:val="00491F5D"/>
    <w:rsid w:val="00492B85"/>
    <w:rsid w:val="004953F8"/>
    <w:rsid w:val="0049551F"/>
    <w:rsid w:val="00495F0E"/>
    <w:rsid w:val="00496334"/>
    <w:rsid w:val="004963A3"/>
    <w:rsid w:val="004A3F8E"/>
    <w:rsid w:val="004A5BD1"/>
    <w:rsid w:val="004A7D83"/>
    <w:rsid w:val="004B0428"/>
    <w:rsid w:val="004B09E3"/>
    <w:rsid w:val="004B2C58"/>
    <w:rsid w:val="004B2D04"/>
    <w:rsid w:val="004B386A"/>
    <w:rsid w:val="004B3990"/>
    <w:rsid w:val="004B4EC1"/>
    <w:rsid w:val="004B524B"/>
    <w:rsid w:val="004B528A"/>
    <w:rsid w:val="004B6C52"/>
    <w:rsid w:val="004B7082"/>
    <w:rsid w:val="004B77B7"/>
    <w:rsid w:val="004C1295"/>
    <w:rsid w:val="004C2F63"/>
    <w:rsid w:val="004C3658"/>
    <w:rsid w:val="004C36AA"/>
    <w:rsid w:val="004C5359"/>
    <w:rsid w:val="004C538E"/>
    <w:rsid w:val="004C7936"/>
    <w:rsid w:val="004D15D1"/>
    <w:rsid w:val="004D4B2C"/>
    <w:rsid w:val="004D557C"/>
    <w:rsid w:val="004D66BF"/>
    <w:rsid w:val="004D6E14"/>
    <w:rsid w:val="004E1A84"/>
    <w:rsid w:val="004E20AB"/>
    <w:rsid w:val="004E5358"/>
    <w:rsid w:val="004E6DD4"/>
    <w:rsid w:val="004E74BF"/>
    <w:rsid w:val="004F0431"/>
    <w:rsid w:val="004F1154"/>
    <w:rsid w:val="004F18B1"/>
    <w:rsid w:val="004F2B51"/>
    <w:rsid w:val="004F2C34"/>
    <w:rsid w:val="004F5A62"/>
    <w:rsid w:val="004F7C5D"/>
    <w:rsid w:val="0050645F"/>
    <w:rsid w:val="005069C7"/>
    <w:rsid w:val="00510731"/>
    <w:rsid w:val="005109B9"/>
    <w:rsid w:val="00510D7A"/>
    <w:rsid w:val="005119DC"/>
    <w:rsid w:val="005122D0"/>
    <w:rsid w:val="00513A09"/>
    <w:rsid w:val="005140A0"/>
    <w:rsid w:val="0051556A"/>
    <w:rsid w:val="00522B25"/>
    <w:rsid w:val="0052614B"/>
    <w:rsid w:val="0052714F"/>
    <w:rsid w:val="005302A8"/>
    <w:rsid w:val="005325FE"/>
    <w:rsid w:val="005327B3"/>
    <w:rsid w:val="0053489C"/>
    <w:rsid w:val="00534B74"/>
    <w:rsid w:val="00535B6D"/>
    <w:rsid w:val="00536F3B"/>
    <w:rsid w:val="005376D4"/>
    <w:rsid w:val="00537C84"/>
    <w:rsid w:val="00537FCD"/>
    <w:rsid w:val="005400A9"/>
    <w:rsid w:val="005419E5"/>
    <w:rsid w:val="00542968"/>
    <w:rsid w:val="00542EEC"/>
    <w:rsid w:val="005455C9"/>
    <w:rsid w:val="00545C40"/>
    <w:rsid w:val="00547F93"/>
    <w:rsid w:val="005501AC"/>
    <w:rsid w:val="00552917"/>
    <w:rsid w:val="00552E12"/>
    <w:rsid w:val="00552F3B"/>
    <w:rsid w:val="00553565"/>
    <w:rsid w:val="0055362F"/>
    <w:rsid w:val="00554444"/>
    <w:rsid w:val="005545E1"/>
    <w:rsid w:val="00555478"/>
    <w:rsid w:val="0055622C"/>
    <w:rsid w:val="005574CF"/>
    <w:rsid w:val="00560395"/>
    <w:rsid w:val="0056065A"/>
    <w:rsid w:val="00560BA7"/>
    <w:rsid w:val="00560FF3"/>
    <w:rsid w:val="0056343F"/>
    <w:rsid w:val="00564388"/>
    <w:rsid w:val="0056554B"/>
    <w:rsid w:val="0057009C"/>
    <w:rsid w:val="00573587"/>
    <w:rsid w:val="00573B7A"/>
    <w:rsid w:val="005753D0"/>
    <w:rsid w:val="005811C9"/>
    <w:rsid w:val="005818DA"/>
    <w:rsid w:val="0058273B"/>
    <w:rsid w:val="00585898"/>
    <w:rsid w:val="00585BDC"/>
    <w:rsid w:val="005864DD"/>
    <w:rsid w:val="005868C0"/>
    <w:rsid w:val="0059040C"/>
    <w:rsid w:val="00590525"/>
    <w:rsid w:val="005950E8"/>
    <w:rsid w:val="005952B4"/>
    <w:rsid w:val="00597523"/>
    <w:rsid w:val="005A5281"/>
    <w:rsid w:val="005A6512"/>
    <w:rsid w:val="005A6CBE"/>
    <w:rsid w:val="005A7036"/>
    <w:rsid w:val="005A78B5"/>
    <w:rsid w:val="005A7E3E"/>
    <w:rsid w:val="005B4141"/>
    <w:rsid w:val="005B4543"/>
    <w:rsid w:val="005B5015"/>
    <w:rsid w:val="005B6180"/>
    <w:rsid w:val="005B61AA"/>
    <w:rsid w:val="005B7285"/>
    <w:rsid w:val="005C278D"/>
    <w:rsid w:val="005C38DE"/>
    <w:rsid w:val="005C6AF5"/>
    <w:rsid w:val="005C74BB"/>
    <w:rsid w:val="005C7B47"/>
    <w:rsid w:val="005D013A"/>
    <w:rsid w:val="005D01AC"/>
    <w:rsid w:val="005D02F6"/>
    <w:rsid w:val="005D0349"/>
    <w:rsid w:val="005D0EAB"/>
    <w:rsid w:val="005D23D7"/>
    <w:rsid w:val="005D5840"/>
    <w:rsid w:val="005D6601"/>
    <w:rsid w:val="005D66BD"/>
    <w:rsid w:val="005E0A59"/>
    <w:rsid w:val="005E3988"/>
    <w:rsid w:val="005E42F6"/>
    <w:rsid w:val="005E53AD"/>
    <w:rsid w:val="005E549A"/>
    <w:rsid w:val="005E5F21"/>
    <w:rsid w:val="005E616E"/>
    <w:rsid w:val="005E7319"/>
    <w:rsid w:val="005E7585"/>
    <w:rsid w:val="005F100F"/>
    <w:rsid w:val="005F1350"/>
    <w:rsid w:val="005F1517"/>
    <w:rsid w:val="005F1971"/>
    <w:rsid w:val="005F40D5"/>
    <w:rsid w:val="005F41A4"/>
    <w:rsid w:val="005F6D71"/>
    <w:rsid w:val="006002C5"/>
    <w:rsid w:val="006006C7"/>
    <w:rsid w:val="00600A35"/>
    <w:rsid w:val="006018D6"/>
    <w:rsid w:val="00601DCB"/>
    <w:rsid w:val="00601EE1"/>
    <w:rsid w:val="0060383E"/>
    <w:rsid w:val="00611214"/>
    <w:rsid w:val="00611DF8"/>
    <w:rsid w:val="00611F93"/>
    <w:rsid w:val="00613209"/>
    <w:rsid w:val="00615507"/>
    <w:rsid w:val="006156AB"/>
    <w:rsid w:val="00616737"/>
    <w:rsid w:val="00621DEC"/>
    <w:rsid w:val="00622B44"/>
    <w:rsid w:val="00622C1B"/>
    <w:rsid w:val="006270DC"/>
    <w:rsid w:val="00630098"/>
    <w:rsid w:val="0063009E"/>
    <w:rsid w:val="00630212"/>
    <w:rsid w:val="0063099F"/>
    <w:rsid w:val="0063135E"/>
    <w:rsid w:val="00631C40"/>
    <w:rsid w:val="00631C5F"/>
    <w:rsid w:val="006333D7"/>
    <w:rsid w:val="0063365F"/>
    <w:rsid w:val="0063744C"/>
    <w:rsid w:val="0064007B"/>
    <w:rsid w:val="00640DA4"/>
    <w:rsid w:val="00641C08"/>
    <w:rsid w:val="00643314"/>
    <w:rsid w:val="00643AE2"/>
    <w:rsid w:val="00644D5F"/>
    <w:rsid w:val="00645F51"/>
    <w:rsid w:val="00646ABA"/>
    <w:rsid w:val="0065063B"/>
    <w:rsid w:val="00652A8E"/>
    <w:rsid w:val="00653D00"/>
    <w:rsid w:val="00654A5B"/>
    <w:rsid w:val="00656065"/>
    <w:rsid w:val="00656585"/>
    <w:rsid w:val="00657609"/>
    <w:rsid w:val="006577FE"/>
    <w:rsid w:val="00662663"/>
    <w:rsid w:val="00664162"/>
    <w:rsid w:val="006643F7"/>
    <w:rsid w:val="00664716"/>
    <w:rsid w:val="0067140E"/>
    <w:rsid w:val="00672306"/>
    <w:rsid w:val="006727EC"/>
    <w:rsid w:val="00673822"/>
    <w:rsid w:val="00677EA8"/>
    <w:rsid w:val="00677F0A"/>
    <w:rsid w:val="006805CA"/>
    <w:rsid w:val="006813A0"/>
    <w:rsid w:val="006820FB"/>
    <w:rsid w:val="00684482"/>
    <w:rsid w:val="00685177"/>
    <w:rsid w:val="0068546C"/>
    <w:rsid w:val="00687282"/>
    <w:rsid w:val="006876A3"/>
    <w:rsid w:val="00687CFF"/>
    <w:rsid w:val="006914D8"/>
    <w:rsid w:val="00691C5E"/>
    <w:rsid w:val="00691CC7"/>
    <w:rsid w:val="00692157"/>
    <w:rsid w:val="006921B4"/>
    <w:rsid w:val="006921E0"/>
    <w:rsid w:val="006937DC"/>
    <w:rsid w:val="006945F5"/>
    <w:rsid w:val="0069487E"/>
    <w:rsid w:val="00695056"/>
    <w:rsid w:val="00696784"/>
    <w:rsid w:val="006967C7"/>
    <w:rsid w:val="006969F0"/>
    <w:rsid w:val="006A4216"/>
    <w:rsid w:val="006A56E8"/>
    <w:rsid w:val="006A6002"/>
    <w:rsid w:val="006A63BA"/>
    <w:rsid w:val="006A6C54"/>
    <w:rsid w:val="006B07F1"/>
    <w:rsid w:val="006B1FC7"/>
    <w:rsid w:val="006B5A1A"/>
    <w:rsid w:val="006B60AB"/>
    <w:rsid w:val="006B6263"/>
    <w:rsid w:val="006B6B9F"/>
    <w:rsid w:val="006B70BF"/>
    <w:rsid w:val="006B74E6"/>
    <w:rsid w:val="006C06B5"/>
    <w:rsid w:val="006C2AB8"/>
    <w:rsid w:val="006C2BFB"/>
    <w:rsid w:val="006C4476"/>
    <w:rsid w:val="006C557B"/>
    <w:rsid w:val="006C66DE"/>
    <w:rsid w:val="006D43A5"/>
    <w:rsid w:val="006D65B3"/>
    <w:rsid w:val="006D6B90"/>
    <w:rsid w:val="006D7E51"/>
    <w:rsid w:val="006E00EF"/>
    <w:rsid w:val="006E0EE8"/>
    <w:rsid w:val="006E1391"/>
    <w:rsid w:val="006E28C2"/>
    <w:rsid w:val="006E3474"/>
    <w:rsid w:val="006E3DFD"/>
    <w:rsid w:val="006E41DE"/>
    <w:rsid w:val="006E5D26"/>
    <w:rsid w:val="006E74DB"/>
    <w:rsid w:val="006E7712"/>
    <w:rsid w:val="006F29E8"/>
    <w:rsid w:val="006F4A27"/>
    <w:rsid w:val="006F50C7"/>
    <w:rsid w:val="006F56AA"/>
    <w:rsid w:val="006F6730"/>
    <w:rsid w:val="006F74B8"/>
    <w:rsid w:val="00700E9D"/>
    <w:rsid w:val="007018A0"/>
    <w:rsid w:val="00701B7E"/>
    <w:rsid w:val="00702D84"/>
    <w:rsid w:val="0070370C"/>
    <w:rsid w:val="0070586E"/>
    <w:rsid w:val="00706A9A"/>
    <w:rsid w:val="0071071D"/>
    <w:rsid w:val="00711E5A"/>
    <w:rsid w:val="00712E99"/>
    <w:rsid w:val="007146E4"/>
    <w:rsid w:val="0071576F"/>
    <w:rsid w:val="0071577B"/>
    <w:rsid w:val="007178C6"/>
    <w:rsid w:val="00721349"/>
    <w:rsid w:val="00723127"/>
    <w:rsid w:val="00725E7B"/>
    <w:rsid w:val="00725F8F"/>
    <w:rsid w:val="00730695"/>
    <w:rsid w:val="0073078D"/>
    <w:rsid w:val="00734600"/>
    <w:rsid w:val="00735227"/>
    <w:rsid w:val="00736FD9"/>
    <w:rsid w:val="00740B1A"/>
    <w:rsid w:val="00742601"/>
    <w:rsid w:val="00742E64"/>
    <w:rsid w:val="0074369D"/>
    <w:rsid w:val="00744334"/>
    <w:rsid w:val="0074505B"/>
    <w:rsid w:val="00745BDB"/>
    <w:rsid w:val="007463A5"/>
    <w:rsid w:val="00746760"/>
    <w:rsid w:val="00746AD6"/>
    <w:rsid w:val="00746DD2"/>
    <w:rsid w:val="00750FD3"/>
    <w:rsid w:val="007518C0"/>
    <w:rsid w:val="00752FB3"/>
    <w:rsid w:val="007543CA"/>
    <w:rsid w:val="00754EFD"/>
    <w:rsid w:val="0075543D"/>
    <w:rsid w:val="00756139"/>
    <w:rsid w:val="00756FC5"/>
    <w:rsid w:val="007571AD"/>
    <w:rsid w:val="00761FD3"/>
    <w:rsid w:val="007621A9"/>
    <w:rsid w:val="0076235A"/>
    <w:rsid w:val="00764E70"/>
    <w:rsid w:val="00766709"/>
    <w:rsid w:val="00767A3A"/>
    <w:rsid w:val="0077010D"/>
    <w:rsid w:val="0077021E"/>
    <w:rsid w:val="00770828"/>
    <w:rsid w:val="007711F9"/>
    <w:rsid w:val="00771F20"/>
    <w:rsid w:val="00773680"/>
    <w:rsid w:val="00774676"/>
    <w:rsid w:val="00776662"/>
    <w:rsid w:val="007768AE"/>
    <w:rsid w:val="0078453D"/>
    <w:rsid w:val="00784A4E"/>
    <w:rsid w:val="0078576E"/>
    <w:rsid w:val="00785FFB"/>
    <w:rsid w:val="00786209"/>
    <w:rsid w:val="00787BBE"/>
    <w:rsid w:val="00790467"/>
    <w:rsid w:val="00791184"/>
    <w:rsid w:val="0079245B"/>
    <w:rsid w:val="00793FBF"/>
    <w:rsid w:val="00795BBA"/>
    <w:rsid w:val="00795DD9"/>
    <w:rsid w:val="0079662C"/>
    <w:rsid w:val="007968AB"/>
    <w:rsid w:val="00796E66"/>
    <w:rsid w:val="007A0CB4"/>
    <w:rsid w:val="007A0FA5"/>
    <w:rsid w:val="007A20C7"/>
    <w:rsid w:val="007A3670"/>
    <w:rsid w:val="007A480A"/>
    <w:rsid w:val="007A6AE7"/>
    <w:rsid w:val="007A7478"/>
    <w:rsid w:val="007A7650"/>
    <w:rsid w:val="007A76EC"/>
    <w:rsid w:val="007A7AC1"/>
    <w:rsid w:val="007A7CBA"/>
    <w:rsid w:val="007B0207"/>
    <w:rsid w:val="007B26C9"/>
    <w:rsid w:val="007B2E57"/>
    <w:rsid w:val="007B3B08"/>
    <w:rsid w:val="007B6952"/>
    <w:rsid w:val="007C1305"/>
    <w:rsid w:val="007C3230"/>
    <w:rsid w:val="007C3B1B"/>
    <w:rsid w:val="007C5B2C"/>
    <w:rsid w:val="007C6C75"/>
    <w:rsid w:val="007C7B34"/>
    <w:rsid w:val="007D0A95"/>
    <w:rsid w:val="007D2E31"/>
    <w:rsid w:val="007D3187"/>
    <w:rsid w:val="007D37A3"/>
    <w:rsid w:val="007D3E24"/>
    <w:rsid w:val="007D40D6"/>
    <w:rsid w:val="007D700E"/>
    <w:rsid w:val="007E0ECC"/>
    <w:rsid w:val="007E1416"/>
    <w:rsid w:val="007E1743"/>
    <w:rsid w:val="007E20FC"/>
    <w:rsid w:val="007E3566"/>
    <w:rsid w:val="007E566F"/>
    <w:rsid w:val="007E6886"/>
    <w:rsid w:val="007E76D4"/>
    <w:rsid w:val="007E78B1"/>
    <w:rsid w:val="007F1352"/>
    <w:rsid w:val="007F3C42"/>
    <w:rsid w:val="007F4F1D"/>
    <w:rsid w:val="007F6B98"/>
    <w:rsid w:val="00800809"/>
    <w:rsid w:val="00801289"/>
    <w:rsid w:val="00801DF1"/>
    <w:rsid w:val="00802E0D"/>
    <w:rsid w:val="00803424"/>
    <w:rsid w:val="00803A0F"/>
    <w:rsid w:val="008041AC"/>
    <w:rsid w:val="00804226"/>
    <w:rsid w:val="008042EB"/>
    <w:rsid w:val="00804A54"/>
    <w:rsid w:val="00805C90"/>
    <w:rsid w:val="00806134"/>
    <w:rsid w:val="0080619E"/>
    <w:rsid w:val="00806997"/>
    <w:rsid w:val="00806DDC"/>
    <w:rsid w:val="0080738F"/>
    <w:rsid w:val="00807625"/>
    <w:rsid w:val="00807B7C"/>
    <w:rsid w:val="00810AC0"/>
    <w:rsid w:val="00814C34"/>
    <w:rsid w:val="00815126"/>
    <w:rsid w:val="008154E0"/>
    <w:rsid w:val="008155E2"/>
    <w:rsid w:val="00817451"/>
    <w:rsid w:val="00817685"/>
    <w:rsid w:val="0082071A"/>
    <w:rsid w:val="00820A27"/>
    <w:rsid w:val="008216E2"/>
    <w:rsid w:val="00823B8B"/>
    <w:rsid w:val="00824E57"/>
    <w:rsid w:val="008304A6"/>
    <w:rsid w:val="008328D8"/>
    <w:rsid w:val="00833DA3"/>
    <w:rsid w:val="00836D7F"/>
    <w:rsid w:val="00836FCA"/>
    <w:rsid w:val="00837F5A"/>
    <w:rsid w:val="008430F1"/>
    <w:rsid w:val="00843177"/>
    <w:rsid w:val="00844130"/>
    <w:rsid w:val="008447E8"/>
    <w:rsid w:val="00844D0E"/>
    <w:rsid w:val="008450A2"/>
    <w:rsid w:val="0084660F"/>
    <w:rsid w:val="00851865"/>
    <w:rsid w:val="008523C5"/>
    <w:rsid w:val="00853679"/>
    <w:rsid w:val="0085500D"/>
    <w:rsid w:val="00856415"/>
    <w:rsid w:val="00860525"/>
    <w:rsid w:val="008610EB"/>
    <w:rsid w:val="00861153"/>
    <w:rsid w:val="0086292D"/>
    <w:rsid w:val="00862B22"/>
    <w:rsid w:val="008638E5"/>
    <w:rsid w:val="008642D9"/>
    <w:rsid w:val="00864D90"/>
    <w:rsid w:val="00866AD6"/>
    <w:rsid w:val="00866C4B"/>
    <w:rsid w:val="0087038D"/>
    <w:rsid w:val="0087235E"/>
    <w:rsid w:val="0087267C"/>
    <w:rsid w:val="008729FE"/>
    <w:rsid w:val="0087463B"/>
    <w:rsid w:val="0087500E"/>
    <w:rsid w:val="008800DC"/>
    <w:rsid w:val="008801FB"/>
    <w:rsid w:val="00882DE6"/>
    <w:rsid w:val="0088332F"/>
    <w:rsid w:val="00883A8E"/>
    <w:rsid w:val="008848E6"/>
    <w:rsid w:val="00884D11"/>
    <w:rsid w:val="00885E1E"/>
    <w:rsid w:val="00886358"/>
    <w:rsid w:val="00886B1D"/>
    <w:rsid w:val="00887C01"/>
    <w:rsid w:val="008901D7"/>
    <w:rsid w:val="008902B6"/>
    <w:rsid w:val="0089068D"/>
    <w:rsid w:val="00891ADE"/>
    <w:rsid w:val="00891CA5"/>
    <w:rsid w:val="008927B7"/>
    <w:rsid w:val="00892868"/>
    <w:rsid w:val="008935EC"/>
    <w:rsid w:val="0089444D"/>
    <w:rsid w:val="0089478A"/>
    <w:rsid w:val="008965D2"/>
    <w:rsid w:val="00896858"/>
    <w:rsid w:val="00897524"/>
    <w:rsid w:val="008A14A7"/>
    <w:rsid w:val="008A392C"/>
    <w:rsid w:val="008A4558"/>
    <w:rsid w:val="008A68ED"/>
    <w:rsid w:val="008A77A6"/>
    <w:rsid w:val="008B3657"/>
    <w:rsid w:val="008B40E2"/>
    <w:rsid w:val="008B4F7A"/>
    <w:rsid w:val="008B64F1"/>
    <w:rsid w:val="008B66E7"/>
    <w:rsid w:val="008B7239"/>
    <w:rsid w:val="008B7C07"/>
    <w:rsid w:val="008C0F6F"/>
    <w:rsid w:val="008C25F6"/>
    <w:rsid w:val="008C28EE"/>
    <w:rsid w:val="008C29C7"/>
    <w:rsid w:val="008C4574"/>
    <w:rsid w:val="008C4E60"/>
    <w:rsid w:val="008C51B9"/>
    <w:rsid w:val="008C5831"/>
    <w:rsid w:val="008C6414"/>
    <w:rsid w:val="008D0E88"/>
    <w:rsid w:val="008D2963"/>
    <w:rsid w:val="008D3682"/>
    <w:rsid w:val="008D38D0"/>
    <w:rsid w:val="008D4374"/>
    <w:rsid w:val="008D4655"/>
    <w:rsid w:val="008D4807"/>
    <w:rsid w:val="008D6CA8"/>
    <w:rsid w:val="008D7ECE"/>
    <w:rsid w:val="008D7FC1"/>
    <w:rsid w:val="008E2E9A"/>
    <w:rsid w:val="008E2F1C"/>
    <w:rsid w:val="008E4E0C"/>
    <w:rsid w:val="008E50BD"/>
    <w:rsid w:val="008E5465"/>
    <w:rsid w:val="008E7F27"/>
    <w:rsid w:val="008F06CD"/>
    <w:rsid w:val="008F13A2"/>
    <w:rsid w:val="008F3067"/>
    <w:rsid w:val="008F46FA"/>
    <w:rsid w:val="008F4798"/>
    <w:rsid w:val="008F5D06"/>
    <w:rsid w:val="008F5FAF"/>
    <w:rsid w:val="008F62A9"/>
    <w:rsid w:val="008F6910"/>
    <w:rsid w:val="009003F5"/>
    <w:rsid w:val="0090054D"/>
    <w:rsid w:val="00901AC9"/>
    <w:rsid w:val="009036EE"/>
    <w:rsid w:val="00903D76"/>
    <w:rsid w:val="00904211"/>
    <w:rsid w:val="0090444A"/>
    <w:rsid w:val="009069FE"/>
    <w:rsid w:val="0090782B"/>
    <w:rsid w:val="00907CC0"/>
    <w:rsid w:val="00910293"/>
    <w:rsid w:val="00910990"/>
    <w:rsid w:val="0091147D"/>
    <w:rsid w:val="009118D8"/>
    <w:rsid w:val="00912985"/>
    <w:rsid w:val="0091385B"/>
    <w:rsid w:val="00913E36"/>
    <w:rsid w:val="009145D5"/>
    <w:rsid w:val="009147BD"/>
    <w:rsid w:val="00914C13"/>
    <w:rsid w:val="0091548B"/>
    <w:rsid w:val="009155DC"/>
    <w:rsid w:val="009176C1"/>
    <w:rsid w:val="00917845"/>
    <w:rsid w:val="00921AB0"/>
    <w:rsid w:val="009224F1"/>
    <w:rsid w:val="009230E0"/>
    <w:rsid w:val="00923CB3"/>
    <w:rsid w:val="009245C1"/>
    <w:rsid w:val="00926EF0"/>
    <w:rsid w:val="009274D0"/>
    <w:rsid w:val="0093068E"/>
    <w:rsid w:val="00930812"/>
    <w:rsid w:val="00931213"/>
    <w:rsid w:val="00931D91"/>
    <w:rsid w:val="00932121"/>
    <w:rsid w:val="00932835"/>
    <w:rsid w:val="00932AFB"/>
    <w:rsid w:val="00932BD6"/>
    <w:rsid w:val="00933559"/>
    <w:rsid w:val="009341E7"/>
    <w:rsid w:val="00934213"/>
    <w:rsid w:val="00934E8C"/>
    <w:rsid w:val="00935365"/>
    <w:rsid w:val="00935629"/>
    <w:rsid w:val="00935692"/>
    <w:rsid w:val="009406F7"/>
    <w:rsid w:val="00940A0D"/>
    <w:rsid w:val="009434A2"/>
    <w:rsid w:val="00943865"/>
    <w:rsid w:val="00945ED0"/>
    <w:rsid w:val="00947D05"/>
    <w:rsid w:val="00951320"/>
    <w:rsid w:val="00951837"/>
    <w:rsid w:val="00952344"/>
    <w:rsid w:val="00952D18"/>
    <w:rsid w:val="00953640"/>
    <w:rsid w:val="009547AA"/>
    <w:rsid w:val="00955693"/>
    <w:rsid w:val="00955D0C"/>
    <w:rsid w:val="009600CE"/>
    <w:rsid w:val="009621DD"/>
    <w:rsid w:val="00963069"/>
    <w:rsid w:val="00964D49"/>
    <w:rsid w:val="00966DD1"/>
    <w:rsid w:val="00967265"/>
    <w:rsid w:val="00970A37"/>
    <w:rsid w:val="00970FA2"/>
    <w:rsid w:val="00971679"/>
    <w:rsid w:val="0097196C"/>
    <w:rsid w:val="0097221D"/>
    <w:rsid w:val="00972A06"/>
    <w:rsid w:val="00972C0F"/>
    <w:rsid w:val="00973BF1"/>
    <w:rsid w:val="009751EB"/>
    <w:rsid w:val="0098020E"/>
    <w:rsid w:val="0098058B"/>
    <w:rsid w:val="009808BE"/>
    <w:rsid w:val="0098504E"/>
    <w:rsid w:val="0098513E"/>
    <w:rsid w:val="00985910"/>
    <w:rsid w:val="00985E3A"/>
    <w:rsid w:val="009861BB"/>
    <w:rsid w:val="00990555"/>
    <w:rsid w:val="0099100A"/>
    <w:rsid w:val="00992B22"/>
    <w:rsid w:val="00992B27"/>
    <w:rsid w:val="00993062"/>
    <w:rsid w:val="00993CE8"/>
    <w:rsid w:val="00995243"/>
    <w:rsid w:val="009962BB"/>
    <w:rsid w:val="00996523"/>
    <w:rsid w:val="009972F2"/>
    <w:rsid w:val="00997940"/>
    <w:rsid w:val="009A084D"/>
    <w:rsid w:val="009A105B"/>
    <w:rsid w:val="009A2BF7"/>
    <w:rsid w:val="009A3152"/>
    <w:rsid w:val="009A3C51"/>
    <w:rsid w:val="009A4DFC"/>
    <w:rsid w:val="009A529F"/>
    <w:rsid w:val="009A68D2"/>
    <w:rsid w:val="009B0D83"/>
    <w:rsid w:val="009B231D"/>
    <w:rsid w:val="009B2CD2"/>
    <w:rsid w:val="009B2FAB"/>
    <w:rsid w:val="009B3AA2"/>
    <w:rsid w:val="009B4615"/>
    <w:rsid w:val="009B513A"/>
    <w:rsid w:val="009B6143"/>
    <w:rsid w:val="009C095F"/>
    <w:rsid w:val="009C23F8"/>
    <w:rsid w:val="009C24F9"/>
    <w:rsid w:val="009C2C0B"/>
    <w:rsid w:val="009C397B"/>
    <w:rsid w:val="009C4727"/>
    <w:rsid w:val="009C4B60"/>
    <w:rsid w:val="009C74A9"/>
    <w:rsid w:val="009D0EDA"/>
    <w:rsid w:val="009D1DEA"/>
    <w:rsid w:val="009D5B71"/>
    <w:rsid w:val="009D76A5"/>
    <w:rsid w:val="009D7DB8"/>
    <w:rsid w:val="009D7F37"/>
    <w:rsid w:val="009E3020"/>
    <w:rsid w:val="009E53D3"/>
    <w:rsid w:val="009E5804"/>
    <w:rsid w:val="009E5F5B"/>
    <w:rsid w:val="009F01F4"/>
    <w:rsid w:val="009F0AEF"/>
    <w:rsid w:val="009F2CFC"/>
    <w:rsid w:val="009F3FF3"/>
    <w:rsid w:val="009F4934"/>
    <w:rsid w:val="009F4974"/>
    <w:rsid w:val="009F5542"/>
    <w:rsid w:val="009F5927"/>
    <w:rsid w:val="009F672D"/>
    <w:rsid w:val="009F74FA"/>
    <w:rsid w:val="009F75D3"/>
    <w:rsid w:val="00A00244"/>
    <w:rsid w:val="00A017C8"/>
    <w:rsid w:val="00A04939"/>
    <w:rsid w:val="00A04A55"/>
    <w:rsid w:val="00A05721"/>
    <w:rsid w:val="00A06150"/>
    <w:rsid w:val="00A07223"/>
    <w:rsid w:val="00A076C5"/>
    <w:rsid w:val="00A10D9B"/>
    <w:rsid w:val="00A11248"/>
    <w:rsid w:val="00A11809"/>
    <w:rsid w:val="00A128C6"/>
    <w:rsid w:val="00A12A72"/>
    <w:rsid w:val="00A133EE"/>
    <w:rsid w:val="00A1454E"/>
    <w:rsid w:val="00A148F1"/>
    <w:rsid w:val="00A14B36"/>
    <w:rsid w:val="00A14DAF"/>
    <w:rsid w:val="00A16855"/>
    <w:rsid w:val="00A209D0"/>
    <w:rsid w:val="00A21398"/>
    <w:rsid w:val="00A2175B"/>
    <w:rsid w:val="00A21ACB"/>
    <w:rsid w:val="00A23AD7"/>
    <w:rsid w:val="00A24BBF"/>
    <w:rsid w:val="00A2616F"/>
    <w:rsid w:val="00A26E09"/>
    <w:rsid w:val="00A26E2C"/>
    <w:rsid w:val="00A30193"/>
    <w:rsid w:val="00A30A8A"/>
    <w:rsid w:val="00A30DED"/>
    <w:rsid w:val="00A30E58"/>
    <w:rsid w:val="00A339E7"/>
    <w:rsid w:val="00A347D3"/>
    <w:rsid w:val="00A352A8"/>
    <w:rsid w:val="00A354F9"/>
    <w:rsid w:val="00A35759"/>
    <w:rsid w:val="00A360FA"/>
    <w:rsid w:val="00A360FB"/>
    <w:rsid w:val="00A3626B"/>
    <w:rsid w:val="00A3763C"/>
    <w:rsid w:val="00A37B2C"/>
    <w:rsid w:val="00A408A9"/>
    <w:rsid w:val="00A421A2"/>
    <w:rsid w:val="00A42693"/>
    <w:rsid w:val="00A4408E"/>
    <w:rsid w:val="00A455AC"/>
    <w:rsid w:val="00A46550"/>
    <w:rsid w:val="00A509A2"/>
    <w:rsid w:val="00A51F7F"/>
    <w:rsid w:val="00A5351F"/>
    <w:rsid w:val="00A535BE"/>
    <w:rsid w:val="00A5381A"/>
    <w:rsid w:val="00A54329"/>
    <w:rsid w:val="00A54FD9"/>
    <w:rsid w:val="00A605E4"/>
    <w:rsid w:val="00A60EF8"/>
    <w:rsid w:val="00A629E2"/>
    <w:rsid w:val="00A63094"/>
    <w:rsid w:val="00A640EB"/>
    <w:rsid w:val="00A64531"/>
    <w:rsid w:val="00A64752"/>
    <w:rsid w:val="00A65AF0"/>
    <w:rsid w:val="00A65B64"/>
    <w:rsid w:val="00A6684E"/>
    <w:rsid w:val="00A7261C"/>
    <w:rsid w:val="00A737FF"/>
    <w:rsid w:val="00A746E6"/>
    <w:rsid w:val="00A778BA"/>
    <w:rsid w:val="00A81A27"/>
    <w:rsid w:val="00A81CD2"/>
    <w:rsid w:val="00A81E5A"/>
    <w:rsid w:val="00A81E6B"/>
    <w:rsid w:val="00A823B6"/>
    <w:rsid w:val="00A82DF1"/>
    <w:rsid w:val="00A8375E"/>
    <w:rsid w:val="00A83C38"/>
    <w:rsid w:val="00A848F3"/>
    <w:rsid w:val="00A85D4F"/>
    <w:rsid w:val="00A910CD"/>
    <w:rsid w:val="00A91A72"/>
    <w:rsid w:val="00A92014"/>
    <w:rsid w:val="00A92087"/>
    <w:rsid w:val="00A92576"/>
    <w:rsid w:val="00A9474F"/>
    <w:rsid w:val="00A9689F"/>
    <w:rsid w:val="00AA0ACF"/>
    <w:rsid w:val="00AA1300"/>
    <w:rsid w:val="00AA1538"/>
    <w:rsid w:val="00AA3958"/>
    <w:rsid w:val="00AA3C25"/>
    <w:rsid w:val="00AA563B"/>
    <w:rsid w:val="00AA583A"/>
    <w:rsid w:val="00AA6141"/>
    <w:rsid w:val="00AA79DE"/>
    <w:rsid w:val="00AB0043"/>
    <w:rsid w:val="00AB06CF"/>
    <w:rsid w:val="00AB22AF"/>
    <w:rsid w:val="00AB258B"/>
    <w:rsid w:val="00AB276C"/>
    <w:rsid w:val="00AB35D5"/>
    <w:rsid w:val="00AB569F"/>
    <w:rsid w:val="00AB62EB"/>
    <w:rsid w:val="00AB7A0A"/>
    <w:rsid w:val="00AB7EA0"/>
    <w:rsid w:val="00AC134D"/>
    <w:rsid w:val="00AC3101"/>
    <w:rsid w:val="00AC3136"/>
    <w:rsid w:val="00AC338E"/>
    <w:rsid w:val="00AC36B1"/>
    <w:rsid w:val="00AC36F6"/>
    <w:rsid w:val="00AC3C0C"/>
    <w:rsid w:val="00AC5AFB"/>
    <w:rsid w:val="00AC7748"/>
    <w:rsid w:val="00AD00F5"/>
    <w:rsid w:val="00AD0AD5"/>
    <w:rsid w:val="00AD129F"/>
    <w:rsid w:val="00AD208C"/>
    <w:rsid w:val="00AD3186"/>
    <w:rsid w:val="00AE08BD"/>
    <w:rsid w:val="00AE1402"/>
    <w:rsid w:val="00AE47BA"/>
    <w:rsid w:val="00AE4DDD"/>
    <w:rsid w:val="00AE59F3"/>
    <w:rsid w:val="00AF0537"/>
    <w:rsid w:val="00AF0793"/>
    <w:rsid w:val="00AF18CE"/>
    <w:rsid w:val="00AF240E"/>
    <w:rsid w:val="00AF343D"/>
    <w:rsid w:val="00AF44B3"/>
    <w:rsid w:val="00AF638B"/>
    <w:rsid w:val="00B01226"/>
    <w:rsid w:val="00B0164D"/>
    <w:rsid w:val="00B05099"/>
    <w:rsid w:val="00B051F2"/>
    <w:rsid w:val="00B069B2"/>
    <w:rsid w:val="00B1322D"/>
    <w:rsid w:val="00B145B8"/>
    <w:rsid w:val="00B14A78"/>
    <w:rsid w:val="00B1527E"/>
    <w:rsid w:val="00B153F0"/>
    <w:rsid w:val="00B163B5"/>
    <w:rsid w:val="00B16652"/>
    <w:rsid w:val="00B1747D"/>
    <w:rsid w:val="00B22A63"/>
    <w:rsid w:val="00B22C00"/>
    <w:rsid w:val="00B2437C"/>
    <w:rsid w:val="00B2447B"/>
    <w:rsid w:val="00B25CEC"/>
    <w:rsid w:val="00B2670D"/>
    <w:rsid w:val="00B2682F"/>
    <w:rsid w:val="00B31C8B"/>
    <w:rsid w:val="00B32697"/>
    <w:rsid w:val="00B336CA"/>
    <w:rsid w:val="00B35878"/>
    <w:rsid w:val="00B35D41"/>
    <w:rsid w:val="00B371FF"/>
    <w:rsid w:val="00B37821"/>
    <w:rsid w:val="00B4019E"/>
    <w:rsid w:val="00B4137C"/>
    <w:rsid w:val="00B4317B"/>
    <w:rsid w:val="00B44AD7"/>
    <w:rsid w:val="00B4663D"/>
    <w:rsid w:val="00B4750D"/>
    <w:rsid w:val="00B47D04"/>
    <w:rsid w:val="00B47E4C"/>
    <w:rsid w:val="00B50378"/>
    <w:rsid w:val="00B527A3"/>
    <w:rsid w:val="00B529CE"/>
    <w:rsid w:val="00B5303D"/>
    <w:rsid w:val="00B532D8"/>
    <w:rsid w:val="00B54E59"/>
    <w:rsid w:val="00B55343"/>
    <w:rsid w:val="00B56330"/>
    <w:rsid w:val="00B573CC"/>
    <w:rsid w:val="00B6173F"/>
    <w:rsid w:val="00B619C2"/>
    <w:rsid w:val="00B626F9"/>
    <w:rsid w:val="00B6485B"/>
    <w:rsid w:val="00B659E4"/>
    <w:rsid w:val="00B65B92"/>
    <w:rsid w:val="00B65F4D"/>
    <w:rsid w:val="00B66C42"/>
    <w:rsid w:val="00B67FAA"/>
    <w:rsid w:val="00B7183B"/>
    <w:rsid w:val="00B7204F"/>
    <w:rsid w:val="00B726C5"/>
    <w:rsid w:val="00B72A2E"/>
    <w:rsid w:val="00B73196"/>
    <w:rsid w:val="00B74719"/>
    <w:rsid w:val="00B75CC9"/>
    <w:rsid w:val="00B75DAB"/>
    <w:rsid w:val="00B804DA"/>
    <w:rsid w:val="00B805DA"/>
    <w:rsid w:val="00B80C85"/>
    <w:rsid w:val="00B80DF1"/>
    <w:rsid w:val="00B830A8"/>
    <w:rsid w:val="00B8342E"/>
    <w:rsid w:val="00B83CCC"/>
    <w:rsid w:val="00B84C75"/>
    <w:rsid w:val="00B856AC"/>
    <w:rsid w:val="00B872DE"/>
    <w:rsid w:val="00B87828"/>
    <w:rsid w:val="00B878BF"/>
    <w:rsid w:val="00B91BE2"/>
    <w:rsid w:val="00B9272C"/>
    <w:rsid w:val="00B94763"/>
    <w:rsid w:val="00B9538A"/>
    <w:rsid w:val="00B95BE8"/>
    <w:rsid w:val="00B9693B"/>
    <w:rsid w:val="00B96ACC"/>
    <w:rsid w:val="00B96FB8"/>
    <w:rsid w:val="00B97062"/>
    <w:rsid w:val="00B97855"/>
    <w:rsid w:val="00B978F9"/>
    <w:rsid w:val="00B97A7F"/>
    <w:rsid w:val="00BA086F"/>
    <w:rsid w:val="00BA229B"/>
    <w:rsid w:val="00BA255A"/>
    <w:rsid w:val="00BA303F"/>
    <w:rsid w:val="00BA4237"/>
    <w:rsid w:val="00BA4605"/>
    <w:rsid w:val="00BA6A66"/>
    <w:rsid w:val="00BA6DF9"/>
    <w:rsid w:val="00BA6E6F"/>
    <w:rsid w:val="00BB0D2A"/>
    <w:rsid w:val="00BB25EE"/>
    <w:rsid w:val="00BB2D62"/>
    <w:rsid w:val="00BB2F8F"/>
    <w:rsid w:val="00BB4161"/>
    <w:rsid w:val="00BB4FE6"/>
    <w:rsid w:val="00BB5146"/>
    <w:rsid w:val="00BB5323"/>
    <w:rsid w:val="00BC05AA"/>
    <w:rsid w:val="00BC1A95"/>
    <w:rsid w:val="00BC1F43"/>
    <w:rsid w:val="00BC2F4C"/>
    <w:rsid w:val="00BC3FF5"/>
    <w:rsid w:val="00BC4337"/>
    <w:rsid w:val="00BC5CB8"/>
    <w:rsid w:val="00BC6951"/>
    <w:rsid w:val="00BD0218"/>
    <w:rsid w:val="00BD0810"/>
    <w:rsid w:val="00BD1DB8"/>
    <w:rsid w:val="00BD22AF"/>
    <w:rsid w:val="00BD27D8"/>
    <w:rsid w:val="00BD549C"/>
    <w:rsid w:val="00BD6C26"/>
    <w:rsid w:val="00BE0365"/>
    <w:rsid w:val="00BE178A"/>
    <w:rsid w:val="00BE62F7"/>
    <w:rsid w:val="00BE6B3F"/>
    <w:rsid w:val="00BE6C57"/>
    <w:rsid w:val="00BF34BE"/>
    <w:rsid w:val="00BF3999"/>
    <w:rsid w:val="00BF47E6"/>
    <w:rsid w:val="00BF4CE5"/>
    <w:rsid w:val="00BF594B"/>
    <w:rsid w:val="00BF7454"/>
    <w:rsid w:val="00BF7DEE"/>
    <w:rsid w:val="00C009BE"/>
    <w:rsid w:val="00C02A69"/>
    <w:rsid w:val="00C02A99"/>
    <w:rsid w:val="00C053DF"/>
    <w:rsid w:val="00C058E7"/>
    <w:rsid w:val="00C149EE"/>
    <w:rsid w:val="00C15605"/>
    <w:rsid w:val="00C20830"/>
    <w:rsid w:val="00C213E0"/>
    <w:rsid w:val="00C24497"/>
    <w:rsid w:val="00C25581"/>
    <w:rsid w:val="00C25F68"/>
    <w:rsid w:val="00C26186"/>
    <w:rsid w:val="00C268D4"/>
    <w:rsid w:val="00C268F4"/>
    <w:rsid w:val="00C27929"/>
    <w:rsid w:val="00C306A3"/>
    <w:rsid w:val="00C331B8"/>
    <w:rsid w:val="00C34FBA"/>
    <w:rsid w:val="00C36687"/>
    <w:rsid w:val="00C3689B"/>
    <w:rsid w:val="00C36C8A"/>
    <w:rsid w:val="00C37317"/>
    <w:rsid w:val="00C37E83"/>
    <w:rsid w:val="00C40E35"/>
    <w:rsid w:val="00C40E78"/>
    <w:rsid w:val="00C41910"/>
    <w:rsid w:val="00C41E45"/>
    <w:rsid w:val="00C422FB"/>
    <w:rsid w:val="00C434A1"/>
    <w:rsid w:val="00C449F8"/>
    <w:rsid w:val="00C456A6"/>
    <w:rsid w:val="00C4635A"/>
    <w:rsid w:val="00C46487"/>
    <w:rsid w:val="00C4678B"/>
    <w:rsid w:val="00C504BD"/>
    <w:rsid w:val="00C51840"/>
    <w:rsid w:val="00C518F7"/>
    <w:rsid w:val="00C56395"/>
    <w:rsid w:val="00C56894"/>
    <w:rsid w:val="00C5689D"/>
    <w:rsid w:val="00C60B52"/>
    <w:rsid w:val="00C6116E"/>
    <w:rsid w:val="00C6184D"/>
    <w:rsid w:val="00C64BBD"/>
    <w:rsid w:val="00C6650E"/>
    <w:rsid w:val="00C678B0"/>
    <w:rsid w:val="00C7014C"/>
    <w:rsid w:val="00C72E4B"/>
    <w:rsid w:val="00C740FE"/>
    <w:rsid w:val="00C747FA"/>
    <w:rsid w:val="00C75EC5"/>
    <w:rsid w:val="00C76EBF"/>
    <w:rsid w:val="00C77CE0"/>
    <w:rsid w:val="00C80DBD"/>
    <w:rsid w:val="00C814F7"/>
    <w:rsid w:val="00C86153"/>
    <w:rsid w:val="00C868FB"/>
    <w:rsid w:val="00C86A6D"/>
    <w:rsid w:val="00C87FB3"/>
    <w:rsid w:val="00C905B3"/>
    <w:rsid w:val="00C907EF"/>
    <w:rsid w:val="00C90CDD"/>
    <w:rsid w:val="00C90F9A"/>
    <w:rsid w:val="00C91C5C"/>
    <w:rsid w:val="00C9266C"/>
    <w:rsid w:val="00C94593"/>
    <w:rsid w:val="00C94C5A"/>
    <w:rsid w:val="00C95827"/>
    <w:rsid w:val="00C967CC"/>
    <w:rsid w:val="00C96EB7"/>
    <w:rsid w:val="00CA00A4"/>
    <w:rsid w:val="00CA0791"/>
    <w:rsid w:val="00CA58C3"/>
    <w:rsid w:val="00CA628E"/>
    <w:rsid w:val="00CA6879"/>
    <w:rsid w:val="00CA6E44"/>
    <w:rsid w:val="00CB286D"/>
    <w:rsid w:val="00CB321A"/>
    <w:rsid w:val="00CB6183"/>
    <w:rsid w:val="00CC0C27"/>
    <w:rsid w:val="00CC0C3B"/>
    <w:rsid w:val="00CC117B"/>
    <w:rsid w:val="00CC18F2"/>
    <w:rsid w:val="00CC1C7B"/>
    <w:rsid w:val="00CC3009"/>
    <w:rsid w:val="00CC3116"/>
    <w:rsid w:val="00CC5420"/>
    <w:rsid w:val="00CC65FA"/>
    <w:rsid w:val="00CD4C59"/>
    <w:rsid w:val="00CD726B"/>
    <w:rsid w:val="00CE020A"/>
    <w:rsid w:val="00CE04FB"/>
    <w:rsid w:val="00CE24DF"/>
    <w:rsid w:val="00CE4553"/>
    <w:rsid w:val="00CE4A3F"/>
    <w:rsid w:val="00CE568A"/>
    <w:rsid w:val="00CE700F"/>
    <w:rsid w:val="00CE76FF"/>
    <w:rsid w:val="00CF025E"/>
    <w:rsid w:val="00CF2201"/>
    <w:rsid w:val="00CF2275"/>
    <w:rsid w:val="00CF2517"/>
    <w:rsid w:val="00CF2B8D"/>
    <w:rsid w:val="00CF2DF0"/>
    <w:rsid w:val="00CF64B8"/>
    <w:rsid w:val="00CF74AF"/>
    <w:rsid w:val="00CF7FCB"/>
    <w:rsid w:val="00D017D5"/>
    <w:rsid w:val="00D01BFC"/>
    <w:rsid w:val="00D03D72"/>
    <w:rsid w:val="00D0618D"/>
    <w:rsid w:val="00D06577"/>
    <w:rsid w:val="00D10644"/>
    <w:rsid w:val="00D1166B"/>
    <w:rsid w:val="00D12815"/>
    <w:rsid w:val="00D1330B"/>
    <w:rsid w:val="00D1476D"/>
    <w:rsid w:val="00D14946"/>
    <w:rsid w:val="00D1548B"/>
    <w:rsid w:val="00D1600B"/>
    <w:rsid w:val="00D225F3"/>
    <w:rsid w:val="00D22B64"/>
    <w:rsid w:val="00D23E94"/>
    <w:rsid w:val="00D257B8"/>
    <w:rsid w:val="00D265E5"/>
    <w:rsid w:val="00D270DA"/>
    <w:rsid w:val="00D27606"/>
    <w:rsid w:val="00D306D8"/>
    <w:rsid w:val="00D30EF9"/>
    <w:rsid w:val="00D3155B"/>
    <w:rsid w:val="00D32208"/>
    <w:rsid w:val="00D324CF"/>
    <w:rsid w:val="00D32C5B"/>
    <w:rsid w:val="00D33363"/>
    <w:rsid w:val="00D33786"/>
    <w:rsid w:val="00D352E4"/>
    <w:rsid w:val="00D35658"/>
    <w:rsid w:val="00D36530"/>
    <w:rsid w:val="00D36B27"/>
    <w:rsid w:val="00D37183"/>
    <w:rsid w:val="00D37320"/>
    <w:rsid w:val="00D40730"/>
    <w:rsid w:val="00D45059"/>
    <w:rsid w:val="00D4624E"/>
    <w:rsid w:val="00D466A7"/>
    <w:rsid w:val="00D50627"/>
    <w:rsid w:val="00D50E50"/>
    <w:rsid w:val="00D52D1A"/>
    <w:rsid w:val="00D54A1D"/>
    <w:rsid w:val="00D57F9F"/>
    <w:rsid w:val="00D60195"/>
    <w:rsid w:val="00D609AB"/>
    <w:rsid w:val="00D62690"/>
    <w:rsid w:val="00D62DEB"/>
    <w:rsid w:val="00D642B0"/>
    <w:rsid w:val="00D65914"/>
    <w:rsid w:val="00D65F9F"/>
    <w:rsid w:val="00D71196"/>
    <w:rsid w:val="00D71292"/>
    <w:rsid w:val="00D71A55"/>
    <w:rsid w:val="00D748B8"/>
    <w:rsid w:val="00D7640D"/>
    <w:rsid w:val="00D7789D"/>
    <w:rsid w:val="00D80336"/>
    <w:rsid w:val="00D810C2"/>
    <w:rsid w:val="00D816DF"/>
    <w:rsid w:val="00D82489"/>
    <w:rsid w:val="00D83509"/>
    <w:rsid w:val="00D83C0C"/>
    <w:rsid w:val="00D84568"/>
    <w:rsid w:val="00D85BE5"/>
    <w:rsid w:val="00D8656C"/>
    <w:rsid w:val="00D8669C"/>
    <w:rsid w:val="00D877D4"/>
    <w:rsid w:val="00D908A9"/>
    <w:rsid w:val="00D90ACF"/>
    <w:rsid w:val="00D91633"/>
    <w:rsid w:val="00D92927"/>
    <w:rsid w:val="00D92A77"/>
    <w:rsid w:val="00D930BF"/>
    <w:rsid w:val="00D938F5"/>
    <w:rsid w:val="00D94C1E"/>
    <w:rsid w:val="00D94D52"/>
    <w:rsid w:val="00D95BA0"/>
    <w:rsid w:val="00D96278"/>
    <w:rsid w:val="00D97150"/>
    <w:rsid w:val="00D97576"/>
    <w:rsid w:val="00DA0249"/>
    <w:rsid w:val="00DA12B9"/>
    <w:rsid w:val="00DA1438"/>
    <w:rsid w:val="00DA2809"/>
    <w:rsid w:val="00DA34DF"/>
    <w:rsid w:val="00DA3791"/>
    <w:rsid w:val="00DA46FA"/>
    <w:rsid w:val="00DA4FC2"/>
    <w:rsid w:val="00DA5387"/>
    <w:rsid w:val="00DA5426"/>
    <w:rsid w:val="00DB1438"/>
    <w:rsid w:val="00DB1961"/>
    <w:rsid w:val="00DB1995"/>
    <w:rsid w:val="00DB2489"/>
    <w:rsid w:val="00DB29E2"/>
    <w:rsid w:val="00DB4128"/>
    <w:rsid w:val="00DB7583"/>
    <w:rsid w:val="00DB7E7B"/>
    <w:rsid w:val="00DC04A6"/>
    <w:rsid w:val="00DC1650"/>
    <w:rsid w:val="00DC1969"/>
    <w:rsid w:val="00DC283D"/>
    <w:rsid w:val="00DC2C33"/>
    <w:rsid w:val="00DC30BA"/>
    <w:rsid w:val="00DC34F9"/>
    <w:rsid w:val="00DC37AA"/>
    <w:rsid w:val="00DC4E83"/>
    <w:rsid w:val="00DC5AFB"/>
    <w:rsid w:val="00DC7482"/>
    <w:rsid w:val="00DD14CB"/>
    <w:rsid w:val="00DD2956"/>
    <w:rsid w:val="00DD2A53"/>
    <w:rsid w:val="00DD4A50"/>
    <w:rsid w:val="00DD68A1"/>
    <w:rsid w:val="00DD7404"/>
    <w:rsid w:val="00DD7F03"/>
    <w:rsid w:val="00DE1CBE"/>
    <w:rsid w:val="00DE1E5C"/>
    <w:rsid w:val="00DE37BB"/>
    <w:rsid w:val="00DE392E"/>
    <w:rsid w:val="00DE3A2D"/>
    <w:rsid w:val="00DE7546"/>
    <w:rsid w:val="00DE7BE8"/>
    <w:rsid w:val="00DF0AA9"/>
    <w:rsid w:val="00DF1EBB"/>
    <w:rsid w:val="00DF4DE0"/>
    <w:rsid w:val="00DF6155"/>
    <w:rsid w:val="00DF6351"/>
    <w:rsid w:val="00DF7BB5"/>
    <w:rsid w:val="00E005AC"/>
    <w:rsid w:val="00E02D77"/>
    <w:rsid w:val="00E03BB3"/>
    <w:rsid w:val="00E04325"/>
    <w:rsid w:val="00E0623F"/>
    <w:rsid w:val="00E072CA"/>
    <w:rsid w:val="00E07406"/>
    <w:rsid w:val="00E077E4"/>
    <w:rsid w:val="00E07C8C"/>
    <w:rsid w:val="00E104E1"/>
    <w:rsid w:val="00E10795"/>
    <w:rsid w:val="00E11409"/>
    <w:rsid w:val="00E11452"/>
    <w:rsid w:val="00E11EB2"/>
    <w:rsid w:val="00E14FDB"/>
    <w:rsid w:val="00E17229"/>
    <w:rsid w:val="00E20471"/>
    <w:rsid w:val="00E21127"/>
    <w:rsid w:val="00E21279"/>
    <w:rsid w:val="00E21554"/>
    <w:rsid w:val="00E265F0"/>
    <w:rsid w:val="00E26D6F"/>
    <w:rsid w:val="00E275AF"/>
    <w:rsid w:val="00E27F81"/>
    <w:rsid w:val="00E3097C"/>
    <w:rsid w:val="00E30B97"/>
    <w:rsid w:val="00E31263"/>
    <w:rsid w:val="00E31D01"/>
    <w:rsid w:val="00E3301B"/>
    <w:rsid w:val="00E357F4"/>
    <w:rsid w:val="00E3607B"/>
    <w:rsid w:val="00E4023D"/>
    <w:rsid w:val="00E4211B"/>
    <w:rsid w:val="00E426AB"/>
    <w:rsid w:val="00E43242"/>
    <w:rsid w:val="00E43935"/>
    <w:rsid w:val="00E51C1B"/>
    <w:rsid w:val="00E5356A"/>
    <w:rsid w:val="00E548A4"/>
    <w:rsid w:val="00E54B36"/>
    <w:rsid w:val="00E553C6"/>
    <w:rsid w:val="00E57055"/>
    <w:rsid w:val="00E57651"/>
    <w:rsid w:val="00E60521"/>
    <w:rsid w:val="00E62B9F"/>
    <w:rsid w:val="00E6303F"/>
    <w:rsid w:val="00E63657"/>
    <w:rsid w:val="00E63812"/>
    <w:rsid w:val="00E643FA"/>
    <w:rsid w:val="00E64729"/>
    <w:rsid w:val="00E67D4C"/>
    <w:rsid w:val="00E70D21"/>
    <w:rsid w:val="00E71388"/>
    <w:rsid w:val="00E723FF"/>
    <w:rsid w:val="00E7327D"/>
    <w:rsid w:val="00E7402A"/>
    <w:rsid w:val="00E753F7"/>
    <w:rsid w:val="00E76526"/>
    <w:rsid w:val="00E775C8"/>
    <w:rsid w:val="00E812FA"/>
    <w:rsid w:val="00E81379"/>
    <w:rsid w:val="00E82EF0"/>
    <w:rsid w:val="00E84E49"/>
    <w:rsid w:val="00E86841"/>
    <w:rsid w:val="00E874E6"/>
    <w:rsid w:val="00E91D05"/>
    <w:rsid w:val="00E92862"/>
    <w:rsid w:val="00E9379F"/>
    <w:rsid w:val="00E94653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2686"/>
    <w:rsid w:val="00EA3792"/>
    <w:rsid w:val="00EB0208"/>
    <w:rsid w:val="00EB2472"/>
    <w:rsid w:val="00EB2C32"/>
    <w:rsid w:val="00EB2DC8"/>
    <w:rsid w:val="00EB3090"/>
    <w:rsid w:val="00EB6051"/>
    <w:rsid w:val="00EB6196"/>
    <w:rsid w:val="00EB724E"/>
    <w:rsid w:val="00EB779F"/>
    <w:rsid w:val="00EC1303"/>
    <w:rsid w:val="00EC1F7B"/>
    <w:rsid w:val="00EC25EE"/>
    <w:rsid w:val="00EC2E8C"/>
    <w:rsid w:val="00EC4839"/>
    <w:rsid w:val="00EC4CC3"/>
    <w:rsid w:val="00EC4FF1"/>
    <w:rsid w:val="00EC5D34"/>
    <w:rsid w:val="00EC6078"/>
    <w:rsid w:val="00EC63DC"/>
    <w:rsid w:val="00EC6B22"/>
    <w:rsid w:val="00EC7CF6"/>
    <w:rsid w:val="00EC7EF5"/>
    <w:rsid w:val="00ED1C32"/>
    <w:rsid w:val="00ED2C16"/>
    <w:rsid w:val="00ED6C2E"/>
    <w:rsid w:val="00ED6D01"/>
    <w:rsid w:val="00ED7096"/>
    <w:rsid w:val="00ED7CB3"/>
    <w:rsid w:val="00EE0535"/>
    <w:rsid w:val="00EE2EA5"/>
    <w:rsid w:val="00EE316B"/>
    <w:rsid w:val="00EE3755"/>
    <w:rsid w:val="00EE3F32"/>
    <w:rsid w:val="00EE64B5"/>
    <w:rsid w:val="00EE6583"/>
    <w:rsid w:val="00EF1F18"/>
    <w:rsid w:val="00EF2D1D"/>
    <w:rsid w:val="00EF37B7"/>
    <w:rsid w:val="00EF465E"/>
    <w:rsid w:val="00EF5C3A"/>
    <w:rsid w:val="00EF616B"/>
    <w:rsid w:val="00EF6352"/>
    <w:rsid w:val="00F00978"/>
    <w:rsid w:val="00F01008"/>
    <w:rsid w:val="00F0149A"/>
    <w:rsid w:val="00F01F58"/>
    <w:rsid w:val="00F06C18"/>
    <w:rsid w:val="00F078E1"/>
    <w:rsid w:val="00F07D63"/>
    <w:rsid w:val="00F10393"/>
    <w:rsid w:val="00F11E33"/>
    <w:rsid w:val="00F1284E"/>
    <w:rsid w:val="00F13213"/>
    <w:rsid w:val="00F1423D"/>
    <w:rsid w:val="00F146C4"/>
    <w:rsid w:val="00F165AC"/>
    <w:rsid w:val="00F166DA"/>
    <w:rsid w:val="00F1685A"/>
    <w:rsid w:val="00F20F78"/>
    <w:rsid w:val="00F21DDE"/>
    <w:rsid w:val="00F21E20"/>
    <w:rsid w:val="00F2243D"/>
    <w:rsid w:val="00F23C22"/>
    <w:rsid w:val="00F23F70"/>
    <w:rsid w:val="00F24957"/>
    <w:rsid w:val="00F300C4"/>
    <w:rsid w:val="00F305AA"/>
    <w:rsid w:val="00F30FBF"/>
    <w:rsid w:val="00F34272"/>
    <w:rsid w:val="00F35511"/>
    <w:rsid w:val="00F366B2"/>
    <w:rsid w:val="00F37A9C"/>
    <w:rsid w:val="00F4179C"/>
    <w:rsid w:val="00F42C2F"/>
    <w:rsid w:val="00F43D59"/>
    <w:rsid w:val="00F446A4"/>
    <w:rsid w:val="00F45210"/>
    <w:rsid w:val="00F45EFE"/>
    <w:rsid w:val="00F46260"/>
    <w:rsid w:val="00F468A7"/>
    <w:rsid w:val="00F52449"/>
    <w:rsid w:val="00F52519"/>
    <w:rsid w:val="00F53CCA"/>
    <w:rsid w:val="00F5506E"/>
    <w:rsid w:val="00F559F6"/>
    <w:rsid w:val="00F60357"/>
    <w:rsid w:val="00F60AA3"/>
    <w:rsid w:val="00F61637"/>
    <w:rsid w:val="00F63BA1"/>
    <w:rsid w:val="00F66401"/>
    <w:rsid w:val="00F705F7"/>
    <w:rsid w:val="00F71AF8"/>
    <w:rsid w:val="00F71E18"/>
    <w:rsid w:val="00F72885"/>
    <w:rsid w:val="00F73F45"/>
    <w:rsid w:val="00F74978"/>
    <w:rsid w:val="00F753B1"/>
    <w:rsid w:val="00F759AA"/>
    <w:rsid w:val="00F75A49"/>
    <w:rsid w:val="00F767A1"/>
    <w:rsid w:val="00F76976"/>
    <w:rsid w:val="00F8012A"/>
    <w:rsid w:val="00F83701"/>
    <w:rsid w:val="00F844DA"/>
    <w:rsid w:val="00F85264"/>
    <w:rsid w:val="00F8582B"/>
    <w:rsid w:val="00F8628A"/>
    <w:rsid w:val="00F87047"/>
    <w:rsid w:val="00FA06DD"/>
    <w:rsid w:val="00FA1FCF"/>
    <w:rsid w:val="00FA2C7A"/>
    <w:rsid w:val="00FA3522"/>
    <w:rsid w:val="00FA4E3A"/>
    <w:rsid w:val="00FA5042"/>
    <w:rsid w:val="00FA5D38"/>
    <w:rsid w:val="00FB2934"/>
    <w:rsid w:val="00FB339A"/>
    <w:rsid w:val="00FB33AE"/>
    <w:rsid w:val="00FB4C49"/>
    <w:rsid w:val="00FC19FF"/>
    <w:rsid w:val="00FC3C5C"/>
    <w:rsid w:val="00FC626E"/>
    <w:rsid w:val="00FC62EE"/>
    <w:rsid w:val="00FD0433"/>
    <w:rsid w:val="00FD09B6"/>
    <w:rsid w:val="00FD0DC1"/>
    <w:rsid w:val="00FD1432"/>
    <w:rsid w:val="00FD1E3D"/>
    <w:rsid w:val="00FD2346"/>
    <w:rsid w:val="00FD32E4"/>
    <w:rsid w:val="00FD4B71"/>
    <w:rsid w:val="00FD4C45"/>
    <w:rsid w:val="00FD694C"/>
    <w:rsid w:val="00FD758A"/>
    <w:rsid w:val="00FD7C5B"/>
    <w:rsid w:val="00FE0097"/>
    <w:rsid w:val="00FE1788"/>
    <w:rsid w:val="00FE193A"/>
    <w:rsid w:val="00FE3422"/>
    <w:rsid w:val="00FE452F"/>
    <w:rsid w:val="00FE603B"/>
    <w:rsid w:val="00FE7A9C"/>
    <w:rsid w:val="00FF0AD8"/>
    <w:rsid w:val="00FF28AD"/>
    <w:rsid w:val="00FF47CB"/>
    <w:rsid w:val="00FF4D1B"/>
    <w:rsid w:val="00FF4F80"/>
    <w:rsid w:val="00FF50FD"/>
    <w:rsid w:val="00FF589E"/>
    <w:rsid w:val="00FF62BA"/>
    <w:rsid w:val="00FF6EF3"/>
    <w:rsid w:val="00FF774F"/>
    <w:rsid w:val="00FF7982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7BED25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631C40"/>
    <w:pPr>
      <w:keepNext/>
      <w:pageBreakBefore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9Car">
    <w:name w:val="Título 9 Car"/>
    <w:basedOn w:val="Fuentedeprrafopredeter"/>
    <w:link w:val="Ttulo9"/>
    <w:rsid w:val="00631C40"/>
    <w:rPr>
      <w:rFonts w:ascii="Arial" w:eastAsia="Times New Roman" w:hAnsi="Arial" w:cs="Arial"/>
      <w:lang w:eastAsia="en-US"/>
    </w:rPr>
  </w:style>
  <w:style w:type="paragraph" w:styleId="Textodeglobo">
    <w:name w:val="Balloon Text"/>
    <w:basedOn w:val="Normal"/>
    <w:link w:val="TextodegloboCar"/>
    <w:rsid w:val="00631C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631C40"/>
    <w:rPr>
      <w:sz w:val="18"/>
      <w:szCs w:val="18"/>
    </w:rPr>
  </w:style>
  <w:style w:type="paragraph" w:styleId="Textocomentario">
    <w:name w:val="annotation text"/>
    <w:basedOn w:val="Normal"/>
    <w:link w:val="TextocomentarioCar"/>
    <w:semiHidden/>
    <w:unhideWhenUsed/>
    <w:rsid w:val="00631C40"/>
  </w:style>
  <w:style w:type="character" w:customStyle="1" w:styleId="TextocomentarioCar">
    <w:name w:val="Texto comentario Car"/>
    <w:basedOn w:val="Fuentedeprrafopredeter"/>
    <w:link w:val="Textocomentario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31C40"/>
    <w:rPr>
      <w:b/>
      <w:bCs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Piedepgina">
    <w:name w:val="footer"/>
    <w:basedOn w:val="Normal"/>
    <w:link w:val="PiedepginaCar"/>
    <w:rsid w:val="00631C40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Encabezado">
    <w:name w:val="header"/>
    <w:basedOn w:val="Normal"/>
    <w:link w:val="EncabezadoCar"/>
    <w:rsid w:val="00631C40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1Car">
    <w:name w:val="Título 1 Car"/>
    <w:basedOn w:val="Fuentedeprrafopredeter"/>
    <w:link w:val="Ttulo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Ttulo3Car">
    <w:name w:val="Título 3 Car"/>
    <w:basedOn w:val="Fuentedeprrafopredeter"/>
    <w:link w:val="Ttulo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Ttulo4Car">
    <w:name w:val="Título 4 Car"/>
    <w:basedOn w:val="Fuentedeprrafopredeter"/>
    <w:link w:val="Ttulo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Ttulo7Car">
    <w:name w:val="Título 7 Car"/>
    <w:basedOn w:val="Fuentedeprrafopredeter"/>
    <w:link w:val="Ttulo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a">
    <w:name w:val="List"/>
    <w:basedOn w:val="Normal"/>
    <w:rsid w:val="00631C40"/>
    <w:pPr>
      <w:ind w:left="360" w:hanging="360"/>
    </w:pPr>
  </w:style>
  <w:style w:type="paragraph" w:styleId="Listaconvietas2">
    <w:name w:val="List Bullet 2"/>
    <w:basedOn w:val="Lista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Sangranormal">
    <w:name w:val="Normal Indent"/>
    <w:basedOn w:val="Normal"/>
    <w:rsid w:val="00631C40"/>
    <w:pPr>
      <w:ind w:left="720"/>
    </w:pPr>
    <w:rPr>
      <w:szCs w:val="20"/>
    </w:rPr>
  </w:style>
  <w:style w:type="character" w:styleId="Nmerodepgina">
    <w:name w:val="page number"/>
    <w:basedOn w:val="Fuentedeprrafopredeter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aconcuadrcula">
    <w:name w:val="Table Grid"/>
    <w:basedOn w:val="Tabla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5E616E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a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a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Descripci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Fuentedeprrafopredeter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Fuentedeprrafopredeter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Ttulo3C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a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a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Fuentedeprrafopredeter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Fuentedeprrafopredete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Textoindependiente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TextoindependienteC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TextoindependienteCar">
    <w:name w:val="Texto independiente Car"/>
    <w:aliases w:val="bt Car,body text Car,body tesx Car,contents Car,bt1 Car,body text1 Car,body tesx1 Car,bt2 Car,body text2 Car,body tesx2 Car,bt3 Car,body text3 Car,body tesx3 Car,bt4 Car,body text4 Car,body tesx4 Car,contents1 Car,bt5 Car,bt6 Car"/>
    <w:basedOn w:val="Fuentedeprrafopredeter"/>
    <w:link w:val="Textoindependiente"/>
    <w:rsid w:val="00B2682F"/>
    <w:rPr>
      <w:rFonts w:ascii="Calibri" w:eastAsia="Calibri" w:hAnsi="Calibri" w:cs="Times New Roman"/>
      <w:lang w:val="es-PE" w:eastAsia="en-US"/>
    </w:rPr>
  </w:style>
  <w:style w:type="paragraph" w:styleId="Ttulo">
    <w:name w:val="Title"/>
    <w:basedOn w:val="Normal"/>
    <w:link w:val="TtuloC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tuloCar">
    <w:name w:val="Título Car"/>
    <w:basedOn w:val="Fuentedeprrafopredeter"/>
    <w:link w:val="Ttulo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tulo"/>
    <w:rsid w:val="00B2682F"/>
    <w:rPr>
      <w:b/>
      <w:bCs/>
      <w:sz w:val="72"/>
    </w:rPr>
  </w:style>
  <w:style w:type="table" w:customStyle="1" w:styleId="Tabladecuadrcula41">
    <w:name w:val="Tabla de cuadrícula 41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Tablaconcuadrcula4-nfasis61">
    <w:name w:val="Tabla con cuadrícula 4 - Énfasis 61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TablaContenido">
    <w:name w:val="Tabla Contenido"/>
    <w:basedOn w:val="Normal"/>
    <w:qFormat/>
    <w:rsid w:val="000656E7"/>
    <w:pPr>
      <w:spacing w:before="0" w:after="0"/>
      <w:jc w:val="both"/>
    </w:pPr>
    <w:rPr>
      <w:rFonts w:ascii="Arial Narrow" w:eastAsia="Calibri" w:hAnsi="Arial Narrow"/>
      <w:bCs/>
      <w:sz w:val="20"/>
      <w:szCs w:val="2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20.emf"/><Relationship Id="rId42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3.emf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emf"/><Relationship Id="rId32" Type="http://schemas.openxmlformats.org/officeDocument/2006/relationships/oleObject" Target="embeddings/oleObject3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18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2.bin"/><Relationship Id="rId30" Type="http://schemas.openxmlformats.org/officeDocument/2006/relationships/image" Target="media/image17.png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CF28E-AEBA-4956-8E7B-5C1C4AB0D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5640</Words>
  <Characters>31024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2018-08-17T22:32:00Z</dcterms:created>
  <dcterms:modified xsi:type="dcterms:W3CDTF">2018-08-17T23:51:00Z</dcterms:modified>
</cp:coreProperties>
</file>