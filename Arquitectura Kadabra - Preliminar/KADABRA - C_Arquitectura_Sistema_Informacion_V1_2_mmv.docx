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81273A" w14:textId="77777777" w:rsidR="00B2682F" w:rsidRPr="00C4678B" w:rsidRDefault="00B2682F" w:rsidP="00B2682F">
      <w:pPr>
        <w:pStyle w:val="TitleBar"/>
        <w:ind w:left="709"/>
        <w:rPr>
          <w:rFonts w:ascii="Arial Narrow" w:hAnsi="Arial Narrow" w:cs="Arial"/>
          <w:sz w:val="28"/>
        </w:rPr>
      </w:pPr>
      <w:r w:rsidRPr="00C4678B">
        <w:rPr>
          <w:rFonts w:ascii="Arial Narrow" w:hAnsi="Arial Narrow" w:cs="Arial"/>
          <w:sz w:val="28"/>
        </w:rPr>
        <w:tab/>
      </w:r>
    </w:p>
    <w:p w14:paraId="59CAB53C" w14:textId="77777777" w:rsidR="00B2682F" w:rsidRPr="00C4678B" w:rsidRDefault="00B2682F" w:rsidP="00B2682F">
      <w:pPr>
        <w:pStyle w:val="EstiloTtulo26ptNegrita"/>
        <w:ind w:left="1843"/>
        <w:rPr>
          <w:rFonts w:ascii="Arial Narrow" w:hAnsi="Arial Narrow" w:cs="Arial"/>
          <w:sz w:val="32"/>
          <w:u w:val="single"/>
        </w:rPr>
      </w:pPr>
    </w:p>
    <w:p w14:paraId="50979E7B" w14:textId="41524062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bCs/>
          <w:sz w:val="48"/>
          <w:szCs w:val="48"/>
        </w:rPr>
        <w:t xml:space="preserve">ARQUITECTURA DE </w:t>
      </w:r>
      <w:r w:rsidR="001B5602">
        <w:rPr>
          <w:rFonts w:ascii="Arial Narrow" w:hAnsi="Arial Narrow" w:cs="Arial"/>
          <w:b/>
          <w:bCs/>
          <w:sz w:val="48"/>
          <w:szCs w:val="48"/>
        </w:rPr>
        <w:t>APLICACIONES Y DATOS</w:t>
      </w:r>
    </w:p>
    <w:p w14:paraId="63A7ACCC" w14:textId="77777777" w:rsidR="00B2682F" w:rsidRPr="00C4678B" w:rsidRDefault="00B2682F" w:rsidP="00B2682F">
      <w:pPr>
        <w:pStyle w:val="Textoindependiente"/>
        <w:ind w:left="0"/>
        <w:jc w:val="center"/>
        <w:rPr>
          <w:rFonts w:ascii="Arial Narrow" w:hAnsi="Arial Narrow" w:cs="Arial"/>
          <w:b/>
          <w:bCs/>
          <w:sz w:val="48"/>
          <w:szCs w:val="48"/>
        </w:rPr>
      </w:pPr>
      <w:r w:rsidRPr="00C4678B">
        <w:rPr>
          <w:rFonts w:ascii="Arial Narrow" w:hAnsi="Arial Narrow" w:cs="Arial"/>
          <w:b/>
          <w:sz w:val="28"/>
          <w:szCs w:val="28"/>
        </w:rPr>
        <w:t>Modelo para el Desarrollo y Gobierno de Nuevo Core de Pensiones</w:t>
      </w:r>
    </w:p>
    <w:p w14:paraId="329CFF54" w14:textId="77777777" w:rsidR="00B2682F" w:rsidRPr="00C4678B" w:rsidRDefault="00B2682F" w:rsidP="00B2682F">
      <w:pPr>
        <w:pStyle w:val="Textoindependiente"/>
        <w:rPr>
          <w:rFonts w:ascii="Arial Narrow" w:hAnsi="Arial Narrow" w:cs="Arial"/>
          <w:b/>
          <w:bCs/>
          <w:sz w:val="60"/>
          <w:szCs w:val="60"/>
        </w:rPr>
      </w:pPr>
      <w:r w:rsidRPr="00C4678B">
        <w:rPr>
          <w:rFonts w:ascii="Arial Narrow" w:hAnsi="Arial Narrow" w:cs="Arial"/>
          <w:b/>
          <w:bCs/>
          <w:sz w:val="60"/>
          <w:szCs w:val="60"/>
        </w:rPr>
        <w:t xml:space="preserve"> </w:t>
      </w:r>
    </w:p>
    <w:p w14:paraId="4BFBFE99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b/>
          <w:bCs/>
          <w:color w:val="000000"/>
          <w:sz w:val="60"/>
          <w:szCs w:val="60"/>
        </w:rPr>
      </w:pPr>
      <w:r w:rsidRPr="00C4678B">
        <w:rPr>
          <w:rFonts w:ascii="Arial Narrow" w:hAnsi="Arial Narrow" w:cs="Arial"/>
          <w:b/>
          <w:bCs/>
          <w:color w:val="000000"/>
          <w:sz w:val="60"/>
          <w:szCs w:val="60"/>
        </w:rPr>
        <w:t>EVOL</w:t>
      </w:r>
    </w:p>
    <w:p w14:paraId="1D631F8E" w14:textId="77777777" w:rsidR="00B2682F" w:rsidRPr="00C4678B" w:rsidRDefault="00B2682F" w:rsidP="00B2682F">
      <w:pPr>
        <w:pStyle w:val="Textoindependiente"/>
        <w:tabs>
          <w:tab w:val="left" w:pos="2552"/>
        </w:tabs>
        <w:ind w:left="0"/>
        <w:jc w:val="center"/>
        <w:rPr>
          <w:rFonts w:ascii="Arial Narrow" w:hAnsi="Arial Narrow" w:cs="Arial"/>
          <w:sz w:val="48"/>
        </w:rPr>
      </w:pPr>
      <w:r w:rsidRPr="00C4678B">
        <w:rPr>
          <w:rFonts w:ascii="Arial Narrow" w:hAnsi="Arial Narrow" w:cs="Arial"/>
          <w:sz w:val="48"/>
        </w:rPr>
        <w:t>para AFP Integra y Prima AFP</w:t>
      </w:r>
    </w:p>
    <w:p w14:paraId="7EBE5A9B" w14:textId="77777777" w:rsidR="00B2682F" w:rsidRPr="00C4678B" w:rsidRDefault="00B2682F" w:rsidP="00B2682F">
      <w:pPr>
        <w:pStyle w:val="Textoindependiente"/>
        <w:ind w:left="3240"/>
        <w:rPr>
          <w:rFonts w:ascii="Arial Narrow" w:hAnsi="Arial Narrow" w:cs="Arial"/>
        </w:rPr>
      </w:pPr>
    </w:p>
    <w:p w14:paraId="67A6EC36" w14:textId="77777777" w:rsidR="00B2682F" w:rsidRPr="00C4678B" w:rsidRDefault="00B2682F" w:rsidP="00B2682F">
      <w:pPr>
        <w:pStyle w:val="Textoindependiente"/>
        <w:ind w:left="3828"/>
        <w:rPr>
          <w:rFonts w:ascii="Arial Narrow" w:hAnsi="Arial Narrow" w:cs="Arial"/>
        </w:rPr>
      </w:pPr>
    </w:p>
    <w:p w14:paraId="09C0AFDC" w14:textId="77777777" w:rsidR="00B2682F" w:rsidRPr="00C4678B" w:rsidRDefault="00B2682F" w:rsidP="00B2682F">
      <w:pPr>
        <w:pStyle w:val="CoverTitle"/>
        <w:spacing w:before="0" w:after="0"/>
        <w:jc w:val="center"/>
        <w:rPr>
          <w:rFonts w:ascii="Arial Narrow" w:hAnsi="Arial Narrow"/>
          <w:b w:val="0"/>
          <w:sz w:val="28"/>
          <w:szCs w:val="28"/>
          <w:lang w:val="es-PE"/>
        </w:rPr>
      </w:pPr>
    </w:p>
    <w:p w14:paraId="40272F0A" w14:textId="77777777" w:rsidR="00B2682F" w:rsidRPr="00C4678B" w:rsidRDefault="00B2682F" w:rsidP="00B2682F">
      <w:pPr>
        <w:pStyle w:val="Ttulo"/>
        <w:spacing w:after="0"/>
        <w:ind w:left="1440" w:firstLine="720"/>
        <w:rPr>
          <w:rFonts w:ascii="Arial Narrow" w:hAnsi="Arial Narrow" w:cs="Arial"/>
          <w:b/>
          <w:sz w:val="28"/>
          <w:szCs w:val="28"/>
        </w:rPr>
      </w:pP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1" behindDoc="1" locked="0" layoutInCell="1" allowOverlap="1" wp14:anchorId="51A6EA06" wp14:editId="5D94EE00">
            <wp:simplePos x="0" y="0"/>
            <wp:positionH relativeFrom="column">
              <wp:posOffset>421640</wp:posOffset>
            </wp:positionH>
            <wp:positionV relativeFrom="paragraph">
              <wp:posOffset>588645</wp:posOffset>
            </wp:positionV>
            <wp:extent cx="2559685" cy="110744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9685" cy="110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78B">
        <w:rPr>
          <w:rFonts w:ascii="Arial Narrow" w:hAnsi="Arial Narrow" w:cs="Arial"/>
          <w:noProof/>
          <w:lang w:eastAsia="es-PE"/>
        </w:rPr>
        <w:drawing>
          <wp:anchor distT="0" distB="0" distL="114300" distR="114300" simplePos="0" relativeHeight="251658240" behindDoc="1" locked="0" layoutInCell="1" allowOverlap="1" wp14:anchorId="68F6ED7C" wp14:editId="357B6EB6">
            <wp:simplePos x="0" y="0"/>
            <wp:positionH relativeFrom="column">
              <wp:posOffset>4171950</wp:posOffset>
            </wp:positionH>
            <wp:positionV relativeFrom="paragraph">
              <wp:posOffset>254000</wp:posOffset>
            </wp:positionV>
            <wp:extent cx="1943735" cy="194373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735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445B3D" w14:textId="77777777" w:rsidR="00B2682F" w:rsidRPr="00C4678B" w:rsidRDefault="00B2682F" w:rsidP="00B2682F">
      <w:pPr>
        <w:pStyle w:val="CoverTitle"/>
        <w:spacing w:before="0" w:after="0"/>
        <w:rPr>
          <w:rFonts w:ascii="Arial Narrow" w:hAnsi="Arial Narrow"/>
          <w:b w:val="0"/>
          <w:lang w:val="es-PE"/>
        </w:rPr>
      </w:pPr>
    </w:p>
    <w:p w14:paraId="7AB1F6EA" w14:textId="0D7E47D4" w:rsidR="005E616E" w:rsidRPr="00C4678B" w:rsidRDefault="00B2682F" w:rsidP="00B2682F">
      <w:pPr>
        <w:pStyle w:val="GeneralHeading"/>
        <w:rPr>
          <w:rFonts w:ascii="Arial Narrow" w:hAnsi="Arial Narrow"/>
          <w:lang w:val="es-PE"/>
        </w:rPr>
      </w:pPr>
      <w:r w:rsidRPr="00C4678B">
        <w:rPr>
          <w:rFonts w:ascii="Arial Narrow" w:hAnsi="Arial Narrow" w:cs="Arial"/>
          <w:lang w:val="es-PE"/>
        </w:rPr>
        <w:br w:type="page"/>
      </w:r>
      <w:r w:rsidR="00B37821" w:rsidRPr="00C4678B">
        <w:rPr>
          <w:rFonts w:ascii="Arial Narrow" w:hAnsi="Arial Narrow"/>
          <w:lang w:val="es-PE"/>
        </w:rPr>
        <w:lastRenderedPageBreak/>
        <w:t>Índice</w:t>
      </w:r>
    </w:p>
    <w:p w14:paraId="4A20F67C" w14:textId="0FD183D0" w:rsidR="00E63812" w:rsidRDefault="005E616E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r w:rsidRPr="00311B5A">
        <w:rPr>
          <w:rFonts w:ascii="Arial Narrow" w:hAnsi="Arial Narrow"/>
          <w:lang w:val="es-PE"/>
        </w:rPr>
        <w:fldChar w:fldCharType="begin"/>
      </w:r>
      <w:r w:rsidRPr="00227CA9">
        <w:rPr>
          <w:rFonts w:ascii="Arial Narrow" w:hAnsi="Arial Narrow"/>
          <w:lang w:val="es-PE"/>
        </w:rPr>
        <w:instrText xml:space="preserve"> TOC \o "1-3" \h \z \u </w:instrText>
      </w:r>
      <w:r w:rsidRPr="00311B5A">
        <w:rPr>
          <w:rFonts w:ascii="Arial Narrow" w:hAnsi="Arial Narrow"/>
          <w:lang w:val="es-PE"/>
        </w:rPr>
        <w:fldChar w:fldCharType="separate"/>
      </w:r>
      <w:hyperlink w:anchor="_Toc522127010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Propósito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_Toc522127010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4</w:t>
        </w:r>
        <w:r w:rsidR="00E63812">
          <w:rPr>
            <w:noProof/>
            <w:webHidden/>
          </w:rPr>
          <w:fldChar w:fldCharType="end"/>
        </w:r>
      </w:hyperlink>
    </w:p>
    <w:p w14:paraId="6D9CD008" w14:textId="5941B87C" w:rsidR="00E63812" w:rsidRDefault="00F13308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1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Glosario de Términos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_Toc522127011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5</w:t>
        </w:r>
        <w:r w:rsidR="00E63812">
          <w:rPr>
            <w:noProof/>
            <w:webHidden/>
          </w:rPr>
          <w:fldChar w:fldCharType="end"/>
        </w:r>
      </w:hyperlink>
    </w:p>
    <w:p w14:paraId="33E5ACB5" w14:textId="7945B4B1" w:rsidR="00E63812" w:rsidRDefault="00F13308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2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Stakeholders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_Toc522127012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6</w:t>
        </w:r>
        <w:r w:rsidR="00E63812">
          <w:rPr>
            <w:noProof/>
            <w:webHidden/>
          </w:rPr>
          <w:fldChar w:fldCharType="end"/>
        </w:r>
      </w:hyperlink>
    </w:p>
    <w:p w14:paraId="0D1F6184" w14:textId="6EA595FB" w:rsidR="00E63812" w:rsidRDefault="00F13308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3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4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Objetivos y Restricciones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_Toc522127013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7</w:t>
        </w:r>
        <w:r w:rsidR="00E63812">
          <w:rPr>
            <w:noProof/>
            <w:webHidden/>
          </w:rPr>
          <w:fldChar w:fldCharType="end"/>
        </w:r>
      </w:hyperlink>
    </w:p>
    <w:p w14:paraId="07ECBC8E" w14:textId="4FC8AB57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4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4.1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Objetivos de Negocio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_Toc522127014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7</w:t>
        </w:r>
        <w:r w:rsidR="00E63812">
          <w:rPr>
            <w:noProof/>
            <w:webHidden/>
          </w:rPr>
          <w:fldChar w:fldCharType="end"/>
        </w:r>
      </w:hyperlink>
    </w:p>
    <w:p w14:paraId="200A3E86" w14:textId="34BC8D7B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5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4.2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Objetivos de TI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_Toc522127015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7</w:t>
        </w:r>
        <w:r w:rsidR="00E63812">
          <w:rPr>
            <w:noProof/>
            <w:webHidden/>
          </w:rPr>
          <w:fldChar w:fldCharType="end"/>
        </w:r>
      </w:hyperlink>
    </w:p>
    <w:p w14:paraId="440D513A" w14:textId="7B098D28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6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4.3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Capacidades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_Toc522127016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8</w:t>
        </w:r>
        <w:r w:rsidR="00E63812">
          <w:rPr>
            <w:noProof/>
            <w:webHidden/>
          </w:rPr>
          <w:fldChar w:fldCharType="end"/>
        </w:r>
      </w:hyperlink>
    </w:p>
    <w:p w14:paraId="4DF200E6" w14:textId="01C3D358" w:rsidR="00E63812" w:rsidRDefault="00F13308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7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5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Restricciones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_Toc522127017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10</w:t>
        </w:r>
        <w:r w:rsidR="00E63812">
          <w:rPr>
            <w:noProof/>
            <w:webHidden/>
          </w:rPr>
          <w:fldChar w:fldCharType="end"/>
        </w:r>
      </w:hyperlink>
    </w:p>
    <w:p w14:paraId="581967CC" w14:textId="7A075992" w:rsidR="00E63812" w:rsidRDefault="00F13308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8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6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Cumplimiento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_Toc522127018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11</w:t>
        </w:r>
        <w:r w:rsidR="00E63812">
          <w:rPr>
            <w:noProof/>
            <w:webHidden/>
          </w:rPr>
          <w:fldChar w:fldCharType="end"/>
        </w:r>
      </w:hyperlink>
    </w:p>
    <w:p w14:paraId="61AFDAB1" w14:textId="5293260D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19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6.1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Principios Estratégicos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_Toc522127019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11</w:t>
        </w:r>
        <w:r w:rsidR="00E63812">
          <w:rPr>
            <w:noProof/>
            <w:webHidden/>
          </w:rPr>
          <w:fldChar w:fldCharType="end"/>
        </w:r>
      </w:hyperlink>
    </w:p>
    <w:p w14:paraId="3265B37C" w14:textId="49CAD8A1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0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6.2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Principios de Negocio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_Toc522127020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11</w:t>
        </w:r>
        <w:r w:rsidR="00E63812">
          <w:rPr>
            <w:noProof/>
            <w:webHidden/>
          </w:rPr>
          <w:fldChar w:fldCharType="end"/>
        </w:r>
      </w:hyperlink>
    </w:p>
    <w:p w14:paraId="02A36734" w14:textId="15B5A5E1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1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6.3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Principios de Aplicaciones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_Toc522127021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13</w:t>
        </w:r>
        <w:r w:rsidR="00E63812">
          <w:rPr>
            <w:noProof/>
            <w:webHidden/>
          </w:rPr>
          <w:fldChar w:fldCharType="end"/>
        </w:r>
      </w:hyperlink>
    </w:p>
    <w:p w14:paraId="51BAF07C" w14:textId="761F1E01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2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6.4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Estándares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_Toc522127022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14</w:t>
        </w:r>
        <w:r w:rsidR="00E63812">
          <w:rPr>
            <w:noProof/>
            <w:webHidden/>
          </w:rPr>
          <w:fldChar w:fldCharType="end"/>
        </w:r>
      </w:hyperlink>
    </w:p>
    <w:p w14:paraId="0BA8A08A" w14:textId="6064F954" w:rsidR="00E63812" w:rsidRDefault="00F13308">
      <w:pPr>
        <w:pStyle w:val="TD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3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7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Arquitectura de Aplicaciones TO-BE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_Toc522127023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15</w:t>
        </w:r>
        <w:r w:rsidR="00E63812">
          <w:rPr>
            <w:noProof/>
            <w:webHidden/>
          </w:rPr>
          <w:fldChar w:fldCharType="end"/>
        </w:r>
      </w:hyperlink>
    </w:p>
    <w:p w14:paraId="5F23904B" w14:textId="51140F11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4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7.1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Arquitectura de Aplicación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_Toc522127024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15</w:t>
        </w:r>
        <w:r w:rsidR="00E63812">
          <w:rPr>
            <w:noProof/>
            <w:webHidden/>
          </w:rPr>
          <w:fldChar w:fldCharType="end"/>
        </w:r>
      </w:hyperlink>
    </w:p>
    <w:p w14:paraId="726375FE" w14:textId="3A5F9557" w:rsidR="00E63812" w:rsidRDefault="00F13308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5" w:history="1"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7.1.1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Front-End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_Toc522127025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15</w:t>
        </w:r>
        <w:r w:rsidR="00E63812">
          <w:rPr>
            <w:noProof/>
            <w:webHidden/>
          </w:rPr>
          <w:fldChar w:fldCharType="end"/>
        </w:r>
      </w:hyperlink>
    </w:p>
    <w:p w14:paraId="6CB28EED" w14:textId="056A26F7" w:rsidR="00E63812" w:rsidRDefault="00F13308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6" w:history="1"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7.1.2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Experiencia del Usuario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_Toc522127026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21</w:t>
        </w:r>
        <w:r w:rsidR="00E63812">
          <w:rPr>
            <w:noProof/>
            <w:webHidden/>
          </w:rPr>
          <w:fldChar w:fldCharType="end"/>
        </w:r>
      </w:hyperlink>
    </w:p>
    <w:p w14:paraId="19220B78" w14:textId="20E19B8B" w:rsidR="00E63812" w:rsidRDefault="00F13308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7" w:history="1"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7.1.3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Back-End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_Toc522127027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22</w:t>
        </w:r>
        <w:r w:rsidR="00E63812">
          <w:rPr>
            <w:noProof/>
            <w:webHidden/>
          </w:rPr>
          <w:fldChar w:fldCharType="end"/>
        </w:r>
      </w:hyperlink>
    </w:p>
    <w:p w14:paraId="4A1EA753" w14:textId="1C127EA0" w:rsidR="00E63812" w:rsidRDefault="00F13308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8" w:history="1"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7.1.4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iCs/>
            <w:noProof/>
            <w:lang w:val="es-PE"/>
          </w:rPr>
          <w:t>Integración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_Toc522127028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26</w:t>
        </w:r>
        <w:r w:rsidR="00E63812">
          <w:rPr>
            <w:noProof/>
            <w:webHidden/>
          </w:rPr>
          <w:fldChar w:fldCharType="end"/>
        </w:r>
      </w:hyperlink>
    </w:p>
    <w:p w14:paraId="150605DA" w14:textId="72319C70" w:rsidR="00E63812" w:rsidRDefault="00F13308">
      <w:pPr>
        <w:pStyle w:val="TDC3"/>
        <w:tabs>
          <w:tab w:val="left" w:pos="110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29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7.1.5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Mapa de Interacción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_Toc522127029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29</w:t>
        </w:r>
        <w:r w:rsidR="00E63812">
          <w:rPr>
            <w:noProof/>
            <w:webHidden/>
          </w:rPr>
          <w:fldChar w:fldCharType="end"/>
        </w:r>
      </w:hyperlink>
    </w:p>
    <w:p w14:paraId="231B48D9" w14:textId="6DFA813F" w:rsidR="00E63812" w:rsidRDefault="00F13308">
      <w:pPr>
        <w:pStyle w:val="TDC2"/>
        <w:tabs>
          <w:tab w:val="left" w:pos="880"/>
          <w:tab w:val="right" w:leader="dot" w:pos="9350"/>
        </w:tabs>
        <w:rPr>
          <w:rFonts w:asciiTheme="minorHAnsi" w:eastAsiaTheme="minorEastAsia" w:hAnsiTheme="minorHAnsi" w:cstheme="minorBidi"/>
          <w:noProof/>
          <w:szCs w:val="22"/>
          <w:lang w:val="es-PE" w:eastAsia="es-PE"/>
        </w:rPr>
      </w:pPr>
      <w:hyperlink w:anchor="_Toc522127030" w:history="1"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7.2</w:t>
        </w:r>
        <w:r w:rsidR="00E63812">
          <w:rPr>
            <w:rFonts w:asciiTheme="minorHAnsi" w:eastAsiaTheme="minorEastAsia" w:hAnsiTheme="minorHAnsi" w:cstheme="minorBidi"/>
            <w:noProof/>
            <w:szCs w:val="22"/>
            <w:lang w:val="es-PE" w:eastAsia="es-PE"/>
          </w:rPr>
          <w:tab/>
        </w:r>
        <w:r w:rsidR="00E63812" w:rsidRPr="000B7076">
          <w:rPr>
            <w:rStyle w:val="Hipervnculo"/>
            <w:rFonts w:ascii="Arial Narrow" w:hAnsi="Arial Narrow"/>
            <w:noProof/>
            <w:lang w:val="es-PE"/>
          </w:rPr>
          <w:t>Arquitectura de Integración</w:t>
        </w:r>
        <w:r w:rsidR="00E63812">
          <w:rPr>
            <w:noProof/>
            <w:webHidden/>
          </w:rPr>
          <w:tab/>
        </w:r>
        <w:r w:rsidR="00E63812">
          <w:rPr>
            <w:noProof/>
            <w:webHidden/>
          </w:rPr>
          <w:fldChar w:fldCharType="begin"/>
        </w:r>
        <w:r w:rsidR="00E63812">
          <w:rPr>
            <w:noProof/>
            <w:webHidden/>
          </w:rPr>
          <w:instrText xml:space="preserve"> PAGEREF _Toc522127030 \h </w:instrText>
        </w:r>
        <w:r w:rsidR="00E63812">
          <w:rPr>
            <w:noProof/>
            <w:webHidden/>
          </w:rPr>
        </w:r>
        <w:r w:rsidR="00E63812">
          <w:rPr>
            <w:noProof/>
            <w:webHidden/>
          </w:rPr>
          <w:fldChar w:fldCharType="separate"/>
        </w:r>
        <w:r w:rsidR="00E63812">
          <w:rPr>
            <w:noProof/>
            <w:webHidden/>
          </w:rPr>
          <w:t>31</w:t>
        </w:r>
        <w:r w:rsidR="00E63812">
          <w:rPr>
            <w:noProof/>
            <w:webHidden/>
          </w:rPr>
          <w:fldChar w:fldCharType="end"/>
        </w:r>
      </w:hyperlink>
    </w:p>
    <w:p w14:paraId="7AB1F707" w14:textId="54BBF7DF" w:rsidR="005E616E" w:rsidRPr="00C4678B" w:rsidRDefault="005E616E">
      <w:pPr>
        <w:rPr>
          <w:rFonts w:ascii="Arial Narrow" w:hAnsi="Arial Narrow"/>
          <w:lang w:val="es-PE"/>
        </w:rPr>
      </w:pPr>
      <w:r w:rsidRPr="00311B5A">
        <w:rPr>
          <w:rFonts w:ascii="Arial Narrow" w:hAnsi="Arial Narrow"/>
          <w:lang w:val="es-PE"/>
        </w:rPr>
        <w:fldChar w:fldCharType="end"/>
      </w:r>
    </w:p>
    <w:p w14:paraId="7AB1F708" w14:textId="77777777" w:rsidR="005E616E" w:rsidRPr="00C4678B" w:rsidRDefault="005E616E">
      <w:pPr>
        <w:spacing w:after="160" w:line="259" w:lineRule="auto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br w:type="page"/>
      </w:r>
    </w:p>
    <w:p w14:paraId="6A2DF8EC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lastRenderedPageBreak/>
        <w:t>Información de Documento</w:t>
      </w:r>
    </w:p>
    <w:tbl>
      <w:tblPr>
        <w:tblW w:w="0" w:type="auto"/>
        <w:tblInd w:w="108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112" w:type="dxa"/>
        </w:tblCellMar>
        <w:tblLook w:val="04A0" w:firstRow="1" w:lastRow="0" w:firstColumn="1" w:lastColumn="0" w:noHBand="0" w:noVBand="1"/>
      </w:tblPr>
      <w:tblGrid>
        <w:gridCol w:w="1480"/>
        <w:gridCol w:w="3806"/>
        <w:gridCol w:w="2625"/>
        <w:gridCol w:w="1561"/>
      </w:tblGrid>
      <w:tr w:rsidR="002B14F4" w:rsidRPr="00C4678B" w14:paraId="4A999095" w14:textId="77777777" w:rsidTr="001D28BF"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B35BB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Proyecto:</w:t>
            </w:r>
          </w:p>
        </w:tc>
        <w:tc>
          <w:tcPr>
            <w:tcW w:w="7992" w:type="dxa"/>
            <w:gridSpan w:val="3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BD2371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Proyecto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Kadabra</w:t>
            </w:r>
            <w:proofErr w:type="spellEnd"/>
          </w:p>
        </w:tc>
      </w:tr>
      <w:tr w:rsidR="002B14F4" w:rsidRPr="00C4678B" w14:paraId="1829146D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04C6DF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Preparado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F2240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Nestor Cayllahua, Juan Pablo Gonzales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300F07F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4BB2746B" w14:textId="7BCF00E1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</w:t>
            </w:r>
            <w:r w:rsidR="00646ABA">
              <w:rPr>
                <w:rFonts w:ascii="Arial Narrow" w:hAnsi="Arial Narrow" w:cs="Arial"/>
                <w:lang w:val="es-PE"/>
              </w:rPr>
              <w:t>2</w:t>
            </w:r>
          </w:p>
        </w:tc>
      </w:tr>
      <w:tr w:rsidR="002B14F4" w:rsidRPr="00C4678B" w14:paraId="6315873F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B014E1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Título: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7C1EE1C3" w14:textId="447F2970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Arquitectura de Sistemas de Información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7C7E24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5A3FF7E2" w14:textId="14521A1E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07/08/2018</w:t>
            </w:r>
          </w:p>
        </w:tc>
      </w:tr>
      <w:tr w:rsidR="002B14F4" w:rsidRPr="00C4678B" w14:paraId="4DAF2DC3" w14:textId="77777777" w:rsidTr="001D28BF">
        <w:trPr>
          <w:trHeight w:val="236"/>
        </w:trPr>
        <w:tc>
          <w:tcPr>
            <w:tcW w:w="148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BF2562D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Por:</w:t>
            </w:r>
          </w:p>
        </w:tc>
        <w:tc>
          <w:tcPr>
            <w:tcW w:w="380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2AE0D178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625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DD0A94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de Revisión:</w:t>
            </w:r>
          </w:p>
        </w:tc>
        <w:tc>
          <w:tcPr>
            <w:tcW w:w="156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8FA1974" w14:textId="4A2706E4" w:rsidR="002B14F4" w:rsidRPr="00C4678B" w:rsidRDefault="001B5602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B6173F">
              <w:rPr>
                <w:rFonts w:ascii="Arial Narrow" w:hAnsi="Arial Narrow" w:cs="Arial"/>
                <w:lang w:val="es-PE"/>
              </w:rPr>
              <w:t>5</w:t>
            </w:r>
            <w:r w:rsidR="002B14F4" w:rsidRPr="00C4678B">
              <w:rPr>
                <w:rFonts w:ascii="Arial Narrow" w:hAnsi="Arial Narrow" w:cs="Arial"/>
                <w:lang w:val="es-PE"/>
              </w:rPr>
              <w:t>/08/2018</w:t>
            </w:r>
          </w:p>
        </w:tc>
      </w:tr>
    </w:tbl>
    <w:p w14:paraId="547B7BA3" w14:textId="77777777" w:rsidR="002B14F4" w:rsidRPr="00C4678B" w:rsidRDefault="002B14F4" w:rsidP="002B14F4">
      <w:pPr>
        <w:rPr>
          <w:rFonts w:ascii="Arial Narrow" w:eastAsiaTheme="minorEastAsia" w:hAnsi="Arial Narrow" w:cs="Arial"/>
          <w:lang w:val="es-PE" w:eastAsia="zh-TW"/>
        </w:rPr>
      </w:pPr>
      <w:bookmarkStart w:id="0" w:name="hp_LogicalHeaderComplete"/>
      <w:bookmarkEnd w:id="0"/>
    </w:p>
    <w:p w14:paraId="20430857" w14:textId="77777777" w:rsidR="002B14F4" w:rsidRPr="00C4678B" w:rsidRDefault="002B14F4" w:rsidP="002B14F4">
      <w:pPr>
        <w:pStyle w:val="GeneralHeading"/>
        <w:rPr>
          <w:rFonts w:ascii="Arial Narrow" w:eastAsiaTheme="minorEastAsia" w:hAnsi="Arial Narrow" w:cs="Arial"/>
          <w:lang w:val="es-PE" w:eastAsia="zh-TW"/>
        </w:rPr>
      </w:pPr>
      <w:r w:rsidRPr="00C4678B">
        <w:rPr>
          <w:rFonts w:ascii="Arial Narrow" w:hAnsi="Arial Narrow" w:cs="Arial"/>
          <w:lang w:val="es-PE"/>
        </w:rPr>
        <w:t>Lista de Distribución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4072"/>
        <w:gridCol w:w="1447"/>
        <w:gridCol w:w="3910"/>
      </w:tblGrid>
      <w:tr w:rsidR="002B14F4" w:rsidRPr="00C4678B" w14:paraId="520C1829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46A3A93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Desde</w:t>
            </w: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0F9F013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1FD6B5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2D2C59E7" w14:textId="77777777" w:rsidTr="001D28BF">
        <w:trPr>
          <w:tblHeader/>
        </w:trPr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507CD2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0755954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794D7FC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  <w:tr w:rsidR="002B14F4" w:rsidRPr="00C4678B" w14:paraId="3D91770A" w14:textId="77777777" w:rsidTr="001D28BF">
        <w:tc>
          <w:tcPr>
            <w:tcW w:w="4072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981AD97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144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1EED35F3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391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hideMark/>
          </w:tcPr>
          <w:p w14:paraId="0D3B78AF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</w:p>
        </w:tc>
      </w:tr>
    </w:tbl>
    <w:p w14:paraId="13ECCE8A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2704"/>
        <w:gridCol w:w="1390"/>
        <w:gridCol w:w="1458"/>
        <w:gridCol w:w="3877"/>
      </w:tblGrid>
      <w:tr w:rsidR="002B14F4" w:rsidRPr="00C4678B" w14:paraId="4A01DB2C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7EBC39B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Para</w:t>
            </w: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15FEA9BA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Acción*</w:t>
            </w: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65C1F7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 Fin</w:t>
            </w: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hideMark/>
          </w:tcPr>
          <w:p w14:paraId="5D3EB710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Teléfono/Correo Electrónico</w:t>
            </w:r>
          </w:p>
        </w:tc>
      </w:tr>
      <w:tr w:rsidR="002B14F4" w:rsidRPr="00C4678B" w14:paraId="27E7D302" w14:textId="77777777" w:rsidTr="001D28BF">
        <w:trPr>
          <w:tblHeader/>
        </w:trPr>
        <w:tc>
          <w:tcPr>
            <w:tcW w:w="2704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441F23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39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30F5E98B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1458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650D50DC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  <w:tc>
          <w:tcPr>
            <w:tcW w:w="3877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</w:tcPr>
          <w:p w14:paraId="4AE4002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</w:p>
        </w:tc>
      </w:tr>
    </w:tbl>
    <w:p w14:paraId="32D34C9F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* Tipos de Acción: Aprobar, Revisar, Informar, Archivo, Otros (por favor, especificar)</w:t>
      </w:r>
    </w:p>
    <w:p w14:paraId="6F2F4E05" w14:textId="77777777" w:rsidR="002B14F4" w:rsidRPr="00C4678B" w:rsidRDefault="002B14F4" w:rsidP="002B14F4">
      <w:pPr>
        <w:rPr>
          <w:rFonts w:ascii="Arial Narrow" w:hAnsi="Arial Narrow" w:cs="Arial"/>
          <w:lang w:val="es-PE"/>
        </w:rPr>
      </w:pPr>
    </w:p>
    <w:p w14:paraId="04D102FE" w14:textId="77777777" w:rsidR="002B14F4" w:rsidRPr="00C4678B" w:rsidRDefault="002B14F4" w:rsidP="002B14F4">
      <w:pPr>
        <w:pStyle w:val="GeneralHeading"/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>Historial de Versiones</w:t>
      </w:r>
    </w:p>
    <w:tbl>
      <w:tblPr>
        <w:tblW w:w="0" w:type="auto"/>
        <w:tblInd w:w="70" w:type="dxa"/>
        <w:tblBorders>
          <w:top w:val="single" w:sz="2" w:space="0" w:color="808080"/>
          <w:left w:val="single" w:sz="2" w:space="0" w:color="808080"/>
          <w:bottom w:val="single" w:sz="2" w:space="0" w:color="808080"/>
          <w:right w:val="single" w:sz="2" w:space="0" w:color="808080"/>
          <w:insideH w:val="single" w:sz="2" w:space="0" w:color="808080"/>
          <w:insideV w:val="single" w:sz="2" w:space="0" w:color="808080"/>
        </w:tblBorders>
        <w:tblCellMar>
          <w:left w:w="69" w:type="dxa"/>
          <w:right w:w="70" w:type="dxa"/>
        </w:tblCellMar>
        <w:tblLook w:val="04A0" w:firstRow="1" w:lastRow="0" w:firstColumn="1" w:lastColumn="0" w:noHBand="0" w:noVBand="1"/>
      </w:tblPr>
      <w:tblGrid>
        <w:gridCol w:w="860"/>
        <w:gridCol w:w="999"/>
        <w:gridCol w:w="1286"/>
        <w:gridCol w:w="2553"/>
        <w:gridCol w:w="3731"/>
      </w:tblGrid>
      <w:tr w:rsidR="002B14F4" w:rsidRPr="00C4678B" w14:paraId="1C8ADA69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616C706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Número Versión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1821577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Fecha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2246816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Revisado Por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59B9EC42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Descripción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E5E5E5"/>
            <w:vAlign w:val="bottom"/>
            <w:hideMark/>
          </w:tcPr>
          <w:p w14:paraId="4CA978C4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b/>
                <w:lang w:val="es-PE"/>
              </w:rPr>
            </w:pPr>
            <w:r w:rsidRPr="00C4678B">
              <w:rPr>
                <w:rFonts w:ascii="Arial Narrow" w:hAnsi="Arial Narrow" w:cs="Arial"/>
                <w:b/>
                <w:lang w:val="es-PE"/>
              </w:rPr>
              <w:t>Nombre de Archivo</w:t>
            </w:r>
          </w:p>
        </w:tc>
      </w:tr>
      <w:tr w:rsidR="002B14F4" w:rsidRPr="00643EDE" w14:paraId="371335A1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5E9B481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1.0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1BE81D8" w14:textId="357BA278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07</w:t>
            </w:r>
            <w:r w:rsidR="002B14F4" w:rsidRPr="00C4678B">
              <w:rPr>
                <w:rFonts w:ascii="Arial Narrow" w:hAnsi="Arial Narrow" w:cs="Arial"/>
                <w:lang w:val="es-PE"/>
              </w:rPr>
              <w:t>/0</w:t>
            </w:r>
            <w:r w:rsidRPr="00C4678B">
              <w:rPr>
                <w:rFonts w:ascii="Arial Narrow" w:hAnsi="Arial Narrow" w:cs="Arial"/>
                <w:lang w:val="es-PE"/>
              </w:rPr>
              <w:t>8</w:t>
            </w:r>
            <w:r w:rsidR="002B14F4" w:rsidRPr="00C4678B">
              <w:rPr>
                <w:rFonts w:ascii="Arial Narrow" w:hAnsi="Arial Narrow" w:cs="Arial"/>
                <w:lang w:val="es-PE"/>
              </w:rPr>
              <w:t>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4881229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32D8ECE" w14:textId="77777777" w:rsidR="002B14F4" w:rsidRPr="00C4678B" w:rsidRDefault="002B14F4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Creación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5CC3B7E" w14:textId="24FF7145" w:rsidR="002B14F4" w:rsidRPr="00C4678B" w:rsidRDefault="00C9266C" w:rsidP="001D28BF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C_Arquitectura_Sistema_Informacion_V1_0</w:t>
            </w:r>
            <w:r w:rsidR="002B14F4"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E60521" w:rsidRPr="00643EDE" w14:paraId="5E5DEFB6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034B58C3" w14:textId="3B05C63D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1.1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7C98F000" w14:textId="128768BD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</w:t>
            </w:r>
            <w:r w:rsidR="00646ABA">
              <w:rPr>
                <w:rFonts w:ascii="Arial Narrow" w:hAnsi="Arial Narrow" w:cs="Arial"/>
                <w:lang w:val="es-PE"/>
              </w:rPr>
              <w:t>4</w:t>
            </w:r>
            <w:r>
              <w:rPr>
                <w:rFonts w:ascii="Arial Narrow" w:hAnsi="Arial Narrow" w:cs="Arial"/>
                <w:lang w:val="es-PE"/>
              </w:rPr>
              <w:t>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123C34EE" w14:textId="3E403486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AC73B7F" w14:textId="08FADDBD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Observaciones en principios, aplicaciones e integraciones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84230FB" w14:textId="66916DE3" w:rsidR="00E60521" w:rsidRPr="00C4678B" w:rsidRDefault="00E60521" w:rsidP="00E60521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1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  <w:tr w:rsidR="00646ABA" w:rsidRPr="00643EDE" w14:paraId="3051817C" w14:textId="77777777" w:rsidTr="00E60521">
        <w:trPr>
          <w:tblHeader/>
        </w:trPr>
        <w:tc>
          <w:tcPr>
            <w:tcW w:w="860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2C8B14D9" w14:textId="5EF8B35B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1.2</w:t>
            </w:r>
          </w:p>
        </w:tc>
        <w:tc>
          <w:tcPr>
            <w:tcW w:w="999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EAB9B07" w14:textId="071DC3BB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15/08/2018</w:t>
            </w:r>
          </w:p>
        </w:tc>
        <w:tc>
          <w:tcPr>
            <w:tcW w:w="1286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48673F59" w14:textId="4F4DE6B1" w:rsidR="00646ABA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José Luis Rentería</w:t>
            </w:r>
          </w:p>
        </w:tc>
        <w:tc>
          <w:tcPr>
            <w:tcW w:w="2553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3BF61113" w14:textId="5FD92F87" w:rsidR="00646ABA" w:rsidRDefault="00C747F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>
              <w:rPr>
                <w:rFonts w:ascii="Arial Narrow" w:hAnsi="Arial Narrow" w:cs="Arial"/>
                <w:lang w:val="es-PE"/>
              </w:rPr>
              <w:t>Justificación para componentes de capa de Experiencia de Usuario.</w:t>
            </w:r>
          </w:p>
        </w:tc>
        <w:tc>
          <w:tcPr>
            <w:tcW w:w="3731" w:type="dxa"/>
            <w:tcBorders>
              <w:top w:val="single" w:sz="2" w:space="0" w:color="808080"/>
              <w:left w:val="single" w:sz="2" w:space="0" w:color="808080"/>
              <w:bottom w:val="single" w:sz="2" w:space="0" w:color="808080"/>
              <w:right w:val="single" w:sz="2" w:space="0" w:color="808080"/>
            </w:tcBorders>
            <w:shd w:val="clear" w:color="auto" w:fill="auto"/>
            <w:vAlign w:val="center"/>
          </w:tcPr>
          <w:p w14:paraId="69F9D446" w14:textId="21AF7206" w:rsidR="00646ABA" w:rsidRPr="00C4678B" w:rsidRDefault="00646ABA" w:rsidP="00646ABA">
            <w:pPr>
              <w:pStyle w:val="TableText"/>
              <w:spacing w:line="254" w:lineRule="auto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KADABRA - C_Arquitectura_Sistema_Informacion_V1_</w:t>
            </w:r>
            <w:r>
              <w:rPr>
                <w:rFonts w:ascii="Arial Narrow" w:hAnsi="Arial Narrow" w:cs="Arial"/>
                <w:lang w:val="es-PE"/>
              </w:rPr>
              <w:t>2</w:t>
            </w:r>
            <w:r w:rsidRPr="00C4678B">
              <w:rPr>
                <w:rFonts w:ascii="Arial Narrow" w:hAnsi="Arial Narrow" w:cs="Arial"/>
                <w:lang w:val="es-PE"/>
              </w:rPr>
              <w:t>.docx</w:t>
            </w:r>
          </w:p>
        </w:tc>
      </w:tr>
    </w:tbl>
    <w:p w14:paraId="7AB1F749" w14:textId="7E244E94" w:rsidR="00A3626B" w:rsidRPr="00C4678B" w:rsidRDefault="00EB2472" w:rsidP="00A3626B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" w:name="_Toc522127010"/>
      <w:r w:rsidRPr="00C4678B">
        <w:rPr>
          <w:rFonts w:ascii="Arial Narrow" w:hAnsi="Arial Narrow"/>
          <w:lang w:val="es-PE"/>
        </w:rPr>
        <w:lastRenderedPageBreak/>
        <w:t>Propósito</w:t>
      </w:r>
      <w:bookmarkEnd w:id="1"/>
    </w:p>
    <w:p w14:paraId="2B1603C6" w14:textId="4082E18F" w:rsidR="000A313D" w:rsidRPr="00C4678B" w:rsidRDefault="00EB2472" w:rsidP="00E21554">
      <w:pPr>
        <w:rPr>
          <w:rFonts w:ascii="Arial Narrow" w:hAnsi="Arial Narrow"/>
          <w:lang w:val="es-PE"/>
        </w:rPr>
      </w:pPr>
      <w:bookmarkStart w:id="2" w:name="_Toc472954981"/>
      <w:r w:rsidRPr="00C4678B">
        <w:rPr>
          <w:rFonts w:ascii="Arial Narrow" w:hAnsi="Arial Narrow"/>
          <w:lang w:val="es-PE"/>
        </w:rPr>
        <w:t xml:space="preserve">Este documento </w:t>
      </w:r>
      <w:r w:rsidR="000F0CC1" w:rsidRPr="00C4678B">
        <w:rPr>
          <w:rFonts w:ascii="Arial Narrow" w:hAnsi="Arial Narrow"/>
          <w:lang w:val="es-PE"/>
        </w:rPr>
        <w:t>muestra</w:t>
      </w:r>
      <w:r w:rsidR="001B6665" w:rsidRPr="00C4678B">
        <w:rPr>
          <w:rFonts w:ascii="Arial Narrow" w:hAnsi="Arial Narrow"/>
          <w:lang w:val="es-PE"/>
        </w:rPr>
        <w:t xml:space="preserve"> la arquitectura de sistemas de información para el Proyecto </w:t>
      </w:r>
      <w:proofErr w:type="spellStart"/>
      <w:r w:rsidR="001B6665" w:rsidRPr="00C4678B">
        <w:rPr>
          <w:rFonts w:ascii="Arial Narrow" w:hAnsi="Arial Narrow"/>
          <w:lang w:val="es-PE"/>
        </w:rPr>
        <w:t>Kadabra</w:t>
      </w:r>
      <w:proofErr w:type="spellEnd"/>
      <w:r w:rsidR="00E9624D" w:rsidRPr="00C4678B">
        <w:rPr>
          <w:rFonts w:ascii="Arial Narrow" w:hAnsi="Arial Narrow"/>
          <w:lang w:val="es-PE"/>
        </w:rPr>
        <w:t>. Contiene los artefactos de arquitectura creados durante el proyecto.</w:t>
      </w:r>
      <w:r w:rsidR="00223E8F" w:rsidRPr="00C4678B">
        <w:rPr>
          <w:rFonts w:ascii="Arial Narrow" w:hAnsi="Arial Narrow"/>
          <w:lang w:val="es-PE"/>
        </w:rPr>
        <w:t xml:space="preserve"> Provee una vista cualitativa de la solución y apuntan a comunicar</w:t>
      </w:r>
      <w:r w:rsidR="00F71AF8" w:rsidRPr="00C4678B">
        <w:rPr>
          <w:rFonts w:ascii="Arial Narrow" w:hAnsi="Arial Narrow"/>
          <w:lang w:val="es-PE"/>
        </w:rPr>
        <w:t xml:space="preserve"> la intención de los arquitectos.</w:t>
      </w:r>
    </w:p>
    <w:p w14:paraId="78140383" w14:textId="1EBA650C" w:rsidR="000A313D" w:rsidRPr="00C4678B" w:rsidRDefault="000A313D">
      <w:pPr>
        <w:spacing w:before="0" w:after="160" w:line="259" w:lineRule="auto"/>
        <w:rPr>
          <w:rFonts w:ascii="Arial Narrow" w:hAnsi="Arial Narrow"/>
          <w:lang w:val="es-PE"/>
        </w:rPr>
      </w:pPr>
    </w:p>
    <w:p w14:paraId="32D7AD41" w14:textId="280F7697" w:rsidR="000A313D" w:rsidRPr="00C4678B" w:rsidRDefault="000A313D" w:rsidP="000A313D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3" w:name="_Toc522127011"/>
      <w:r w:rsidRPr="00C4678B">
        <w:rPr>
          <w:rFonts w:ascii="Arial Narrow" w:hAnsi="Arial Narrow"/>
          <w:lang w:val="es-PE"/>
        </w:rPr>
        <w:lastRenderedPageBreak/>
        <w:t>Glosario de Términos</w:t>
      </w:r>
      <w:bookmarkEnd w:id="3"/>
    </w:p>
    <w:p w14:paraId="74455518" w14:textId="13255731" w:rsidR="006D65B3" w:rsidRPr="00C4678B" w:rsidRDefault="006D65B3" w:rsidP="006D65B3">
      <w:pPr>
        <w:rPr>
          <w:rFonts w:ascii="Arial Narrow" w:hAnsi="Arial Narrow"/>
          <w:lang w:val="es-PE"/>
        </w:rPr>
      </w:pPr>
    </w:p>
    <w:tbl>
      <w:tblPr>
        <w:tblW w:w="9360" w:type="dxa"/>
        <w:tblInd w:w="7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958"/>
        <w:gridCol w:w="7402"/>
      </w:tblGrid>
      <w:tr w:rsidR="006D65B3" w:rsidRPr="00C4678B" w14:paraId="33D05ACE" w14:textId="77777777" w:rsidTr="006D65B3">
        <w:trPr>
          <w:cantSplit/>
        </w:trPr>
        <w:tc>
          <w:tcPr>
            <w:tcW w:w="1958" w:type="dxa"/>
            <w:shd w:val="clear" w:color="auto" w:fill="E0E0E0"/>
          </w:tcPr>
          <w:p w14:paraId="6FC12A1D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402" w:type="dxa"/>
            <w:shd w:val="clear" w:color="auto" w:fill="E0E0E0"/>
          </w:tcPr>
          <w:p w14:paraId="60799830" w14:textId="77777777" w:rsidR="006D65B3" w:rsidRPr="00C4678B" w:rsidRDefault="006D65B3" w:rsidP="006D65B3">
            <w:pPr>
              <w:pStyle w:val="TableText"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Significado</w:t>
            </w:r>
          </w:p>
        </w:tc>
      </w:tr>
      <w:tr w:rsidR="006D65B3" w:rsidRPr="00643EDE" w14:paraId="60ED63A7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5B3863DB" w14:textId="35D343FF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API</w:t>
            </w:r>
          </w:p>
        </w:tc>
        <w:tc>
          <w:tcPr>
            <w:tcW w:w="7402" w:type="dxa"/>
          </w:tcPr>
          <w:p w14:paraId="1D5BAC4A" w14:textId="2330306B" w:rsidR="006D65B3" w:rsidRPr="00C4678B" w:rsidRDefault="006D65B3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Application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Program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Interface</w:t>
            </w:r>
            <w:r w:rsidR="00B75CC9">
              <w:rPr>
                <w:rFonts w:ascii="Arial Narrow" w:hAnsi="Arial Narrow"/>
                <w:lang w:val="es-PE"/>
              </w:rPr>
              <w:t>. Conjunto de objetos encapsulados que sirven de interfaz con otro componente o programa.</w:t>
            </w:r>
          </w:p>
        </w:tc>
      </w:tr>
      <w:tr w:rsidR="002F44A0" w:rsidRPr="00643EDE" w14:paraId="34E3C0CF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4EE4BA0D" w14:textId="074F2C62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REST</w:t>
            </w:r>
          </w:p>
        </w:tc>
        <w:tc>
          <w:tcPr>
            <w:tcW w:w="7402" w:type="dxa"/>
          </w:tcPr>
          <w:p w14:paraId="37C25280" w14:textId="7CB66328" w:rsidR="002F44A0" w:rsidRPr="00C4678B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 w:rsidRPr="002F44A0">
              <w:rPr>
                <w:rFonts w:ascii="Arial Narrow" w:hAnsi="Arial Narrow"/>
                <w:lang w:val="es-PE"/>
              </w:rPr>
              <w:t>R</w:t>
            </w:r>
            <w:r>
              <w:rPr>
                <w:rFonts w:ascii="Arial Narrow" w:hAnsi="Arial Narrow"/>
                <w:lang w:val="es-PE"/>
              </w:rPr>
              <w:t>E</w:t>
            </w:r>
            <w:r w:rsidRPr="002F44A0">
              <w:rPr>
                <w:rFonts w:ascii="Arial Narrow" w:hAnsi="Arial Narrow"/>
                <w:lang w:val="es-PE"/>
              </w:rPr>
              <w:t>presentational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</w:t>
            </w:r>
            <w:r w:rsidRPr="002F44A0">
              <w:rPr>
                <w:rFonts w:ascii="Arial Narrow" w:hAnsi="Arial Narrow"/>
                <w:lang w:val="es-PE"/>
              </w:rPr>
              <w:t>tate</w:t>
            </w:r>
            <w:proofErr w:type="spellEnd"/>
            <w:r w:rsidRPr="002F44A0">
              <w:rPr>
                <w:rFonts w:ascii="Arial Narrow" w:hAnsi="Arial Narrow"/>
                <w:lang w:val="es-PE"/>
              </w:rPr>
              <w:t xml:space="preserve"> </w:t>
            </w:r>
            <w:r>
              <w:rPr>
                <w:rFonts w:ascii="Arial Narrow" w:hAnsi="Arial Narrow"/>
                <w:lang w:val="es-PE"/>
              </w:rPr>
              <w:t>T</w:t>
            </w:r>
            <w:r w:rsidRPr="002F44A0">
              <w:rPr>
                <w:rFonts w:ascii="Arial Narrow" w:hAnsi="Arial Narrow"/>
                <w:lang w:val="es-PE"/>
              </w:rPr>
              <w:t>ransfer</w:t>
            </w:r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643EDE" w14:paraId="3335D821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5057F8C" w14:textId="504A2FD7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SOAP</w:t>
            </w:r>
          </w:p>
        </w:tc>
        <w:tc>
          <w:tcPr>
            <w:tcW w:w="7402" w:type="dxa"/>
          </w:tcPr>
          <w:p w14:paraId="6EFB2135" w14:textId="1D0CC1D0" w:rsidR="002F44A0" w:rsidRP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Simple </w:t>
            </w:r>
            <w:proofErr w:type="spellStart"/>
            <w:r>
              <w:rPr>
                <w:rFonts w:ascii="Arial Narrow" w:hAnsi="Arial Narrow"/>
                <w:lang w:val="es-PE"/>
              </w:rPr>
              <w:t>Object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Access </w:t>
            </w:r>
            <w:proofErr w:type="spellStart"/>
            <w:r>
              <w:rPr>
                <w:rFonts w:ascii="Arial Narrow" w:hAnsi="Arial Narrow"/>
                <w:lang w:val="es-PE"/>
              </w:rPr>
              <w:t>Protocol</w:t>
            </w:r>
            <w:proofErr w:type="spellEnd"/>
            <w:r>
              <w:rPr>
                <w:rFonts w:ascii="Arial Narrow" w:hAnsi="Arial Narrow"/>
                <w:lang w:val="es-PE"/>
              </w:rPr>
              <w:t>. Protocolo estándar utilizado en servicios web.</w:t>
            </w:r>
          </w:p>
        </w:tc>
      </w:tr>
      <w:tr w:rsidR="002F44A0" w:rsidRPr="00643EDE" w14:paraId="0C8017EC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798867C" w14:textId="0AB9AF2D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JMS</w:t>
            </w:r>
          </w:p>
        </w:tc>
        <w:tc>
          <w:tcPr>
            <w:tcW w:w="7402" w:type="dxa"/>
          </w:tcPr>
          <w:p w14:paraId="616C22CE" w14:textId="4630560F" w:rsidR="002F44A0" w:rsidRDefault="002F44A0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Message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Service</w:t>
            </w:r>
            <w:proofErr w:type="spellEnd"/>
            <w:r>
              <w:rPr>
                <w:rFonts w:ascii="Arial Narrow" w:hAnsi="Arial Narrow"/>
                <w:lang w:val="es-PE"/>
              </w:rPr>
              <w:t>. Solución para manejo de cola de mensajes.</w:t>
            </w:r>
          </w:p>
        </w:tc>
      </w:tr>
      <w:tr w:rsidR="002F44A0" w:rsidRPr="00643EDE" w14:paraId="2AFE4B1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0989180B" w14:textId="422E39CD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JPA</w:t>
            </w:r>
          </w:p>
        </w:tc>
        <w:tc>
          <w:tcPr>
            <w:tcW w:w="7402" w:type="dxa"/>
          </w:tcPr>
          <w:p w14:paraId="6B6C0B66" w14:textId="514DE141" w:rsidR="002F44A0" w:rsidRDefault="00B75CC9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Persistence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API. API </w:t>
            </w:r>
            <w:r w:rsidR="00207865">
              <w:rPr>
                <w:rFonts w:ascii="Arial Narrow" w:hAnsi="Arial Narrow"/>
                <w:lang w:val="es-PE"/>
              </w:rPr>
              <w:t xml:space="preserve">para interactuar con la base de datos por medio de objetos Java. </w:t>
            </w:r>
          </w:p>
        </w:tc>
      </w:tr>
      <w:tr w:rsidR="002F44A0" w:rsidRPr="00C4678B" w14:paraId="1F85E965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7F5BC787" w14:textId="49889481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JDBC</w:t>
            </w:r>
          </w:p>
        </w:tc>
        <w:tc>
          <w:tcPr>
            <w:tcW w:w="7402" w:type="dxa"/>
          </w:tcPr>
          <w:p w14:paraId="7F028A70" w14:textId="030F662D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Java </w:t>
            </w:r>
            <w:proofErr w:type="spellStart"/>
            <w:r>
              <w:rPr>
                <w:rFonts w:ascii="Arial Narrow" w:hAnsi="Arial Narrow"/>
                <w:lang w:val="es-PE"/>
              </w:rPr>
              <w:t>Database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>
              <w:rPr>
                <w:rFonts w:ascii="Arial Narrow" w:hAnsi="Arial Narrow"/>
                <w:lang w:val="es-PE"/>
              </w:rPr>
              <w:t>Connectivity</w:t>
            </w:r>
            <w:proofErr w:type="spellEnd"/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2F44A0" w:rsidRPr="00643EDE" w14:paraId="35DF7C7D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1F9DD932" w14:textId="7894E443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MVC</w:t>
            </w:r>
          </w:p>
        </w:tc>
        <w:tc>
          <w:tcPr>
            <w:tcW w:w="7402" w:type="dxa"/>
          </w:tcPr>
          <w:p w14:paraId="05A213D5" w14:textId="4D0F4DF2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proofErr w:type="spellStart"/>
            <w:r>
              <w:rPr>
                <w:rFonts w:ascii="Arial Narrow" w:hAnsi="Arial Narrow"/>
                <w:lang w:val="es-PE"/>
              </w:rPr>
              <w:t>Model</w:t>
            </w:r>
            <w:proofErr w:type="spellEnd"/>
            <w:r>
              <w:rPr>
                <w:rFonts w:ascii="Arial Narrow" w:hAnsi="Arial Narrow"/>
                <w:lang w:val="es-PE"/>
              </w:rPr>
              <w:t>-View-</w:t>
            </w:r>
            <w:proofErr w:type="spellStart"/>
            <w:r>
              <w:rPr>
                <w:rFonts w:ascii="Arial Narrow" w:hAnsi="Arial Narrow"/>
                <w:lang w:val="es-PE"/>
              </w:rPr>
              <w:t>Controller</w:t>
            </w:r>
            <w:proofErr w:type="spellEnd"/>
            <w:r>
              <w:rPr>
                <w:rFonts w:ascii="Arial Narrow" w:hAnsi="Arial Narrow"/>
                <w:lang w:val="es-PE"/>
              </w:rPr>
              <w:t>. Patrón de arquitectura donde se separa los datos, la lógica de negocio y la presentación en tres capas.</w:t>
            </w:r>
          </w:p>
        </w:tc>
      </w:tr>
      <w:tr w:rsidR="002F44A0" w:rsidRPr="00643EDE" w14:paraId="5DC38FD4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2522BC15" w14:textId="781DF559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JSF</w:t>
            </w:r>
          </w:p>
        </w:tc>
        <w:tc>
          <w:tcPr>
            <w:tcW w:w="7402" w:type="dxa"/>
          </w:tcPr>
          <w:p w14:paraId="409636DD" w14:textId="0097E6E5" w:rsidR="002F44A0" w:rsidRDefault="00207865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Server Faces. Framework para</w:t>
            </w:r>
            <w:r w:rsidR="0087267C">
              <w:rPr>
                <w:rFonts w:ascii="Arial Narrow" w:hAnsi="Arial Narrow"/>
                <w:lang w:val="es-PE"/>
              </w:rPr>
              <w:t xml:space="preserve"> simplificar el desarrollo de</w:t>
            </w:r>
            <w:r>
              <w:rPr>
                <w:rFonts w:ascii="Arial Narrow" w:hAnsi="Arial Narrow"/>
                <w:lang w:val="es-PE"/>
              </w:rPr>
              <w:t xml:space="preserve"> aplicaciones web hechas en Java</w:t>
            </w:r>
            <w:r w:rsidR="0087267C">
              <w:rPr>
                <w:rFonts w:ascii="Arial Narrow" w:hAnsi="Arial Narrow"/>
                <w:lang w:val="es-PE"/>
              </w:rPr>
              <w:t>.</w:t>
            </w:r>
          </w:p>
        </w:tc>
      </w:tr>
      <w:tr w:rsidR="0087267C" w:rsidRPr="00C4678B" w14:paraId="469FEA7B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943F767" w14:textId="341441A1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JS</w:t>
            </w:r>
          </w:p>
        </w:tc>
        <w:tc>
          <w:tcPr>
            <w:tcW w:w="7402" w:type="dxa"/>
          </w:tcPr>
          <w:p w14:paraId="6F771650" w14:textId="052DAD35" w:rsidR="0087267C" w:rsidRDefault="0087267C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JavaScript</w:t>
            </w:r>
          </w:p>
        </w:tc>
      </w:tr>
      <w:tr w:rsidR="000030C7" w:rsidRPr="00C4678B" w14:paraId="21434BB8" w14:textId="77777777" w:rsidTr="006D65B3">
        <w:trPr>
          <w:cantSplit/>
        </w:trPr>
        <w:tc>
          <w:tcPr>
            <w:tcW w:w="1958" w:type="dxa"/>
            <w:shd w:val="clear" w:color="auto" w:fill="auto"/>
          </w:tcPr>
          <w:p w14:paraId="64377D27" w14:textId="04CC1922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7402" w:type="dxa"/>
          </w:tcPr>
          <w:p w14:paraId="3FC91BFB" w14:textId="5E5F9160" w:rsidR="000030C7" w:rsidRDefault="000030C7" w:rsidP="006D65B3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Hardware Security Module</w:t>
            </w:r>
          </w:p>
        </w:tc>
      </w:tr>
    </w:tbl>
    <w:p w14:paraId="5269D0FA" w14:textId="60C0794C" w:rsidR="00F34272" w:rsidRDefault="00F34272" w:rsidP="00776662">
      <w:pPr>
        <w:jc w:val="both"/>
        <w:rPr>
          <w:rFonts w:ascii="Arial Narrow" w:hAnsi="Arial Narrow"/>
          <w:lang w:val="es-PE"/>
        </w:rPr>
      </w:pPr>
    </w:p>
    <w:p w14:paraId="52FA3B24" w14:textId="77777777" w:rsidR="00097BEC" w:rsidRPr="00C4678B" w:rsidRDefault="00097BEC" w:rsidP="00776662">
      <w:pPr>
        <w:jc w:val="both"/>
        <w:rPr>
          <w:rFonts w:ascii="Arial Narrow" w:hAnsi="Arial Narrow"/>
          <w:lang w:val="es-PE"/>
        </w:rPr>
      </w:pPr>
    </w:p>
    <w:p w14:paraId="7AB1F74F" w14:textId="77777777" w:rsidR="000D4AE2" w:rsidRPr="00C4678B" w:rsidRDefault="000D4AE2" w:rsidP="000D4AE2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4" w:name="_Toc474914758"/>
      <w:bookmarkStart w:id="5" w:name="_Toc500171725"/>
      <w:bookmarkStart w:id="6" w:name="_Toc522127012"/>
      <w:bookmarkStart w:id="7" w:name="_Toc473808876"/>
      <w:bookmarkEnd w:id="2"/>
      <w:proofErr w:type="spellStart"/>
      <w:r w:rsidRPr="00C4678B">
        <w:rPr>
          <w:rFonts w:ascii="Arial Narrow" w:hAnsi="Arial Narrow"/>
          <w:lang w:val="es-PE"/>
        </w:rPr>
        <w:lastRenderedPageBreak/>
        <w:t>Stakeholders</w:t>
      </w:r>
      <w:bookmarkEnd w:id="4"/>
      <w:bookmarkEnd w:id="5"/>
      <w:bookmarkEnd w:id="6"/>
      <w:proofErr w:type="spellEnd"/>
    </w:p>
    <w:p w14:paraId="00AA9C5C" w14:textId="348BBAEB" w:rsidR="005400A9" w:rsidRPr="00C4678B" w:rsidRDefault="005400A9" w:rsidP="005400A9">
      <w:pPr>
        <w:rPr>
          <w:rFonts w:ascii="Arial Narrow" w:hAnsi="Arial Narrow" w:cs="Arial"/>
          <w:lang w:val="es-PE"/>
        </w:rPr>
      </w:pPr>
      <w:r w:rsidRPr="00C4678B">
        <w:rPr>
          <w:rFonts w:ascii="Arial Narrow" w:hAnsi="Arial Narrow" w:cs="Arial"/>
          <w:lang w:val="es-PE"/>
        </w:rPr>
        <w:t xml:space="preserve">Esta sección muestra las responsabilidades de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para la arquitectura de datos y</w:t>
      </w:r>
      <w:r w:rsidR="000F0CC1" w:rsidRPr="00C4678B">
        <w:rPr>
          <w:rFonts w:ascii="Arial Narrow" w:hAnsi="Arial Narrow" w:cs="Arial"/>
          <w:lang w:val="es-PE"/>
        </w:rPr>
        <w:t xml:space="preserve"> aplicaciones</w:t>
      </w:r>
      <w:r w:rsidRPr="00C4678B">
        <w:rPr>
          <w:rFonts w:ascii="Arial Narrow" w:hAnsi="Arial Narrow" w:cs="Arial"/>
          <w:lang w:val="es-PE"/>
        </w:rPr>
        <w:t xml:space="preserve">. Los </w:t>
      </w:r>
      <w:proofErr w:type="spellStart"/>
      <w:r w:rsidRPr="00C4678B">
        <w:rPr>
          <w:rFonts w:ascii="Arial Narrow" w:hAnsi="Arial Narrow" w:cs="Arial"/>
          <w:lang w:val="es-PE"/>
        </w:rPr>
        <w:t>stakeholders</w:t>
      </w:r>
      <w:proofErr w:type="spellEnd"/>
      <w:r w:rsidRPr="00C4678B">
        <w:rPr>
          <w:rFonts w:ascii="Arial Narrow" w:hAnsi="Arial Narrow" w:cs="Arial"/>
          <w:lang w:val="es-PE"/>
        </w:rPr>
        <w:t xml:space="preserve"> son personas que participan activamente en el proyecto, o cuyos intereses pueden verse afectados positiva o negativamente por la ejecución o la finalización del proyecto.</w:t>
      </w:r>
    </w:p>
    <w:p w14:paraId="2D2AE0B8" w14:textId="77777777" w:rsidR="00E71388" w:rsidRPr="00C4678B" w:rsidRDefault="00E71388" w:rsidP="000D4AE2">
      <w:pPr>
        <w:rPr>
          <w:rFonts w:ascii="Arial Narrow" w:hAnsi="Arial Narrow"/>
          <w:lang w:val="es-PE"/>
        </w:rPr>
      </w:pPr>
    </w:p>
    <w:tbl>
      <w:tblPr>
        <w:tblStyle w:val="TableStyle1"/>
        <w:tblW w:w="3134" w:type="pct"/>
        <w:jc w:val="center"/>
        <w:tblLayout w:type="fixed"/>
        <w:tblLook w:val="04A0" w:firstRow="1" w:lastRow="0" w:firstColumn="1" w:lastColumn="0" w:noHBand="0" w:noVBand="1"/>
      </w:tblPr>
      <w:tblGrid>
        <w:gridCol w:w="3273"/>
        <w:gridCol w:w="2738"/>
      </w:tblGrid>
      <w:tr w:rsidR="00B56330" w:rsidRPr="00C4678B" w14:paraId="7AB1F754" w14:textId="77777777" w:rsidTr="009722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3273" w:type="dxa"/>
          </w:tcPr>
          <w:p w14:paraId="7AB1F751" w14:textId="6997DD22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Rol/Grupo</w:t>
            </w:r>
          </w:p>
        </w:tc>
        <w:tc>
          <w:tcPr>
            <w:tcW w:w="2738" w:type="dxa"/>
          </w:tcPr>
          <w:p w14:paraId="7AB1F752" w14:textId="398368B1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Nombres</w:t>
            </w:r>
          </w:p>
        </w:tc>
      </w:tr>
      <w:tr w:rsidR="00B56330" w:rsidRPr="00C4678B" w14:paraId="0FC92FC5" w14:textId="77777777" w:rsidTr="0097221D">
        <w:trPr>
          <w:jc w:val="center"/>
        </w:trPr>
        <w:tc>
          <w:tcPr>
            <w:tcW w:w="3273" w:type="dxa"/>
          </w:tcPr>
          <w:p w14:paraId="31216A2B" w14:textId="31DD2751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Empresarial/EVOL</w:t>
            </w:r>
          </w:p>
        </w:tc>
        <w:tc>
          <w:tcPr>
            <w:tcW w:w="2738" w:type="dxa"/>
          </w:tcPr>
          <w:p w14:paraId="69F2C045" w14:textId="173A7F38" w:rsidR="00B56330" w:rsidRPr="00C4678B" w:rsidRDefault="00B56330" w:rsidP="001D28BF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José Luis Rentería</w:t>
            </w:r>
          </w:p>
        </w:tc>
      </w:tr>
      <w:tr w:rsidR="00785FFB" w:rsidRPr="00C4678B" w14:paraId="185E531F" w14:textId="77777777" w:rsidTr="0097221D">
        <w:trPr>
          <w:jc w:val="center"/>
        </w:trPr>
        <w:tc>
          <w:tcPr>
            <w:tcW w:w="3273" w:type="dxa"/>
          </w:tcPr>
          <w:p w14:paraId="1555C415" w14:textId="120C0D51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Aplicaciones/EVOL</w:t>
            </w:r>
          </w:p>
        </w:tc>
        <w:tc>
          <w:tcPr>
            <w:tcW w:w="2738" w:type="dxa"/>
          </w:tcPr>
          <w:p w14:paraId="16500F0E" w14:textId="3C7FB9AE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Juan Pablo Gonzales</w:t>
            </w:r>
          </w:p>
        </w:tc>
      </w:tr>
      <w:tr w:rsidR="00785FFB" w:rsidRPr="00C4678B" w14:paraId="77FB429C" w14:textId="77777777" w:rsidTr="0097221D">
        <w:trPr>
          <w:jc w:val="center"/>
        </w:trPr>
        <w:tc>
          <w:tcPr>
            <w:tcW w:w="3273" w:type="dxa"/>
          </w:tcPr>
          <w:p w14:paraId="03963CCF" w14:textId="0114293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de Datos/EVOL</w:t>
            </w:r>
          </w:p>
        </w:tc>
        <w:tc>
          <w:tcPr>
            <w:tcW w:w="2738" w:type="dxa"/>
          </w:tcPr>
          <w:p w14:paraId="35A78DE4" w14:textId="0594F0DC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Nestor Cayllahua</w:t>
            </w:r>
          </w:p>
        </w:tc>
      </w:tr>
      <w:tr w:rsidR="002577E6" w:rsidRPr="00C4678B" w14:paraId="1253B5A7" w14:textId="77777777" w:rsidTr="0097221D">
        <w:trPr>
          <w:jc w:val="center"/>
        </w:trPr>
        <w:tc>
          <w:tcPr>
            <w:tcW w:w="3273" w:type="dxa"/>
          </w:tcPr>
          <w:p w14:paraId="16F75A9A" w14:textId="28971B67" w:rsidR="002577E6" w:rsidRPr="00C4678B" w:rsidRDefault="002577E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Arquitecto de Datos/</w:t>
            </w:r>
            <w:r w:rsidR="00D0618D">
              <w:rPr>
                <w:rFonts w:ascii="Arial Narrow" w:hAnsi="Arial Narrow"/>
                <w:lang w:val="es-PE"/>
              </w:rPr>
              <w:t>EVOL</w:t>
            </w:r>
          </w:p>
        </w:tc>
        <w:tc>
          <w:tcPr>
            <w:tcW w:w="2738" w:type="dxa"/>
          </w:tcPr>
          <w:p w14:paraId="2A5B7993" w14:textId="114302ED" w:rsidR="002577E6" w:rsidRPr="00C4678B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Jorge Guerreros</w:t>
            </w:r>
          </w:p>
        </w:tc>
      </w:tr>
      <w:tr w:rsidR="00D0618D" w:rsidRPr="00C4678B" w14:paraId="1EDBFABA" w14:textId="77777777" w:rsidTr="0097221D">
        <w:trPr>
          <w:jc w:val="center"/>
        </w:trPr>
        <w:tc>
          <w:tcPr>
            <w:tcW w:w="3273" w:type="dxa"/>
          </w:tcPr>
          <w:p w14:paraId="2FECF5C5" w14:textId="0D73012B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Analista Funcional/EVOL</w:t>
            </w:r>
          </w:p>
        </w:tc>
        <w:tc>
          <w:tcPr>
            <w:tcW w:w="2738" w:type="dxa"/>
          </w:tcPr>
          <w:p w14:paraId="309D553E" w14:textId="09257462" w:rsidR="00D0618D" w:rsidRDefault="00D0618D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Maura Cieza</w:t>
            </w:r>
          </w:p>
        </w:tc>
      </w:tr>
      <w:tr w:rsidR="00785FFB" w:rsidRPr="00C4678B" w14:paraId="0E33DB53" w14:textId="77777777" w:rsidTr="0097221D">
        <w:trPr>
          <w:jc w:val="center"/>
        </w:trPr>
        <w:tc>
          <w:tcPr>
            <w:tcW w:w="3273" w:type="dxa"/>
          </w:tcPr>
          <w:p w14:paraId="6C156CDF" w14:textId="43021DDD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TI/Integra</w:t>
            </w:r>
          </w:p>
        </w:tc>
        <w:tc>
          <w:tcPr>
            <w:tcW w:w="2738" w:type="dxa"/>
          </w:tcPr>
          <w:p w14:paraId="0CFE8D98" w14:textId="38F5F070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Pedro Tapia</w:t>
            </w:r>
          </w:p>
        </w:tc>
      </w:tr>
      <w:tr w:rsidR="00785FFB" w:rsidRPr="00C4678B" w14:paraId="501A455E" w14:textId="77777777" w:rsidTr="0097221D">
        <w:trPr>
          <w:jc w:val="center"/>
        </w:trPr>
        <w:tc>
          <w:tcPr>
            <w:tcW w:w="3273" w:type="dxa"/>
          </w:tcPr>
          <w:p w14:paraId="32E2018A" w14:textId="525F1404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2361D1CB" w14:textId="609D664A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Rayner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Huamantumba</w:t>
            </w:r>
            <w:proofErr w:type="spellEnd"/>
          </w:p>
        </w:tc>
      </w:tr>
      <w:tr w:rsidR="00785FFB" w:rsidRPr="00C4678B" w14:paraId="296AFDD2" w14:textId="77777777" w:rsidTr="0097221D">
        <w:trPr>
          <w:jc w:val="center"/>
        </w:trPr>
        <w:tc>
          <w:tcPr>
            <w:tcW w:w="3273" w:type="dxa"/>
          </w:tcPr>
          <w:p w14:paraId="4A46C767" w14:textId="4F9AE940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Técnico/Integra</w:t>
            </w:r>
          </w:p>
        </w:tc>
        <w:tc>
          <w:tcPr>
            <w:tcW w:w="2738" w:type="dxa"/>
          </w:tcPr>
          <w:p w14:paraId="185C94DC" w14:textId="6C41EDEA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Marcelo Meza</w:t>
            </w:r>
          </w:p>
        </w:tc>
      </w:tr>
      <w:tr w:rsidR="00785FFB" w:rsidRPr="00C4678B" w14:paraId="236CB58E" w14:textId="77777777" w:rsidTr="0097221D">
        <w:trPr>
          <w:jc w:val="center"/>
        </w:trPr>
        <w:tc>
          <w:tcPr>
            <w:tcW w:w="3273" w:type="dxa"/>
          </w:tcPr>
          <w:p w14:paraId="33E82A2B" w14:textId="4AC788FF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Líder Técnico/Prima</w:t>
            </w:r>
          </w:p>
        </w:tc>
        <w:tc>
          <w:tcPr>
            <w:tcW w:w="2738" w:type="dxa"/>
          </w:tcPr>
          <w:p w14:paraId="6CA68A03" w14:textId="162A17BB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Nancy Bohorquez</w:t>
            </w:r>
          </w:p>
        </w:tc>
      </w:tr>
      <w:tr w:rsidR="00785FFB" w:rsidRPr="00C4678B" w14:paraId="08C29285" w14:textId="77777777" w:rsidTr="0097221D">
        <w:trPr>
          <w:jc w:val="center"/>
        </w:trPr>
        <w:tc>
          <w:tcPr>
            <w:tcW w:w="3273" w:type="dxa"/>
          </w:tcPr>
          <w:p w14:paraId="5CB7C292" w14:textId="5E64A91B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10B0504E" w14:textId="7D325A90" w:rsidR="00785FFB" w:rsidRPr="00C4678B" w:rsidRDefault="00785FFB" w:rsidP="00785FFB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William Ccucho</w:t>
            </w:r>
          </w:p>
        </w:tc>
      </w:tr>
      <w:tr w:rsidR="00785FFB" w:rsidRPr="00C4678B" w14:paraId="76108270" w14:textId="77777777" w:rsidTr="0097221D">
        <w:trPr>
          <w:jc w:val="center"/>
        </w:trPr>
        <w:tc>
          <w:tcPr>
            <w:tcW w:w="3273" w:type="dxa"/>
          </w:tcPr>
          <w:p w14:paraId="249EA5BB" w14:textId="6C6A3A63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Analista Senior Desarrollo/Integra</w:t>
            </w:r>
          </w:p>
        </w:tc>
        <w:tc>
          <w:tcPr>
            <w:tcW w:w="2738" w:type="dxa"/>
          </w:tcPr>
          <w:p w14:paraId="7548B13A" w14:textId="2AECFC03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Luis Polo</w:t>
            </w:r>
          </w:p>
        </w:tc>
      </w:tr>
      <w:tr w:rsidR="00785FFB" w:rsidRPr="00C4678B" w14:paraId="11A55216" w14:textId="77777777" w:rsidTr="0097221D">
        <w:trPr>
          <w:jc w:val="center"/>
        </w:trPr>
        <w:tc>
          <w:tcPr>
            <w:tcW w:w="3273" w:type="dxa"/>
          </w:tcPr>
          <w:p w14:paraId="43227127" w14:textId="2CC2DB3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1B5BB917" w14:textId="5C2C4472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Marco Begazo</w:t>
            </w:r>
          </w:p>
        </w:tc>
      </w:tr>
      <w:tr w:rsidR="00785FFB" w:rsidRPr="00C4678B" w14:paraId="44564B23" w14:textId="77777777" w:rsidTr="0097221D">
        <w:trPr>
          <w:jc w:val="center"/>
        </w:trPr>
        <w:tc>
          <w:tcPr>
            <w:tcW w:w="3273" w:type="dxa"/>
          </w:tcPr>
          <w:p w14:paraId="2FBB55E6" w14:textId="286A7F28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40DB2774" w14:textId="000BB96C" w:rsidR="00785FFB" w:rsidRPr="00C4678B" w:rsidRDefault="00785FFB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Mauricio Soto</w:t>
            </w:r>
          </w:p>
        </w:tc>
      </w:tr>
      <w:tr w:rsidR="0005043C" w:rsidRPr="00C4678B" w14:paraId="12E3AF7B" w14:textId="77777777" w:rsidTr="0097221D">
        <w:trPr>
          <w:jc w:val="center"/>
        </w:trPr>
        <w:tc>
          <w:tcPr>
            <w:tcW w:w="3273" w:type="dxa"/>
          </w:tcPr>
          <w:p w14:paraId="0776FC2E" w14:textId="791F711F" w:rsidR="0005043C" w:rsidRPr="00C4678B" w:rsidRDefault="0005043C" w:rsidP="00785FF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Arquitecto TI/Prima</w:t>
            </w:r>
          </w:p>
        </w:tc>
        <w:tc>
          <w:tcPr>
            <w:tcW w:w="2738" w:type="dxa"/>
          </w:tcPr>
          <w:p w14:paraId="7AB5289B" w14:textId="55A144C9" w:rsidR="0005043C" w:rsidRPr="00C4678B" w:rsidRDefault="00AD3186" w:rsidP="00785FFB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Oscar Macedo</w:t>
            </w:r>
          </w:p>
        </w:tc>
      </w:tr>
    </w:tbl>
    <w:p w14:paraId="7AB1F755" w14:textId="223410F9" w:rsidR="008F62A9" w:rsidRPr="00C4678B" w:rsidRDefault="006C2BFB" w:rsidP="008F62A9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8" w:name="_Toc522127013"/>
      <w:bookmarkEnd w:id="7"/>
      <w:r w:rsidRPr="00C4678B">
        <w:rPr>
          <w:rFonts w:ascii="Arial Narrow" w:hAnsi="Arial Narrow"/>
          <w:lang w:val="es-PE"/>
        </w:rPr>
        <w:lastRenderedPageBreak/>
        <w:t>Objetivos</w:t>
      </w:r>
      <w:r w:rsidR="00193A17" w:rsidRPr="00C4678B">
        <w:rPr>
          <w:rFonts w:ascii="Arial Narrow" w:hAnsi="Arial Narrow"/>
          <w:lang w:val="es-PE"/>
        </w:rPr>
        <w:t xml:space="preserve"> y Restricciones</w:t>
      </w:r>
      <w:bookmarkEnd w:id="8"/>
    </w:p>
    <w:p w14:paraId="3A784F3F" w14:textId="49A5BEA1" w:rsidR="00A737FF" w:rsidRPr="00C4678B" w:rsidRDefault="00F759AA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</w:t>
      </w:r>
      <w:r w:rsidR="002D62DD" w:rsidRPr="00C4678B">
        <w:rPr>
          <w:rFonts w:ascii="Arial Narrow" w:hAnsi="Arial Narrow"/>
          <w:lang w:val="es-PE"/>
        </w:rPr>
        <w:t>n e</w:t>
      </w:r>
      <w:r w:rsidRPr="00C4678B">
        <w:rPr>
          <w:rFonts w:ascii="Arial Narrow" w:hAnsi="Arial Narrow"/>
          <w:lang w:val="es-PE"/>
        </w:rPr>
        <w:t xml:space="preserve">sta sección describe </w:t>
      </w:r>
      <w:r w:rsidR="008430F1" w:rsidRPr="00C4678B">
        <w:rPr>
          <w:rFonts w:ascii="Arial Narrow" w:hAnsi="Arial Narrow"/>
          <w:lang w:val="es-PE"/>
        </w:rPr>
        <w:t>los</w:t>
      </w:r>
      <w:r w:rsidRPr="00C4678B">
        <w:rPr>
          <w:rFonts w:ascii="Arial Narrow" w:hAnsi="Arial Narrow"/>
          <w:lang w:val="es-PE"/>
        </w:rPr>
        <w:t xml:space="preserve"> </w:t>
      </w:r>
      <w:r w:rsidR="007C1305" w:rsidRPr="00C4678B">
        <w:rPr>
          <w:rFonts w:ascii="Arial Narrow" w:hAnsi="Arial Narrow"/>
          <w:lang w:val="es-PE"/>
        </w:rPr>
        <w:t>objetivos, tanto de negocio como de TI,</w:t>
      </w:r>
      <w:r w:rsidR="00685177" w:rsidRPr="00C4678B">
        <w:rPr>
          <w:rFonts w:ascii="Arial Narrow" w:hAnsi="Arial Narrow"/>
          <w:lang w:val="es-PE"/>
        </w:rPr>
        <w:t xml:space="preserve"> las restricciones</w:t>
      </w:r>
      <w:r w:rsidR="007C1305" w:rsidRPr="00C4678B">
        <w:rPr>
          <w:rFonts w:ascii="Arial Narrow" w:hAnsi="Arial Narrow"/>
          <w:lang w:val="es-PE"/>
        </w:rPr>
        <w:t xml:space="preserve"> y las capacidades</w:t>
      </w:r>
      <w:r w:rsidRPr="00C4678B">
        <w:rPr>
          <w:rFonts w:ascii="Arial Narrow" w:hAnsi="Arial Narrow"/>
          <w:lang w:val="es-PE"/>
        </w:rPr>
        <w:t xml:space="preserve"> que la arquitectura </w:t>
      </w:r>
      <w:proofErr w:type="spellStart"/>
      <w:r w:rsidR="00F305AA" w:rsidRPr="00C4678B">
        <w:rPr>
          <w:rFonts w:ascii="Arial Narrow" w:hAnsi="Arial Narrow"/>
          <w:lang w:val="es-PE"/>
        </w:rPr>
        <w:t>To</w:t>
      </w:r>
      <w:proofErr w:type="spellEnd"/>
      <w:r w:rsidR="00F305AA" w:rsidRPr="00C4678B">
        <w:rPr>
          <w:rFonts w:ascii="Arial Narrow" w:hAnsi="Arial Narrow"/>
          <w:lang w:val="es-PE"/>
        </w:rPr>
        <w:t xml:space="preserve">-Be </w:t>
      </w:r>
      <w:r w:rsidRPr="00C4678B">
        <w:rPr>
          <w:rFonts w:ascii="Arial Narrow" w:hAnsi="Arial Narrow"/>
          <w:lang w:val="es-PE"/>
        </w:rPr>
        <w:t>debe cumplir.</w:t>
      </w:r>
    </w:p>
    <w:p w14:paraId="66CE1E88" w14:textId="6CC872B2" w:rsidR="00685177" w:rsidRPr="00C4678B" w:rsidRDefault="00E14FDB" w:rsidP="0068517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9" w:name="_Toc522127014"/>
      <w:r w:rsidRPr="00C4678B">
        <w:rPr>
          <w:rFonts w:ascii="Arial Narrow" w:hAnsi="Arial Narrow"/>
          <w:lang w:val="es-PE"/>
        </w:rPr>
        <w:t>Objetivos de Negocio</w:t>
      </w:r>
      <w:bookmarkEnd w:id="9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273"/>
        <w:gridCol w:w="8765"/>
      </w:tblGrid>
      <w:tr w:rsidR="00685177" w:rsidRPr="00C4678B" w14:paraId="521C406C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272" w:type="dxa"/>
          </w:tcPr>
          <w:p w14:paraId="0C76296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C1F9177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Objetivo de Negocio</w:t>
            </w:r>
          </w:p>
        </w:tc>
      </w:tr>
      <w:tr w:rsidR="00685177" w:rsidRPr="00643EDE" w14:paraId="127F7D22" w14:textId="77777777" w:rsidTr="00CF2517">
        <w:tc>
          <w:tcPr>
            <w:tcW w:w="1272" w:type="dxa"/>
            <w:vMerge w:val="restart"/>
            <w:vAlign w:val="center"/>
          </w:tcPr>
          <w:p w14:paraId="20E03FEF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Desafíos del SPP</w:t>
            </w:r>
          </w:p>
        </w:tc>
        <w:tc>
          <w:tcPr>
            <w:tcW w:w="8766" w:type="dxa"/>
          </w:tcPr>
          <w:p w14:paraId="56017F5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la imagen del Sistema Privado de Pensiones</w:t>
            </w:r>
          </w:p>
        </w:tc>
      </w:tr>
      <w:tr w:rsidR="00685177" w:rsidRPr="00643EDE" w14:paraId="7FD7AD01" w14:textId="77777777" w:rsidTr="00CF2517">
        <w:tc>
          <w:tcPr>
            <w:tcW w:w="1272" w:type="dxa"/>
            <w:vMerge/>
            <w:vAlign w:val="center"/>
          </w:tcPr>
          <w:p w14:paraId="3FF0483C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000FF932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Dar mejor soporte a la centralización de procesos del SPP</w:t>
            </w:r>
          </w:p>
        </w:tc>
      </w:tr>
      <w:tr w:rsidR="00685177" w:rsidRPr="00643EDE" w14:paraId="7324465E" w14:textId="77777777" w:rsidTr="00CF2517">
        <w:tc>
          <w:tcPr>
            <w:tcW w:w="1272" w:type="dxa"/>
            <w:vMerge/>
            <w:vAlign w:val="center"/>
          </w:tcPr>
          <w:p w14:paraId="10150843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11EAAE1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costos de administración de fondos de pensiones</w:t>
            </w:r>
          </w:p>
        </w:tc>
      </w:tr>
      <w:tr w:rsidR="00685177" w:rsidRPr="00C4678B" w14:paraId="3D5C2FCA" w14:textId="77777777" w:rsidTr="00CF2517">
        <w:tc>
          <w:tcPr>
            <w:tcW w:w="1272" w:type="dxa"/>
            <w:vMerge w:val="restart"/>
            <w:vAlign w:val="center"/>
          </w:tcPr>
          <w:p w14:paraId="51AC8AF2" w14:textId="77777777" w:rsidR="00685177" w:rsidRPr="00C4678B" w:rsidRDefault="00685177" w:rsidP="00CF2517">
            <w:pPr>
              <w:jc w:val="center"/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 xml:space="preserve">Necesidades del Negocio de </w:t>
            </w:r>
            <w:proofErr w:type="spellStart"/>
            <w:r w:rsidRPr="00C4678B">
              <w:rPr>
                <w:rFonts w:ascii="Arial Narrow" w:hAnsi="Arial Narrow" w:cs="Arial"/>
                <w:lang w:val="es-PE"/>
              </w:rPr>
              <w:t>AFP’s</w:t>
            </w:r>
            <w:proofErr w:type="spellEnd"/>
          </w:p>
        </w:tc>
        <w:tc>
          <w:tcPr>
            <w:tcW w:w="8766" w:type="dxa"/>
          </w:tcPr>
          <w:p w14:paraId="635B370F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Fidelización y diferenciación</w:t>
            </w:r>
          </w:p>
        </w:tc>
      </w:tr>
      <w:tr w:rsidR="00685177" w:rsidRPr="00C4678B" w14:paraId="64386B75" w14:textId="77777777" w:rsidTr="00CF2517">
        <w:tc>
          <w:tcPr>
            <w:tcW w:w="1272" w:type="dxa"/>
            <w:vMerge/>
          </w:tcPr>
          <w:p w14:paraId="14A21D1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A42EADA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Diversificar oferta de productos</w:t>
            </w:r>
          </w:p>
        </w:tc>
      </w:tr>
      <w:tr w:rsidR="00685177" w:rsidRPr="00C4678B" w14:paraId="6F7E9C28" w14:textId="77777777" w:rsidTr="00CF2517">
        <w:tc>
          <w:tcPr>
            <w:tcW w:w="1272" w:type="dxa"/>
            <w:vMerge/>
          </w:tcPr>
          <w:p w14:paraId="637F658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967002E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Simplificar procesos</w:t>
            </w:r>
          </w:p>
        </w:tc>
      </w:tr>
      <w:tr w:rsidR="00685177" w:rsidRPr="00C4678B" w14:paraId="48EB2F28" w14:textId="77777777" w:rsidTr="00CF2517">
        <w:tc>
          <w:tcPr>
            <w:tcW w:w="1272" w:type="dxa"/>
            <w:vMerge/>
          </w:tcPr>
          <w:p w14:paraId="67399441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6F966D8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Mejorar servicios</w:t>
            </w:r>
          </w:p>
        </w:tc>
      </w:tr>
      <w:tr w:rsidR="00685177" w:rsidRPr="00643EDE" w14:paraId="3DB3847D" w14:textId="77777777" w:rsidTr="00CF2517">
        <w:tc>
          <w:tcPr>
            <w:tcW w:w="1272" w:type="dxa"/>
            <w:vMerge/>
          </w:tcPr>
          <w:p w14:paraId="017CDE56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</w:p>
        </w:tc>
        <w:tc>
          <w:tcPr>
            <w:tcW w:w="8766" w:type="dxa"/>
          </w:tcPr>
          <w:p w14:paraId="2E6A43B0" w14:textId="77777777" w:rsidR="00685177" w:rsidRPr="00C4678B" w:rsidRDefault="00685177" w:rsidP="00CF2517">
            <w:pPr>
              <w:rPr>
                <w:rFonts w:ascii="Arial Narrow" w:hAnsi="Arial Narrow" w:cs="Arial"/>
                <w:lang w:val="es-PE"/>
              </w:rPr>
            </w:pPr>
            <w:r w:rsidRPr="00C4678B">
              <w:rPr>
                <w:rFonts w:ascii="Arial Narrow" w:hAnsi="Arial Narrow" w:cs="Arial"/>
                <w:lang w:val="es-PE"/>
              </w:rPr>
              <w:t>Reducir el riesgo operativo automatizando procesos manuales</w:t>
            </w:r>
          </w:p>
        </w:tc>
      </w:tr>
    </w:tbl>
    <w:p w14:paraId="7AB1F75C" w14:textId="36B8FC11" w:rsidR="008F62A9" w:rsidRPr="00C4678B" w:rsidRDefault="00475753" w:rsidP="008F62A9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0" w:name="_Toc522127015"/>
      <w:r w:rsidRPr="00C4678B">
        <w:rPr>
          <w:rFonts w:ascii="Arial Narrow" w:hAnsi="Arial Narrow"/>
          <w:lang w:val="es-PE"/>
        </w:rPr>
        <w:t xml:space="preserve">Objetivos de </w:t>
      </w:r>
      <w:r w:rsidR="00454002" w:rsidRPr="00C4678B">
        <w:rPr>
          <w:rFonts w:ascii="Arial Narrow" w:hAnsi="Arial Narrow"/>
          <w:lang w:val="es-PE"/>
        </w:rPr>
        <w:t>TI</w:t>
      </w:r>
      <w:bookmarkEnd w:id="10"/>
    </w:p>
    <w:tbl>
      <w:tblPr>
        <w:tblStyle w:val="TableStyle1"/>
        <w:tblW w:w="10038" w:type="dxa"/>
        <w:tblLook w:val="04A0" w:firstRow="1" w:lastRow="0" w:firstColumn="1" w:lastColumn="0" w:noHBand="0" w:noVBand="1"/>
      </w:tblPr>
      <w:tblGrid>
        <w:gridCol w:w="10038"/>
      </w:tblGrid>
      <w:tr w:rsidR="00110276" w:rsidRPr="00C4678B" w14:paraId="59EA2639" w14:textId="77777777" w:rsidTr="00CF25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038" w:type="dxa"/>
          </w:tcPr>
          <w:p w14:paraId="3B52288B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Objetivo de TI</w:t>
            </w:r>
          </w:p>
        </w:tc>
      </w:tr>
      <w:tr w:rsidR="00110276" w:rsidRPr="00C4678B" w14:paraId="73DDC5E7" w14:textId="77777777" w:rsidTr="00CF2517">
        <w:tc>
          <w:tcPr>
            <w:tcW w:w="10038" w:type="dxa"/>
          </w:tcPr>
          <w:p w14:paraId="06C94EB9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Reducir obsolescencia tecnológica.</w:t>
            </w:r>
          </w:p>
        </w:tc>
      </w:tr>
      <w:tr w:rsidR="00110276" w:rsidRPr="00643EDE" w14:paraId="391264A6" w14:textId="77777777" w:rsidTr="00CF2517">
        <w:tc>
          <w:tcPr>
            <w:tcW w:w="10038" w:type="dxa"/>
          </w:tcPr>
          <w:p w14:paraId="1DFE1FB0" w14:textId="14AD5B2D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Disminuir los costos de desarrollo, mantenimiento y operación del </w:t>
            </w:r>
            <w:r w:rsidR="00784A4E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pensiones.</w:t>
            </w:r>
          </w:p>
        </w:tc>
      </w:tr>
      <w:tr w:rsidR="00110276" w:rsidRPr="00643EDE" w14:paraId="125F3F54" w14:textId="77777777" w:rsidTr="00CF2517">
        <w:tc>
          <w:tcPr>
            <w:tcW w:w="10038" w:type="dxa"/>
          </w:tcPr>
          <w:p w14:paraId="11AC199C" w14:textId="1E93B666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Mejorar </w:t>
            </w:r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ime-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T</w:t>
            </w:r>
            <w:r w:rsidRPr="00C4678B">
              <w:rPr>
                <w:rFonts w:ascii="Arial Narrow" w:hAnsi="Arial Narrow"/>
                <w:lang w:val="es-PE"/>
              </w:rPr>
              <w:t>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-</w:t>
            </w:r>
            <w:proofErr w:type="spellStart"/>
            <w:r w:rsidR="00784A4E" w:rsidRPr="00C4678B">
              <w:rPr>
                <w:rFonts w:ascii="Arial Narrow" w:hAnsi="Arial Narrow"/>
                <w:lang w:val="es-PE"/>
              </w:rPr>
              <w:t>M</w:t>
            </w:r>
            <w:r w:rsidRPr="00C4678B">
              <w:rPr>
                <w:rFonts w:ascii="Arial Narrow" w:hAnsi="Arial Narrow"/>
                <w:lang w:val="es-PE"/>
              </w:rPr>
              <w:t>arket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implementación de cambios.</w:t>
            </w:r>
          </w:p>
        </w:tc>
      </w:tr>
      <w:tr w:rsidR="00110276" w:rsidRPr="00643EDE" w14:paraId="76B15958" w14:textId="77777777" w:rsidTr="00CF2517">
        <w:tc>
          <w:tcPr>
            <w:tcW w:w="10038" w:type="dxa"/>
          </w:tcPr>
          <w:p w14:paraId="6B0D423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Aprovechar sinergias tecnológicas entre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110276" w:rsidRPr="00643EDE" w14:paraId="5B4F15E3" w14:textId="77777777" w:rsidTr="00CF2517">
        <w:tc>
          <w:tcPr>
            <w:tcW w:w="10038" w:type="dxa"/>
          </w:tcPr>
          <w:p w14:paraId="0CBD7571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Incrementar la calidad y servicio al cliente interno y externo.</w:t>
            </w:r>
          </w:p>
        </w:tc>
      </w:tr>
      <w:tr w:rsidR="00110276" w:rsidRPr="00643EDE" w14:paraId="32DBD4C5" w14:textId="77777777" w:rsidTr="00CF2517">
        <w:tc>
          <w:tcPr>
            <w:tcW w:w="10038" w:type="dxa"/>
          </w:tcPr>
          <w:p w14:paraId="04079B42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un sistema seguro y confiable.</w:t>
            </w:r>
          </w:p>
        </w:tc>
      </w:tr>
      <w:tr w:rsidR="00110276" w:rsidRPr="00643EDE" w14:paraId="294283C2" w14:textId="77777777" w:rsidTr="00CF2517">
        <w:tc>
          <w:tcPr>
            <w:tcW w:w="10038" w:type="dxa"/>
          </w:tcPr>
          <w:p w14:paraId="367E6056" w14:textId="77777777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Definir políticas y procedimientos de TI.</w:t>
            </w:r>
          </w:p>
        </w:tc>
      </w:tr>
      <w:tr w:rsidR="00110276" w:rsidRPr="00643EDE" w14:paraId="6BCD9451" w14:textId="77777777" w:rsidTr="00CF2517">
        <w:tc>
          <w:tcPr>
            <w:tcW w:w="10038" w:type="dxa"/>
          </w:tcPr>
          <w:p w14:paraId="77C56C03" w14:textId="4C9777D4" w:rsidR="00110276" w:rsidRPr="00C4678B" w:rsidRDefault="00110276" w:rsidP="00110276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Facilitar la implementación futura de un modelo BPO basado en el nuevo </w:t>
            </w:r>
            <w:r w:rsidR="001147B2" w:rsidRPr="00C4678B">
              <w:rPr>
                <w:rFonts w:ascii="Arial Narrow" w:hAnsi="Arial Narrow"/>
                <w:lang w:val="es-PE"/>
              </w:rPr>
              <w:t>Core</w:t>
            </w:r>
            <w:r w:rsidRPr="00C4678B">
              <w:rPr>
                <w:rFonts w:ascii="Arial Narrow" w:hAnsi="Arial Narrow"/>
                <w:lang w:val="es-PE"/>
              </w:rPr>
              <w:t xml:space="preserve"> de pensiones</w:t>
            </w:r>
          </w:p>
        </w:tc>
      </w:tr>
    </w:tbl>
    <w:p w14:paraId="170FB125" w14:textId="0FE0CE2E" w:rsidR="00685177" w:rsidRDefault="00685177" w:rsidP="008F62A9">
      <w:pPr>
        <w:rPr>
          <w:rFonts w:ascii="Arial Narrow" w:hAnsi="Arial Narrow"/>
          <w:lang w:val="es-ES"/>
        </w:rPr>
      </w:pPr>
    </w:p>
    <w:p w14:paraId="3E52614D" w14:textId="77777777" w:rsidR="00DD14CB" w:rsidRPr="00C4678B" w:rsidRDefault="00DD14CB" w:rsidP="008F62A9">
      <w:pPr>
        <w:rPr>
          <w:rFonts w:ascii="Arial Narrow" w:hAnsi="Arial Narrow"/>
          <w:lang w:val="es-ES"/>
        </w:rPr>
      </w:pPr>
    </w:p>
    <w:p w14:paraId="600D04F4" w14:textId="6E9EF6B9" w:rsidR="00685177" w:rsidRPr="00C4678B" w:rsidRDefault="00454002" w:rsidP="0068517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11" w:name="_Toc522127016"/>
      <w:r w:rsidRPr="00C4678B">
        <w:rPr>
          <w:rFonts w:ascii="Arial Narrow" w:hAnsi="Arial Narrow"/>
          <w:lang w:val="es-PE"/>
        </w:rPr>
        <w:lastRenderedPageBreak/>
        <w:t>Capacidades</w:t>
      </w:r>
      <w:bookmarkEnd w:id="11"/>
    </w:p>
    <w:p w14:paraId="636C0A38" w14:textId="77777777" w:rsidR="008F3067" w:rsidRPr="00C4678B" w:rsidRDefault="008F3067" w:rsidP="008F3067">
      <w:pPr>
        <w:rPr>
          <w:rFonts w:ascii="Arial Narrow" w:hAnsi="Arial Narrow"/>
          <w:lang w:val="es-PE"/>
        </w:rPr>
      </w:pPr>
    </w:p>
    <w:tbl>
      <w:tblPr>
        <w:tblStyle w:val="TableStyle1"/>
        <w:tblW w:w="9590" w:type="dxa"/>
        <w:tblLook w:val="04A0" w:firstRow="1" w:lastRow="0" w:firstColumn="1" w:lastColumn="0" w:noHBand="0" w:noVBand="1"/>
      </w:tblPr>
      <w:tblGrid>
        <w:gridCol w:w="1881"/>
        <w:gridCol w:w="2111"/>
        <w:gridCol w:w="5598"/>
      </w:tblGrid>
      <w:tr w:rsidR="00C40E35" w:rsidRPr="00C4678B" w14:paraId="7B746DA2" w14:textId="77777777" w:rsidTr="00C40E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1881" w:type="dxa"/>
          </w:tcPr>
          <w:p w14:paraId="6EA5052C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04678A7D" w14:textId="6770D4EA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598" w:type="dxa"/>
          </w:tcPr>
          <w:p w14:paraId="13388C8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C40E35" w:rsidRPr="00643EDE" w14:paraId="57860C79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27EF50D2" w14:textId="518CD67C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Aplicaciones</w:t>
            </w:r>
          </w:p>
        </w:tc>
        <w:tc>
          <w:tcPr>
            <w:tcW w:w="2111" w:type="dxa"/>
          </w:tcPr>
          <w:p w14:paraId="37483C59" w14:textId="39AFCA43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Soporte de Gestión Documental</w:t>
            </w:r>
          </w:p>
        </w:tc>
        <w:tc>
          <w:tcPr>
            <w:tcW w:w="5598" w:type="dxa"/>
          </w:tcPr>
          <w:p w14:paraId="6940017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integración con herramienta de Gestión Documental.</w:t>
            </w:r>
          </w:p>
        </w:tc>
      </w:tr>
      <w:tr w:rsidR="00C40E35" w:rsidRPr="00643EDE" w14:paraId="710D4818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59E092A6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3DDC6DB" w14:textId="60EC074A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Workflow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, Control de datos y Alertas</w:t>
            </w:r>
          </w:p>
        </w:tc>
        <w:tc>
          <w:tcPr>
            <w:tcW w:w="5598" w:type="dxa"/>
          </w:tcPr>
          <w:p w14:paraId="5E229DD1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Posibilidad de crear y monitorear flujos de trabajo, así como alertas y notificaciones de estos.</w:t>
            </w:r>
          </w:p>
        </w:tc>
      </w:tr>
      <w:tr w:rsidR="00C40E35" w:rsidRPr="00643EDE" w14:paraId="44F04BEA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6A422EA5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E5A668F" w14:textId="0EEB0C43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Modular</w:t>
            </w:r>
          </w:p>
        </w:tc>
        <w:tc>
          <w:tcPr>
            <w:tcW w:w="5598" w:type="dxa"/>
          </w:tcPr>
          <w:p w14:paraId="5D1D37BE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Soporta componentes de aplicación independientes y desacoplados.</w:t>
            </w:r>
          </w:p>
        </w:tc>
      </w:tr>
      <w:tr w:rsidR="00C40E35" w:rsidRPr="00643EDE" w14:paraId="549BCD39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65F859E8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15BA173D" w14:textId="35C51D0D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Parametrizable</w:t>
            </w:r>
          </w:p>
        </w:tc>
        <w:tc>
          <w:tcPr>
            <w:tcW w:w="5598" w:type="dxa"/>
          </w:tcPr>
          <w:p w14:paraId="1F1A43A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Alto nivel de parametrización de los módulos del sistema.</w:t>
            </w:r>
          </w:p>
          <w:p w14:paraId="4DA1EB87" w14:textId="77777777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Cuentas/Clientes con atributos flexibles. Posibilidad de agregar información adicional a clientes o cuentas sin realizar modificaciones al sistema.</w:t>
            </w:r>
          </w:p>
          <w:p w14:paraId="57D58B09" w14:textId="22B94EFD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Multicuenta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diferentes cuentas por afiliado y asignación de múltiples afiliados por cuenta.</w:t>
            </w:r>
          </w:p>
          <w:p w14:paraId="3643AED0" w14:textId="1F5106D2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Multiproducto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/Multiservicio: Tener la capacidad de definir y soportar distintos productos o servicios.</w:t>
            </w:r>
          </w:p>
          <w:p w14:paraId="5D963388" w14:textId="04D003D9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Multimoneda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Manejo de múltiples monedas.</w:t>
            </w:r>
          </w:p>
          <w:p w14:paraId="6643DDAB" w14:textId="4A141C34" w:rsidR="00C40E35" w:rsidRPr="00C4678B" w:rsidRDefault="00C40E35" w:rsidP="00725E7B">
            <w:pPr>
              <w:numPr>
                <w:ilvl w:val="0"/>
                <w:numId w:val="5"/>
              </w:numPr>
              <w:rPr>
                <w:rFonts w:ascii="Arial Narrow" w:hAnsi="Arial Narrow"/>
                <w:lang w:val="es-PE"/>
              </w:rPr>
            </w:pPr>
            <w:proofErr w:type="spellStart"/>
            <w:r w:rsidRPr="00C4678B">
              <w:rPr>
                <w:rFonts w:ascii="Arial Narrow" w:hAnsi="Arial Narrow"/>
                <w:lang w:val="es-PE"/>
              </w:rPr>
              <w:t>Multifondo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: Posibilidad de distribuir o asignar cuentas a distintos tipos de fondo.</w:t>
            </w:r>
          </w:p>
        </w:tc>
      </w:tr>
      <w:tr w:rsidR="00C40E35" w:rsidRPr="00643EDE" w14:paraId="54C874D4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44EFE4A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0A48E90C" w14:textId="5BD9932C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Multicompañía</w:t>
            </w:r>
          </w:p>
        </w:tc>
        <w:tc>
          <w:tcPr>
            <w:tcW w:w="5598" w:type="dxa"/>
          </w:tcPr>
          <w:p w14:paraId="2A21265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Manejo de varias empresas, permitiendo el ingreso de nuevas.</w:t>
            </w:r>
          </w:p>
        </w:tc>
      </w:tr>
      <w:tr w:rsidR="00C40E35" w:rsidRPr="00643EDE" w14:paraId="3C897140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4B862469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3F267D6" w14:textId="3343CFC2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Operaciones a demanda</w:t>
            </w:r>
          </w:p>
        </w:tc>
        <w:tc>
          <w:tcPr>
            <w:tcW w:w="5598" w:type="dxa"/>
          </w:tcPr>
          <w:p w14:paraId="75864EC9" w14:textId="14BF5F8F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Soporte </w:t>
            </w:r>
            <w:r>
              <w:rPr>
                <w:rFonts w:ascii="Arial Narrow" w:hAnsi="Arial Narrow"/>
                <w:lang w:val="es-PE"/>
              </w:rPr>
              <w:t xml:space="preserve">de procesos en línea o en </w:t>
            </w:r>
            <w:proofErr w:type="spellStart"/>
            <w:r>
              <w:rPr>
                <w:rFonts w:ascii="Arial Narrow" w:hAnsi="Arial Narrow"/>
                <w:lang w:val="es-PE"/>
              </w:rPr>
              <w:t>batch</w:t>
            </w:r>
            <w:proofErr w:type="spellEnd"/>
            <w:r>
              <w:rPr>
                <w:rFonts w:ascii="Arial Narrow" w:hAnsi="Arial Narrow"/>
                <w:lang w:val="es-PE"/>
              </w:rPr>
              <w:t xml:space="preserve"> a demanda.</w:t>
            </w:r>
          </w:p>
        </w:tc>
      </w:tr>
      <w:tr w:rsidR="00C40E35" w:rsidRPr="00643EDE" w14:paraId="1DA8BAD3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2CC98BCA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17457F2B" w14:textId="144B6E0C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Cero papeles</w:t>
            </w:r>
          </w:p>
        </w:tc>
        <w:tc>
          <w:tcPr>
            <w:tcW w:w="5598" w:type="dxa"/>
          </w:tcPr>
          <w:p w14:paraId="602C46E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Prescindir de la impresión de documentos. Deseable contar con soporte de firmas digitales.</w:t>
            </w:r>
          </w:p>
        </w:tc>
      </w:tr>
      <w:tr w:rsidR="00C40E35" w:rsidRPr="00C4678B" w14:paraId="3EE6E1A6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0B0D1B87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33428D8" w14:textId="07E58432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Usabilidad</w:t>
            </w:r>
          </w:p>
        </w:tc>
        <w:tc>
          <w:tcPr>
            <w:tcW w:w="5598" w:type="dxa"/>
          </w:tcPr>
          <w:p w14:paraId="730FC43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Aplicación fácil de usar.</w:t>
            </w:r>
          </w:p>
        </w:tc>
      </w:tr>
      <w:tr w:rsidR="00C40E35" w:rsidRPr="00643EDE" w14:paraId="743B39AE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57E372C6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45CBF6E" w14:textId="4BC4CC6E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Auditable</w:t>
            </w:r>
          </w:p>
        </w:tc>
        <w:tc>
          <w:tcPr>
            <w:tcW w:w="5598" w:type="dxa"/>
          </w:tcPr>
          <w:p w14:paraId="3528AB2A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Contar con control de procesos que deje rastros de auditoría.</w:t>
            </w:r>
          </w:p>
        </w:tc>
      </w:tr>
      <w:tr w:rsidR="00C40E35" w:rsidRPr="00643EDE" w14:paraId="19AE6FB6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1218A1DC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50EFAC7" w14:textId="515DAF3D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Flexible</w:t>
            </w:r>
          </w:p>
        </w:tc>
        <w:tc>
          <w:tcPr>
            <w:tcW w:w="5598" w:type="dxa"/>
          </w:tcPr>
          <w:p w14:paraId="6AB76BC6" w14:textId="46273761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Facilidad de agregar</w:t>
            </w:r>
            <w:r>
              <w:rPr>
                <w:rFonts w:ascii="Arial Narrow" w:hAnsi="Arial Narrow"/>
                <w:lang w:val="es-PE"/>
              </w:rPr>
              <w:t xml:space="preserve"> o quitar</w:t>
            </w:r>
            <w:r w:rsidRPr="00C4678B">
              <w:rPr>
                <w:rFonts w:ascii="Arial Narrow" w:hAnsi="Arial Narrow"/>
                <w:lang w:val="es-PE"/>
              </w:rPr>
              <w:t xml:space="preserve"> componentes o funcionalidades.</w:t>
            </w:r>
          </w:p>
        </w:tc>
      </w:tr>
      <w:tr w:rsidR="00C40E35" w:rsidRPr="00643EDE" w14:paraId="53E39AEF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3C16F9B9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5EDE131" w14:textId="4B028E39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51E4DC48" w14:textId="4C67CE6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Implementar políticas y procedimientos de seguridad en todas las capas del sistema.</w:t>
            </w:r>
          </w:p>
        </w:tc>
      </w:tr>
      <w:tr w:rsidR="00C40E35" w:rsidRPr="00643EDE" w14:paraId="67EFA07A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5C7BEDEF" w14:textId="77777777" w:rsidR="00C40E35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49723B71" w14:textId="637A0E1A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Escalabilidad</w:t>
            </w:r>
          </w:p>
        </w:tc>
        <w:tc>
          <w:tcPr>
            <w:tcW w:w="5598" w:type="dxa"/>
          </w:tcPr>
          <w:p w14:paraId="3E5F453A" w14:textId="1F2329C9" w:rsidR="00C40E35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Facilidad de aumentar la cantidad usuarios o transacciones que se procesan sin afectar la performance del sistema</w:t>
            </w:r>
          </w:p>
        </w:tc>
      </w:tr>
      <w:tr w:rsidR="00C40E35" w:rsidRPr="00643EDE" w14:paraId="7D1AAA66" w14:textId="77777777" w:rsidTr="00C40E35">
        <w:trPr>
          <w:cantSplit/>
        </w:trPr>
        <w:tc>
          <w:tcPr>
            <w:tcW w:w="1881" w:type="dxa"/>
            <w:vMerge/>
            <w:vAlign w:val="center"/>
          </w:tcPr>
          <w:p w14:paraId="1E9296B3" w14:textId="77777777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C4A8097" w14:textId="577780BC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Orientado a servicios</w:t>
            </w:r>
          </w:p>
        </w:tc>
        <w:tc>
          <w:tcPr>
            <w:tcW w:w="5598" w:type="dxa"/>
          </w:tcPr>
          <w:p w14:paraId="4133D90D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Sistema preparado para exponer y consumir servicios.</w:t>
            </w:r>
          </w:p>
        </w:tc>
      </w:tr>
      <w:tr w:rsidR="00C40E35" w:rsidRPr="00C4678B" w14:paraId="023681CF" w14:textId="77777777" w:rsidTr="00C40E35">
        <w:trPr>
          <w:cantSplit/>
        </w:trPr>
        <w:tc>
          <w:tcPr>
            <w:tcW w:w="1881" w:type="dxa"/>
            <w:vMerge w:val="restart"/>
            <w:vAlign w:val="center"/>
          </w:tcPr>
          <w:p w14:paraId="60AB92A2" w14:textId="0C2CBB6F" w:rsidR="00C40E35" w:rsidRPr="00C4678B" w:rsidRDefault="00C40E35" w:rsidP="00C40E35">
            <w:pPr>
              <w:jc w:val="center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Datos</w:t>
            </w:r>
          </w:p>
        </w:tc>
        <w:tc>
          <w:tcPr>
            <w:tcW w:w="2111" w:type="dxa"/>
          </w:tcPr>
          <w:p w14:paraId="67E98608" w14:textId="738F6F3E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Alta calidad de datos</w:t>
            </w:r>
          </w:p>
        </w:tc>
        <w:tc>
          <w:tcPr>
            <w:tcW w:w="5598" w:type="dxa"/>
          </w:tcPr>
          <w:p w14:paraId="04C7DB58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confiabilidad de datos.</w:t>
            </w:r>
          </w:p>
        </w:tc>
      </w:tr>
      <w:tr w:rsidR="00C40E35" w:rsidRPr="00643EDE" w14:paraId="60525416" w14:textId="77777777" w:rsidTr="00C40E35">
        <w:trPr>
          <w:cantSplit/>
        </w:trPr>
        <w:tc>
          <w:tcPr>
            <w:tcW w:w="1881" w:type="dxa"/>
            <w:vMerge/>
          </w:tcPr>
          <w:p w14:paraId="4B75B737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0835DF9" w14:textId="0B36AC1E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Información histórica</w:t>
            </w:r>
          </w:p>
        </w:tc>
        <w:tc>
          <w:tcPr>
            <w:tcW w:w="5598" w:type="dxa"/>
          </w:tcPr>
          <w:p w14:paraId="3AB8D86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Mantener disponible en todo momento la información histórica.</w:t>
            </w:r>
          </w:p>
        </w:tc>
      </w:tr>
      <w:tr w:rsidR="00C40E35" w:rsidRPr="00643EDE" w14:paraId="1F6BA3D9" w14:textId="77777777" w:rsidTr="00C40E35">
        <w:trPr>
          <w:cantSplit/>
        </w:trPr>
        <w:tc>
          <w:tcPr>
            <w:tcW w:w="1881" w:type="dxa"/>
            <w:vMerge/>
          </w:tcPr>
          <w:p w14:paraId="1EB6707D" w14:textId="77777777" w:rsidR="00C40E35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0451087" w14:textId="7E019B79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Seguridad</w:t>
            </w:r>
          </w:p>
        </w:tc>
        <w:tc>
          <w:tcPr>
            <w:tcW w:w="5598" w:type="dxa"/>
          </w:tcPr>
          <w:p w14:paraId="1497D24E" w14:textId="33E4FB72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Asegurar la confidencialidad, integridad, disponibilidad y privacidad de los datos</w:t>
            </w:r>
          </w:p>
        </w:tc>
      </w:tr>
      <w:tr w:rsidR="00C40E35" w:rsidRPr="00C4678B" w14:paraId="4F7BE307" w14:textId="77777777" w:rsidTr="00C40E35">
        <w:trPr>
          <w:cantSplit/>
        </w:trPr>
        <w:tc>
          <w:tcPr>
            <w:tcW w:w="1881" w:type="dxa"/>
            <w:vMerge/>
          </w:tcPr>
          <w:p w14:paraId="775F3E5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6AF958FF" w14:textId="67CE7B5B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Homologación de datos</w:t>
            </w:r>
          </w:p>
        </w:tc>
        <w:tc>
          <w:tcPr>
            <w:tcW w:w="5598" w:type="dxa"/>
          </w:tcPr>
          <w:p w14:paraId="7AD81A7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Diccionario de datos único.</w:t>
            </w:r>
          </w:p>
        </w:tc>
      </w:tr>
      <w:tr w:rsidR="00C40E35" w:rsidRPr="00643EDE" w14:paraId="644D4711" w14:textId="77777777" w:rsidTr="00C40E35">
        <w:trPr>
          <w:cantSplit/>
        </w:trPr>
        <w:tc>
          <w:tcPr>
            <w:tcW w:w="1881" w:type="dxa"/>
            <w:vMerge/>
          </w:tcPr>
          <w:p w14:paraId="3DFFA43F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3D673069" w14:textId="273BD8FA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Gobierno de datos</w:t>
            </w:r>
          </w:p>
        </w:tc>
        <w:tc>
          <w:tcPr>
            <w:tcW w:w="5598" w:type="dxa"/>
          </w:tcPr>
          <w:p w14:paraId="3AB8F2F4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Políticas de gestión de datos. Catálogo y modelo de datos actualizado.</w:t>
            </w:r>
          </w:p>
        </w:tc>
      </w:tr>
      <w:tr w:rsidR="00C40E35" w:rsidRPr="00643EDE" w14:paraId="52DD2D11" w14:textId="77777777" w:rsidTr="00C40E35">
        <w:trPr>
          <w:cantSplit/>
        </w:trPr>
        <w:tc>
          <w:tcPr>
            <w:tcW w:w="1881" w:type="dxa"/>
            <w:vMerge/>
          </w:tcPr>
          <w:p w14:paraId="542A4256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0173A606" w14:textId="6D5AEC5B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Trazabilidad</w:t>
            </w:r>
          </w:p>
        </w:tc>
        <w:tc>
          <w:tcPr>
            <w:tcW w:w="5598" w:type="dxa"/>
          </w:tcPr>
          <w:p w14:paraId="4CB4E5B5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Seguimiento de información manejado de forma interna o externa usando una herramienta.</w:t>
            </w:r>
          </w:p>
        </w:tc>
      </w:tr>
      <w:tr w:rsidR="00C40E35" w:rsidRPr="00643EDE" w14:paraId="755EEEFD" w14:textId="77777777" w:rsidTr="00C40E35">
        <w:trPr>
          <w:cantSplit/>
        </w:trPr>
        <w:tc>
          <w:tcPr>
            <w:tcW w:w="1881" w:type="dxa"/>
            <w:vMerge/>
          </w:tcPr>
          <w:p w14:paraId="39E79D2B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2111" w:type="dxa"/>
          </w:tcPr>
          <w:p w14:paraId="2620A8D3" w14:textId="32DBEB88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Explotación de información de negocio</w:t>
            </w:r>
          </w:p>
        </w:tc>
        <w:tc>
          <w:tcPr>
            <w:tcW w:w="5598" w:type="dxa"/>
          </w:tcPr>
          <w:p w14:paraId="4DF97088" w14:textId="77777777" w:rsidR="00C40E35" w:rsidRPr="00C4678B" w:rsidRDefault="00C40E35" w:rsidP="008F3067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Proveer servicios y brindar mecanismos de extracción de información para explotación de datos.</w:t>
            </w:r>
          </w:p>
        </w:tc>
      </w:tr>
    </w:tbl>
    <w:p w14:paraId="3327BCAF" w14:textId="64182B4C" w:rsidR="00784A4E" w:rsidRPr="00C4678B" w:rsidRDefault="00784A4E" w:rsidP="008F62A9">
      <w:pPr>
        <w:rPr>
          <w:rFonts w:ascii="Arial Narrow" w:hAnsi="Arial Narrow"/>
          <w:lang w:val="es-ES"/>
        </w:rPr>
      </w:pPr>
    </w:p>
    <w:p w14:paraId="07597E84" w14:textId="47E8EAB2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23A6716B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66CA8A4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31D94699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0B3A4C71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69B01444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459829CE" w14:textId="77777777" w:rsidR="00784A4E" w:rsidRPr="00C4678B" w:rsidRDefault="00784A4E" w:rsidP="00784A4E">
      <w:pPr>
        <w:rPr>
          <w:rFonts w:ascii="Arial Narrow" w:hAnsi="Arial Narrow"/>
          <w:lang w:val="es-ES"/>
        </w:rPr>
      </w:pPr>
    </w:p>
    <w:p w14:paraId="36C627DE" w14:textId="32FD6A4E" w:rsidR="00685177" w:rsidRPr="00C4678B" w:rsidRDefault="00685177" w:rsidP="00784A4E">
      <w:pPr>
        <w:tabs>
          <w:tab w:val="left" w:pos="1320"/>
        </w:tabs>
        <w:rPr>
          <w:rFonts w:ascii="Arial Narrow" w:hAnsi="Arial Narrow"/>
          <w:lang w:val="es-ES"/>
        </w:rPr>
      </w:pPr>
    </w:p>
    <w:p w14:paraId="7AB1F761" w14:textId="03BC5D5E" w:rsidR="005F1971" w:rsidRPr="00C4678B" w:rsidRDefault="00D94D52" w:rsidP="005F1971">
      <w:pPr>
        <w:pStyle w:val="Ttulo1"/>
        <w:numPr>
          <w:ilvl w:val="0"/>
          <w:numId w:val="1"/>
        </w:numPr>
        <w:rPr>
          <w:rFonts w:ascii="Arial Narrow" w:hAnsi="Arial Narrow"/>
          <w:lang w:val="es-PE"/>
        </w:rPr>
      </w:pPr>
      <w:bookmarkStart w:id="12" w:name="_Toc522127017"/>
      <w:r w:rsidRPr="00C4678B">
        <w:rPr>
          <w:rFonts w:ascii="Arial Narrow" w:hAnsi="Arial Narrow"/>
          <w:lang w:val="es-PE"/>
        </w:rPr>
        <w:lastRenderedPageBreak/>
        <w:t>Restricciones</w:t>
      </w:r>
      <w:bookmarkEnd w:id="12"/>
    </w:p>
    <w:p w14:paraId="13760A5B" w14:textId="77777777" w:rsidR="007C3B1B" w:rsidRPr="00C4678B" w:rsidRDefault="007C3B1B" w:rsidP="007C3B1B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describe las restricciones que se deben tomar en cuenta en cualquier trabajo de arquitectura.</w:t>
      </w:r>
    </w:p>
    <w:p w14:paraId="4AE10BFD" w14:textId="3DF8542D" w:rsidR="00483952" w:rsidRDefault="00483952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3" w:name="_Toc521090366"/>
      <w:r>
        <w:rPr>
          <w:rFonts w:ascii="Arial Narrow" w:hAnsi="Arial Narrow"/>
          <w:b/>
          <w:bCs/>
          <w:iCs/>
          <w:lang w:val="es-PE"/>
        </w:rPr>
        <w:t>Escalas</w:t>
      </w:r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1391"/>
        <w:gridCol w:w="1484"/>
        <w:gridCol w:w="6596"/>
      </w:tblGrid>
      <w:tr w:rsidR="007E566F" w:rsidRPr="000A2149" w14:paraId="42927C05" w14:textId="45AD6C78" w:rsidTr="000838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1" w:type="dxa"/>
          </w:tcPr>
          <w:p w14:paraId="634426D6" w14:textId="04F2DD2E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Tipo</w:t>
            </w:r>
          </w:p>
        </w:tc>
        <w:tc>
          <w:tcPr>
            <w:tcW w:w="1484" w:type="dxa"/>
          </w:tcPr>
          <w:p w14:paraId="4892CB6A" w14:textId="02A33A04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Valor</w:t>
            </w:r>
          </w:p>
        </w:tc>
        <w:tc>
          <w:tcPr>
            <w:tcW w:w="6596" w:type="dxa"/>
          </w:tcPr>
          <w:p w14:paraId="29271003" w14:textId="634B9FB9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Descripción</w:t>
            </w:r>
          </w:p>
        </w:tc>
      </w:tr>
      <w:tr w:rsidR="007E566F" w:rsidRPr="00643EDE" w14:paraId="0770FE2B" w14:textId="7D6256EA" w:rsidTr="000838C8">
        <w:trPr>
          <w:trHeight w:val="157"/>
        </w:trPr>
        <w:tc>
          <w:tcPr>
            <w:tcW w:w="1391" w:type="dxa"/>
            <w:vMerge w:val="restart"/>
            <w:vAlign w:val="center"/>
          </w:tcPr>
          <w:p w14:paraId="08ACB5D8" w14:textId="23CCA70A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Severidad</w:t>
            </w:r>
          </w:p>
        </w:tc>
        <w:tc>
          <w:tcPr>
            <w:tcW w:w="1484" w:type="dxa"/>
          </w:tcPr>
          <w:p w14:paraId="64C8D3C4" w14:textId="3D3D7521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Bajo</w:t>
            </w:r>
          </w:p>
        </w:tc>
        <w:tc>
          <w:tcPr>
            <w:tcW w:w="6596" w:type="dxa"/>
          </w:tcPr>
          <w:p w14:paraId="40AD3762" w14:textId="6F81D777" w:rsidR="007E566F" w:rsidRPr="000A2149" w:rsidRDefault="00224202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M</w:t>
            </w:r>
            <w:r w:rsidR="005C6AF5" w:rsidRPr="000A2149">
              <w:rPr>
                <w:rFonts w:ascii="Arial Narrow" w:hAnsi="Arial Narrow"/>
                <w:szCs w:val="22"/>
                <w:lang w:val="es-PE"/>
              </w:rPr>
              <w:t>enor.</w:t>
            </w:r>
            <w:r w:rsidR="00FD09B6" w:rsidRPr="000A2149">
              <w:rPr>
                <w:rFonts w:ascii="Arial Narrow" w:hAnsi="Arial Narrow"/>
                <w:szCs w:val="22"/>
                <w:lang w:val="es-PE"/>
              </w:rPr>
              <w:t xml:space="preserve"> </w:t>
            </w:r>
            <w:r w:rsidR="00264361" w:rsidRPr="000A2149">
              <w:rPr>
                <w:rFonts w:ascii="Arial Narrow" w:hAnsi="Arial Narrow"/>
                <w:szCs w:val="22"/>
                <w:lang w:val="es-PE"/>
              </w:rPr>
              <w:t xml:space="preserve">Se pueden </w:t>
            </w:r>
            <w:r w:rsidR="006937DC" w:rsidRPr="000A2149">
              <w:rPr>
                <w:rFonts w:ascii="Arial Narrow" w:hAnsi="Arial Narrow"/>
                <w:szCs w:val="22"/>
                <w:lang w:val="es-PE"/>
              </w:rPr>
              <w:t>tomar acciones rápidas para resolverlas.</w:t>
            </w:r>
          </w:p>
        </w:tc>
      </w:tr>
      <w:tr w:rsidR="007E566F" w:rsidRPr="00643EDE" w14:paraId="3522BD00" w14:textId="266EC111" w:rsidTr="000838C8">
        <w:tc>
          <w:tcPr>
            <w:tcW w:w="1391" w:type="dxa"/>
            <w:vMerge/>
            <w:vAlign w:val="center"/>
          </w:tcPr>
          <w:p w14:paraId="7EA0B816" w14:textId="185EB7E9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76C315A8" w14:textId="5D1BF3C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Moderado</w:t>
            </w:r>
          </w:p>
        </w:tc>
        <w:tc>
          <w:tcPr>
            <w:tcW w:w="6596" w:type="dxa"/>
          </w:tcPr>
          <w:p w14:paraId="01F17CA6" w14:textId="3BEBD4CB" w:rsidR="007E566F" w:rsidRPr="000A2149" w:rsidRDefault="005C6AF5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Impacto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 xml:space="preserve"> Medio</w:t>
            </w:r>
            <w:r w:rsidR="007968AB" w:rsidRPr="000A2149">
              <w:rPr>
                <w:rFonts w:ascii="Arial Narrow" w:hAnsi="Arial Narrow"/>
                <w:szCs w:val="22"/>
                <w:lang w:val="es-PE"/>
              </w:rPr>
              <w:t>. Si no se realiza acción podría causar traer consecuencias a corto plazo.</w:t>
            </w:r>
          </w:p>
        </w:tc>
      </w:tr>
      <w:tr w:rsidR="007E566F" w:rsidRPr="00643EDE" w14:paraId="17C0D810" w14:textId="22356073" w:rsidTr="000838C8">
        <w:tc>
          <w:tcPr>
            <w:tcW w:w="1391" w:type="dxa"/>
            <w:vMerge/>
            <w:vAlign w:val="center"/>
          </w:tcPr>
          <w:p w14:paraId="2F207159" w14:textId="04C22483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0AA930C6" w14:textId="36F47924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Grave</w:t>
            </w:r>
          </w:p>
        </w:tc>
        <w:tc>
          <w:tcPr>
            <w:tcW w:w="6596" w:type="dxa"/>
          </w:tcPr>
          <w:p w14:paraId="74C1D6E5" w14:textId="394758D6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softHyphen/>
              <w:t>alto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. </w:t>
            </w:r>
            <w:r w:rsidR="00FD0DC1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643EDE" w14:paraId="266FEBBB" w14:textId="36DC048E" w:rsidTr="000838C8">
        <w:trPr>
          <w:trHeight w:val="58"/>
        </w:trPr>
        <w:tc>
          <w:tcPr>
            <w:tcW w:w="1391" w:type="dxa"/>
            <w:vMerge/>
            <w:vAlign w:val="center"/>
          </w:tcPr>
          <w:p w14:paraId="01D92E4D" w14:textId="26FF7847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03D1E5F7" w14:textId="27174350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Crítico</w:t>
            </w:r>
          </w:p>
        </w:tc>
        <w:tc>
          <w:tcPr>
            <w:tcW w:w="6596" w:type="dxa"/>
          </w:tcPr>
          <w:p w14:paraId="31A7798E" w14:textId="0229BBA7" w:rsidR="007E566F" w:rsidRPr="000A2149" w:rsidRDefault="00C72E4B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 xml:space="preserve">Impacto </w:t>
            </w:r>
            <w:r w:rsidR="00E9379F" w:rsidRPr="000A2149">
              <w:rPr>
                <w:rFonts w:ascii="Arial Narrow" w:hAnsi="Arial Narrow"/>
                <w:szCs w:val="22"/>
                <w:lang w:val="es-PE"/>
              </w:rPr>
              <w:t xml:space="preserve">muy </w:t>
            </w:r>
            <w:r w:rsidRPr="000A2149">
              <w:rPr>
                <w:rFonts w:ascii="Arial Narrow" w:hAnsi="Arial Narrow"/>
                <w:szCs w:val="22"/>
                <w:lang w:val="es-PE"/>
              </w:rPr>
              <w:t xml:space="preserve">alto. </w:t>
            </w:r>
            <w:r w:rsidR="00CE700F" w:rsidRPr="000A2149">
              <w:rPr>
                <w:rFonts w:ascii="Arial Narrow" w:hAnsi="Arial Narrow"/>
                <w:szCs w:val="22"/>
                <w:lang w:val="es-PE"/>
              </w:rPr>
              <w:t>Se requiere acción urgente.</w:t>
            </w:r>
          </w:p>
        </w:tc>
      </w:tr>
      <w:tr w:rsidR="007E566F" w:rsidRPr="00643EDE" w14:paraId="2524A79D" w14:textId="3522C34D" w:rsidTr="000838C8">
        <w:tc>
          <w:tcPr>
            <w:tcW w:w="1391" w:type="dxa"/>
            <w:vMerge w:val="restart"/>
            <w:vAlign w:val="center"/>
          </w:tcPr>
          <w:p w14:paraId="4209C29C" w14:textId="25C1D6EB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</w:t>
            </w:r>
          </w:p>
        </w:tc>
        <w:tc>
          <w:tcPr>
            <w:tcW w:w="1484" w:type="dxa"/>
          </w:tcPr>
          <w:p w14:paraId="0B7BBD95" w14:textId="20AC943C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Raro</w:t>
            </w:r>
          </w:p>
        </w:tc>
        <w:tc>
          <w:tcPr>
            <w:tcW w:w="6596" w:type="dxa"/>
          </w:tcPr>
          <w:p w14:paraId="11AB3DE3" w14:textId="71B64E43" w:rsidR="007E566F" w:rsidRPr="000A2149" w:rsidRDefault="00FF0AD8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Podría ocurrir sólo en circunstancias excepcionales.</w:t>
            </w:r>
          </w:p>
        </w:tc>
      </w:tr>
      <w:tr w:rsidR="007E566F" w:rsidRPr="000A2149" w14:paraId="7B57D779" w14:textId="3520BA20" w:rsidTr="000838C8">
        <w:tc>
          <w:tcPr>
            <w:tcW w:w="1391" w:type="dxa"/>
            <w:vMerge/>
          </w:tcPr>
          <w:p w14:paraId="1C13C4A9" w14:textId="6D3CF69D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3D6C35C7" w14:textId="0613C940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Improbable</w:t>
            </w:r>
          </w:p>
        </w:tc>
        <w:tc>
          <w:tcPr>
            <w:tcW w:w="6596" w:type="dxa"/>
          </w:tcPr>
          <w:p w14:paraId="43914061" w14:textId="7D9F60A3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baja de ocurrencia.</w:t>
            </w:r>
          </w:p>
        </w:tc>
      </w:tr>
      <w:tr w:rsidR="007E566F" w:rsidRPr="000A2149" w14:paraId="56B7E256" w14:textId="4452CB2A" w:rsidTr="000838C8">
        <w:tc>
          <w:tcPr>
            <w:tcW w:w="1391" w:type="dxa"/>
            <w:vMerge/>
          </w:tcPr>
          <w:p w14:paraId="6E46EA2B" w14:textId="0AB2174A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31925AF3" w14:textId="0490BDED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Posible</w:t>
            </w:r>
          </w:p>
        </w:tc>
        <w:tc>
          <w:tcPr>
            <w:tcW w:w="6596" w:type="dxa"/>
          </w:tcPr>
          <w:p w14:paraId="3748DB2E" w14:textId="1DE77B02" w:rsidR="007E566F" w:rsidRPr="000A2149" w:rsidRDefault="00091FFD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media de ocurrencia.</w:t>
            </w:r>
          </w:p>
        </w:tc>
      </w:tr>
      <w:tr w:rsidR="007E566F" w:rsidRPr="000A2149" w14:paraId="55066537" w14:textId="00EEEFF7" w:rsidTr="000838C8">
        <w:tc>
          <w:tcPr>
            <w:tcW w:w="1391" w:type="dxa"/>
            <w:vMerge/>
          </w:tcPr>
          <w:p w14:paraId="0A7EE990" w14:textId="213C3CE2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41D2F4CE" w14:textId="7E1E88FE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Probable</w:t>
            </w:r>
          </w:p>
        </w:tc>
        <w:tc>
          <w:tcPr>
            <w:tcW w:w="6596" w:type="dxa"/>
          </w:tcPr>
          <w:p w14:paraId="697884CF" w14:textId="7AD1FAE7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alta de ocurrencia.</w:t>
            </w:r>
          </w:p>
        </w:tc>
      </w:tr>
      <w:tr w:rsidR="007E566F" w:rsidRPr="00643EDE" w14:paraId="4334C615" w14:textId="0B719441" w:rsidTr="000838C8">
        <w:tc>
          <w:tcPr>
            <w:tcW w:w="1391" w:type="dxa"/>
            <w:vMerge/>
          </w:tcPr>
          <w:p w14:paraId="6A6EEB8B" w14:textId="5F242DA3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</w:p>
        </w:tc>
        <w:tc>
          <w:tcPr>
            <w:tcW w:w="1484" w:type="dxa"/>
          </w:tcPr>
          <w:p w14:paraId="3C4F246A" w14:textId="2F6A775B" w:rsidR="007E566F" w:rsidRPr="000A2149" w:rsidRDefault="007E566F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Casi seguro</w:t>
            </w:r>
          </w:p>
        </w:tc>
        <w:tc>
          <w:tcPr>
            <w:tcW w:w="6596" w:type="dxa"/>
          </w:tcPr>
          <w:p w14:paraId="1F512DAC" w14:textId="5100AC1E" w:rsidR="007E566F" w:rsidRPr="000A2149" w:rsidRDefault="00FB2934" w:rsidP="00E11EB2">
            <w:pPr>
              <w:rPr>
                <w:rFonts w:ascii="Arial Narrow" w:hAnsi="Arial Narrow"/>
                <w:szCs w:val="22"/>
                <w:lang w:val="es-PE"/>
              </w:rPr>
            </w:pPr>
            <w:r w:rsidRPr="000A2149">
              <w:rPr>
                <w:rFonts w:ascii="Arial Narrow" w:hAnsi="Arial Narrow"/>
                <w:szCs w:val="22"/>
                <w:lang w:val="es-PE"/>
              </w:rPr>
              <w:t>Probabilidad muy alta de ocurrencia.</w:t>
            </w:r>
          </w:p>
        </w:tc>
      </w:tr>
    </w:tbl>
    <w:p w14:paraId="3568F1BC" w14:textId="18B09F6E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r w:rsidRPr="00C4678B">
        <w:rPr>
          <w:rFonts w:ascii="Arial Narrow" w:hAnsi="Arial Narrow"/>
          <w:b/>
          <w:bCs/>
          <w:iCs/>
          <w:lang w:val="es-PE"/>
        </w:rPr>
        <w:t>Restricciones de Financieras y Presupuesto</w:t>
      </w:r>
      <w:bookmarkEnd w:id="13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616A1E15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60E829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45B433F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2D3A808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3861367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047396B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643EDE" w14:paraId="7061ED29" w14:textId="77777777" w:rsidTr="00D52D1A">
        <w:tc>
          <w:tcPr>
            <w:tcW w:w="625" w:type="dxa"/>
          </w:tcPr>
          <w:p w14:paraId="3F10F48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C1</w:t>
            </w:r>
          </w:p>
        </w:tc>
        <w:tc>
          <w:tcPr>
            <w:tcW w:w="2250" w:type="dxa"/>
          </w:tcPr>
          <w:p w14:paraId="0881C44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Presupuesto del Proyecto</w:t>
            </w:r>
          </w:p>
        </w:tc>
        <w:tc>
          <w:tcPr>
            <w:tcW w:w="1260" w:type="dxa"/>
          </w:tcPr>
          <w:p w14:paraId="7553741D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Grave</w:t>
            </w:r>
          </w:p>
        </w:tc>
        <w:tc>
          <w:tcPr>
            <w:tcW w:w="1367" w:type="dxa"/>
          </w:tcPr>
          <w:p w14:paraId="1D9A6FB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48BC06E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Revisar políticas y procedimientos de compra del proyecto o de ambas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 xml:space="preserve"> para que el presupuesto pueda ser utilizado con control.</w:t>
            </w:r>
          </w:p>
        </w:tc>
      </w:tr>
    </w:tbl>
    <w:p w14:paraId="77D439E6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4" w:name="_Toc521090367"/>
      <w:r w:rsidRPr="00C4678B">
        <w:rPr>
          <w:rFonts w:ascii="Arial Narrow" w:hAnsi="Arial Narrow"/>
          <w:b/>
          <w:bCs/>
          <w:iCs/>
          <w:lang w:val="es-PE"/>
        </w:rPr>
        <w:t>Restricciones Externas y Negocio</w:t>
      </w:r>
      <w:bookmarkEnd w:id="14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637B7A50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23BE1E1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4F94799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0E08B880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7F9AAD8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6C0052F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643EDE" w14:paraId="13A134E2" w14:textId="77777777" w:rsidTr="00D52D1A">
        <w:tc>
          <w:tcPr>
            <w:tcW w:w="625" w:type="dxa"/>
          </w:tcPr>
          <w:p w14:paraId="13102BE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C2</w:t>
            </w:r>
          </w:p>
        </w:tc>
        <w:tc>
          <w:tcPr>
            <w:tcW w:w="2250" w:type="dxa"/>
          </w:tcPr>
          <w:p w14:paraId="6E70F26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Cambios deben ser realizados teniendo en cuenta la normativa y regulación de la SBS.</w:t>
            </w:r>
          </w:p>
        </w:tc>
        <w:tc>
          <w:tcPr>
            <w:tcW w:w="1260" w:type="dxa"/>
          </w:tcPr>
          <w:p w14:paraId="7E10C0D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63C4084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727F2AFE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Revisar normativa y regulación para asegurar su cumplimiento.</w:t>
            </w:r>
          </w:p>
        </w:tc>
      </w:tr>
    </w:tbl>
    <w:p w14:paraId="2A767714" w14:textId="77777777" w:rsidR="007C3B1B" w:rsidRPr="00C4678B" w:rsidRDefault="007C3B1B" w:rsidP="007C3B1B">
      <w:pPr>
        <w:numPr>
          <w:ilvl w:val="1"/>
          <w:numId w:val="1"/>
        </w:numPr>
        <w:rPr>
          <w:rFonts w:ascii="Arial Narrow" w:hAnsi="Arial Narrow"/>
          <w:b/>
          <w:bCs/>
          <w:iCs/>
          <w:lang w:val="es-PE"/>
        </w:rPr>
      </w:pPr>
      <w:bookmarkStart w:id="15" w:name="_Toc521090368"/>
      <w:r w:rsidRPr="00C4678B">
        <w:rPr>
          <w:rFonts w:ascii="Arial Narrow" w:hAnsi="Arial Narrow"/>
          <w:b/>
          <w:bCs/>
          <w:iCs/>
          <w:lang w:val="es-PE"/>
        </w:rPr>
        <w:t>Otras Restricciones</w:t>
      </w:r>
      <w:bookmarkEnd w:id="15"/>
    </w:p>
    <w:tbl>
      <w:tblPr>
        <w:tblStyle w:val="TableStyle1"/>
        <w:tblW w:w="0" w:type="auto"/>
        <w:tblLayout w:type="fixed"/>
        <w:tblLook w:val="04A0" w:firstRow="1" w:lastRow="0" w:firstColumn="1" w:lastColumn="0" w:noHBand="0" w:noVBand="1"/>
      </w:tblPr>
      <w:tblGrid>
        <w:gridCol w:w="625"/>
        <w:gridCol w:w="2250"/>
        <w:gridCol w:w="1260"/>
        <w:gridCol w:w="1367"/>
        <w:gridCol w:w="3969"/>
      </w:tblGrid>
      <w:tr w:rsidR="007C3B1B" w:rsidRPr="00C4678B" w14:paraId="346FC6CA" w14:textId="77777777" w:rsidTr="00D52D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5" w:type="dxa"/>
          </w:tcPr>
          <w:p w14:paraId="1DC2FDDA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ID</w:t>
            </w:r>
          </w:p>
        </w:tc>
        <w:tc>
          <w:tcPr>
            <w:tcW w:w="2250" w:type="dxa"/>
          </w:tcPr>
          <w:p w14:paraId="5C9167E4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Restricción</w:t>
            </w:r>
          </w:p>
        </w:tc>
        <w:tc>
          <w:tcPr>
            <w:tcW w:w="1260" w:type="dxa"/>
          </w:tcPr>
          <w:p w14:paraId="514B6B8C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Severidad</w:t>
            </w:r>
          </w:p>
        </w:tc>
        <w:tc>
          <w:tcPr>
            <w:tcW w:w="1367" w:type="dxa"/>
          </w:tcPr>
          <w:p w14:paraId="5569ABE8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Probabilidad</w:t>
            </w:r>
          </w:p>
        </w:tc>
        <w:tc>
          <w:tcPr>
            <w:tcW w:w="3969" w:type="dxa"/>
          </w:tcPr>
          <w:p w14:paraId="51F4B926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Actividades de Mitigación</w:t>
            </w:r>
          </w:p>
        </w:tc>
      </w:tr>
      <w:tr w:rsidR="007C3B1B" w:rsidRPr="00643EDE" w14:paraId="15A17507" w14:textId="77777777" w:rsidTr="00D52D1A">
        <w:tc>
          <w:tcPr>
            <w:tcW w:w="625" w:type="dxa"/>
          </w:tcPr>
          <w:p w14:paraId="3F2A0102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C3</w:t>
            </w:r>
          </w:p>
        </w:tc>
        <w:tc>
          <w:tcPr>
            <w:tcW w:w="2250" w:type="dxa"/>
          </w:tcPr>
          <w:p w14:paraId="49758A75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Estándares de seguridad y protección de datos</w:t>
            </w:r>
          </w:p>
        </w:tc>
        <w:tc>
          <w:tcPr>
            <w:tcW w:w="1260" w:type="dxa"/>
          </w:tcPr>
          <w:p w14:paraId="3D4D9773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Crítico</w:t>
            </w:r>
          </w:p>
        </w:tc>
        <w:tc>
          <w:tcPr>
            <w:tcW w:w="1367" w:type="dxa"/>
          </w:tcPr>
          <w:p w14:paraId="64B7F4A9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Probable</w:t>
            </w:r>
          </w:p>
        </w:tc>
        <w:tc>
          <w:tcPr>
            <w:tcW w:w="3969" w:type="dxa"/>
          </w:tcPr>
          <w:p w14:paraId="0031E817" w14:textId="77777777" w:rsidR="007C3B1B" w:rsidRPr="00C4678B" w:rsidRDefault="007C3B1B" w:rsidP="007C3B1B">
            <w:pPr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Tomar en cuenta Ley de Protección de Datos Personales, Circular G-140-2009, Circular G-193-2017</w:t>
            </w:r>
          </w:p>
        </w:tc>
      </w:tr>
    </w:tbl>
    <w:p w14:paraId="7AB1F769" w14:textId="589958B4" w:rsidR="00CF2DF0" w:rsidRPr="00C4678B" w:rsidRDefault="005D01AC" w:rsidP="00CF2DF0">
      <w:pPr>
        <w:pStyle w:val="Ttulo1"/>
        <w:rPr>
          <w:rFonts w:ascii="Arial Narrow" w:hAnsi="Arial Narrow"/>
          <w:lang w:val="es-PE"/>
        </w:rPr>
      </w:pPr>
      <w:bookmarkStart w:id="16" w:name="_Toc522127018"/>
      <w:r w:rsidRPr="00C4678B">
        <w:rPr>
          <w:rFonts w:ascii="Arial Narrow" w:hAnsi="Arial Narrow"/>
          <w:lang w:val="es-PE"/>
        </w:rPr>
        <w:lastRenderedPageBreak/>
        <w:t>Cumplimiento</w:t>
      </w:r>
      <w:bookmarkEnd w:id="16"/>
    </w:p>
    <w:p w14:paraId="53DDDE55" w14:textId="6427C4F1" w:rsidR="005D01AC" w:rsidRDefault="005D01AC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Esta sección muestra los principios </w:t>
      </w:r>
      <w:r w:rsidR="00D71292" w:rsidRPr="00C4678B">
        <w:rPr>
          <w:rFonts w:ascii="Arial Narrow" w:hAnsi="Arial Narrow"/>
          <w:lang w:val="es-PE"/>
        </w:rPr>
        <w:t xml:space="preserve">a los que se adhiere la Arquitectura Empresarial, así como las políticas y otros estándares que </w:t>
      </w:r>
      <w:r w:rsidR="00552E12" w:rsidRPr="00C4678B">
        <w:rPr>
          <w:rFonts w:ascii="Arial Narrow" w:hAnsi="Arial Narrow"/>
          <w:lang w:val="es-PE"/>
        </w:rPr>
        <w:t xml:space="preserve">ésta </w:t>
      </w:r>
      <w:r w:rsidR="00D71292" w:rsidRPr="00C4678B">
        <w:rPr>
          <w:rFonts w:ascii="Arial Narrow" w:hAnsi="Arial Narrow"/>
          <w:lang w:val="es-PE"/>
        </w:rPr>
        <w:t>debe seguir.</w:t>
      </w:r>
    </w:p>
    <w:p w14:paraId="747AE4D9" w14:textId="03EA5608" w:rsidR="004F0431" w:rsidRPr="00C4678B" w:rsidRDefault="00F844DA" w:rsidP="00CF2DF0">
      <w:pPr>
        <w:pStyle w:val="Ttulo2"/>
        <w:rPr>
          <w:rFonts w:ascii="Arial Narrow" w:hAnsi="Arial Narrow"/>
          <w:lang w:val="es-PE"/>
        </w:rPr>
      </w:pPr>
      <w:bookmarkStart w:id="17" w:name="_Toc520802766"/>
      <w:bookmarkStart w:id="18" w:name="_Toc522127019"/>
      <w:r w:rsidRPr="00C4678B">
        <w:rPr>
          <w:rFonts w:ascii="Arial Narrow" w:hAnsi="Arial Narrow"/>
          <w:lang w:val="es-PE"/>
        </w:rPr>
        <w:t>Principios Estratégicos</w:t>
      </w:r>
      <w:bookmarkEnd w:id="17"/>
      <w:bookmarkEnd w:id="18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537FCD" w:rsidRPr="00643EDE" w14:paraId="1E31A169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6A747755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1112ED98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La arquitectura KADABRA debe soportar un esquema de multiempresa.</w:t>
            </w:r>
          </w:p>
        </w:tc>
      </w:tr>
      <w:tr w:rsidR="00537FCD" w:rsidRPr="00C4678B" w14:paraId="17CB8330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109EDAB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24EF9FA0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PAS01</w:t>
            </w:r>
          </w:p>
        </w:tc>
      </w:tr>
      <w:tr w:rsidR="00537FCD" w:rsidRPr="00643EDE" w14:paraId="75FA70F7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7574758B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0FCE3CAD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La arquitectura KADABRA debe soportar un esquema de asociación entre varias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643EDE" w14:paraId="41969DCB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23CCB5CF" w14:textId="77777777" w:rsidR="00537FCD" w:rsidRPr="00C4678B" w:rsidRDefault="00537FCD" w:rsidP="001D28BF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C4678B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F678642" w14:textId="77777777" w:rsidR="00537FCD" w:rsidRPr="00C4678B" w:rsidRDefault="00537FCD" w:rsidP="001D28BF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 xml:space="preserve">Este principio está asociado a la estrategia de negocio definida por KADABRA que deja abierta la posibilidad de incluir a otras </w:t>
            </w:r>
            <w:proofErr w:type="spellStart"/>
            <w:r w:rsidRPr="00C4678B">
              <w:rPr>
                <w:rFonts w:ascii="Arial Narrow" w:hAnsi="Arial Narrow"/>
                <w:lang w:val="es-PE"/>
              </w:rPr>
              <w:t>AFP’s</w:t>
            </w:r>
            <w:proofErr w:type="spellEnd"/>
            <w:r w:rsidRPr="00C4678B">
              <w:rPr>
                <w:rFonts w:ascii="Arial Narrow" w:hAnsi="Arial Narrow"/>
                <w:lang w:val="es-PE"/>
              </w:rPr>
              <w:t>.</w:t>
            </w:r>
          </w:p>
        </w:tc>
      </w:tr>
      <w:tr w:rsidR="00537FCD" w:rsidRPr="00643EDE" w14:paraId="158B42D4" w14:textId="77777777" w:rsidTr="001D28BF">
        <w:trPr>
          <w:cantSplit/>
        </w:trPr>
        <w:tc>
          <w:tcPr>
            <w:tcW w:w="1572" w:type="dxa"/>
            <w:shd w:val="clear" w:color="auto" w:fill="E0E0E0"/>
          </w:tcPr>
          <w:p w14:paraId="4A304C7D" w14:textId="77777777" w:rsidR="00537FCD" w:rsidRPr="00C4678B" w:rsidRDefault="00537FCD" w:rsidP="001D28BF">
            <w:pPr>
              <w:pStyle w:val="TableText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9F325C9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Implementar una arquitectura que soporte Multiempresa.</w:t>
            </w:r>
          </w:p>
          <w:p w14:paraId="3FFD69B6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Asegurar una arquitectura que permita el desarrollo, mantenimiento y operación común del Core de Pensiones de KADABRA</w:t>
            </w:r>
          </w:p>
          <w:p w14:paraId="77CD2ED9" w14:textId="77777777" w:rsidR="00537FCD" w:rsidRPr="00C4678B" w:rsidRDefault="00537FCD" w:rsidP="001D28BF">
            <w:pPr>
              <w:pStyle w:val="TableText"/>
              <w:jc w:val="both"/>
              <w:rPr>
                <w:rFonts w:ascii="Arial Narrow" w:hAnsi="Arial Narrow"/>
                <w:lang w:val="es-PE"/>
              </w:rPr>
            </w:pPr>
            <w:r w:rsidRPr="00C4678B">
              <w:rPr>
                <w:rFonts w:ascii="Arial Narrow" w:hAnsi="Arial Narrow"/>
                <w:lang w:val="es-PE"/>
              </w:rPr>
              <w:t>Alinear las definiciones propias de cada empresa con las definidas para KADABRA.</w:t>
            </w:r>
          </w:p>
        </w:tc>
      </w:tr>
    </w:tbl>
    <w:p w14:paraId="7A642E92" w14:textId="5FA5F9D7" w:rsidR="006C4476" w:rsidRDefault="006C4476" w:rsidP="00CF2DF0">
      <w:pPr>
        <w:pStyle w:val="Ttulo2"/>
        <w:rPr>
          <w:rFonts w:ascii="Arial Narrow" w:hAnsi="Arial Narrow"/>
          <w:lang w:val="es-PE"/>
        </w:rPr>
      </w:pPr>
      <w:bookmarkStart w:id="19" w:name="_Toc522127020"/>
      <w:r>
        <w:rPr>
          <w:rFonts w:ascii="Arial Narrow" w:hAnsi="Arial Narrow"/>
          <w:lang w:val="es-PE"/>
        </w:rPr>
        <w:t>Principios de Negocio</w:t>
      </w:r>
      <w:bookmarkEnd w:id="19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13216AC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487829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DAA8E4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Continuidad del negocio</w:t>
            </w:r>
          </w:p>
        </w:tc>
      </w:tr>
      <w:tr w:rsidR="000656E7" w:rsidRPr="007866C1" w14:paraId="2BEC5D5D" w14:textId="77777777" w:rsidTr="00E11EB2">
        <w:trPr>
          <w:cantSplit/>
          <w:trHeight w:val="263"/>
        </w:trPr>
        <w:tc>
          <w:tcPr>
            <w:tcW w:w="1585" w:type="dxa"/>
            <w:shd w:val="clear" w:color="auto" w:fill="E0E0E0"/>
          </w:tcPr>
          <w:p w14:paraId="040A0945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10125FA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1</w:t>
            </w:r>
          </w:p>
        </w:tc>
      </w:tr>
      <w:tr w:rsidR="000656E7" w:rsidRPr="00643EDE" w14:paraId="6D3D0C8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5C68E81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4D55BCE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operaciones de KADABRA se mant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ienen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 pesar de las interrupciones del sistema.</w:t>
            </w:r>
          </w:p>
        </w:tc>
      </w:tr>
      <w:tr w:rsidR="000656E7" w:rsidRPr="00643EDE" w14:paraId="64A9B325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A15DD9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13E21E1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KADABRA debe contar con la capacidad de continuar la operativa, independientemente de los eventos externos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(desde caídas de sistema hasta todo tipo de desastres).</w:t>
            </w:r>
          </w:p>
        </w:tc>
      </w:tr>
      <w:tr w:rsidR="000656E7" w:rsidRPr="00643EDE" w14:paraId="539B58F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D4A7B4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0D67BDF7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Evaluar la criticidad e impacto de las aplicaciones a fin de determinar qué nivel de continuidad se requiere y qué plan de recuperación es necesario.</w:t>
            </w:r>
          </w:p>
          <w:p w14:paraId="5FEF7389" w14:textId="77777777" w:rsidR="000656E7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revisiones periódicas, pruebas de vulnerabilidad y exposición o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el diseño de servicios de misión crítica para garantizar la continuidad del funcionamiento del negocio, a través de capacidades redundantes o alternativas.</w:t>
            </w:r>
          </w:p>
          <w:p w14:paraId="00304190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procesos de continuidad de negocio.</w:t>
            </w:r>
          </w:p>
          <w:p w14:paraId="564FEF47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Asegurar la ejecución de los procesos, incluyendo la gestión de riesgos en situaciones en donde se vea afectada la operación de KADABRA.</w:t>
            </w:r>
          </w:p>
        </w:tc>
      </w:tr>
    </w:tbl>
    <w:p w14:paraId="79EC50FB" w14:textId="77777777" w:rsidR="008A4558" w:rsidRPr="007866C1" w:rsidRDefault="008A4558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7866C1" w14:paraId="4DCBD9D8" w14:textId="77777777" w:rsidTr="00E11EB2">
        <w:trPr>
          <w:cantSplit/>
          <w:trHeight w:val="136"/>
        </w:trPr>
        <w:tc>
          <w:tcPr>
            <w:tcW w:w="1585" w:type="dxa"/>
            <w:shd w:val="clear" w:color="auto" w:fill="E0E0E0"/>
          </w:tcPr>
          <w:p w14:paraId="4ADC471A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FA09046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Orientación a servicios</w:t>
            </w:r>
          </w:p>
        </w:tc>
      </w:tr>
      <w:tr w:rsidR="000656E7" w:rsidRPr="007866C1" w14:paraId="1E78B499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0711C98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2E62C6F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2</w:t>
            </w:r>
          </w:p>
        </w:tc>
      </w:tr>
      <w:tr w:rsidR="000656E7" w:rsidRPr="00643EDE" w14:paraId="37FA9C0E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17B51F83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1A86947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arquitectura KADABRA se basa en un diseño orientado a servicios que refleje las actividades de los procesos de negocio.</w:t>
            </w:r>
          </w:p>
        </w:tc>
      </w:tr>
      <w:tr w:rsidR="000656E7" w:rsidRPr="00643EDE" w14:paraId="53DCE9DD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441A479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054F7234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 orientación de servicio ofrece agilidad y asegura el flujo de información entre procesos.</w:t>
            </w:r>
          </w:p>
        </w:tc>
      </w:tr>
      <w:tr w:rsidR="000656E7" w:rsidRPr="00643EDE" w14:paraId="3E77797E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D04AD3B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1776AA7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un gobierno que permita catalogar los servicios y medir impacto de los cambios a realizar en los mismos.</w:t>
            </w:r>
          </w:p>
        </w:tc>
      </w:tr>
    </w:tbl>
    <w:p w14:paraId="087CA8D3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7866C1" w14:paraId="00FDC195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1655628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Nombre</w:t>
            </w:r>
          </w:p>
        </w:tc>
        <w:tc>
          <w:tcPr>
            <w:tcW w:w="7788" w:type="dxa"/>
            <w:shd w:val="clear" w:color="auto" w:fill="E0E0E0"/>
          </w:tcPr>
          <w:p w14:paraId="17A71C84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Responsabilidad de TI</w:t>
            </w:r>
          </w:p>
        </w:tc>
      </w:tr>
      <w:tr w:rsidR="000656E7" w:rsidRPr="007866C1" w14:paraId="2CA2D304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1F82B80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88" w:type="dxa"/>
          </w:tcPr>
          <w:p w14:paraId="48A99415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szCs w:val="20"/>
                <w:lang w:val="es-PE"/>
              </w:rPr>
              <w:t>3</w:t>
            </w:r>
          </w:p>
        </w:tc>
      </w:tr>
      <w:tr w:rsidR="000656E7" w:rsidRPr="00643EDE" w14:paraId="3D77040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D861977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1C8BE258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El área de TI </w:t>
            </w:r>
            <w:r>
              <w:rPr>
                <w:rFonts w:ascii="Arial Narrow" w:hAnsi="Arial Narrow"/>
                <w:szCs w:val="20"/>
                <w:lang w:val="es-PE"/>
              </w:rPr>
              <w:t>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responsable de implementar procesos e infraestructura que permitan que las soluciones construidas cumplan con los requerimientos definidos por el usuario en términos de funcionalidad, niveles de servicio, costo y tiempo de entrega.</w:t>
            </w:r>
          </w:p>
        </w:tc>
      </w:tr>
      <w:tr w:rsidR="000656E7" w:rsidRPr="00643EDE" w14:paraId="5EB2D0AB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19E2C4B5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2BA11BC3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definición de estos procesos permitirá cumplir con las expectativas del negocio y con las capacidades que se implementarán para KADABRA.</w:t>
            </w:r>
          </w:p>
        </w:tc>
      </w:tr>
      <w:tr w:rsidR="000656E7" w:rsidRPr="00643EDE" w14:paraId="2DBA75F9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0CFC1F3E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3F474F50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 xml:space="preserve">Crear procedimientos que gestionen la demanda de KADABRA, cumpliendo los estándares y mejores prácticas de gobierno, desarrollando </w:t>
            </w:r>
            <w:proofErr w:type="spellStart"/>
            <w:r w:rsidRPr="007866C1">
              <w:rPr>
                <w:rFonts w:ascii="Arial Narrow" w:hAnsi="Arial Narrow"/>
                <w:szCs w:val="20"/>
                <w:lang w:val="es-PE"/>
              </w:rPr>
              <w:t>KPI’s</w:t>
            </w:r>
            <w:proofErr w:type="spellEnd"/>
            <w:r w:rsidRPr="007866C1">
              <w:rPr>
                <w:rFonts w:ascii="Arial Narrow" w:hAnsi="Arial Narrow"/>
                <w:szCs w:val="20"/>
                <w:lang w:val="es-PE"/>
              </w:rPr>
              <w:t xml:space="preserve"> que permitan medir el cumplimiento de este principio.</w:t>
            </w:r>
          </w:p>
        </w:tc>
      </w:tr>
    </w:tbl>
    <w:p w14:paraId="654C96FD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643EDE" w14:paraId="785B0D22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46495754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06A80F2E" w14:textId="77777777" w:rsidR="000656E7" w:rsidRPr="007866C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7866C1">
              <w:rPr>
                <w:rFonts w:ascii="Arial Narrow" w:hAnsi="Arial Narrow"/>
                <w:b/>
                <w:lang w:val="es-PE"/>
              </w:rPr>
              <w:t>Implementación de un lenguaje común</w:t>
            </w:r>
          </w:p>
        </w:tc>
      </w:tr>
      <w:tr w:rsidR="000656E7" w:rsidRPr="00A15341" w14:paraId="1F0218D0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5813BEBF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088986B9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4</w:t>
            </w:r>
          </w:p>
        </w:tc>
      </w:tr>
      <w:tr w:rsidR="000656E7" w:rsidRPr="00643EDE" w14:paraId="75D9A3F2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E7EA07B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4ADF5C0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debe promover la elaboración de documentación y modelamiento de los procesos de KADABRA mediante un lenguaje común que facilite su entendimiento y comunicación.</w:t>
            </w:r>
          </w:p>
        </w:tc>
      </w:tr>
      <w:tr w:rsidR="000656E7" w:rsidRPr="00643EDE" w14:paraId="349FCF37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9737858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1DDCA482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lang w:val="es-PE"/>
              </w:rPr>
              <w:t>Una mejor comunicación entre las distintas áreas (negocio y TI) permite agilizar la interacción entre las mismas.</w:t>
            </w:r>
          </w:p>
        </w:tc>
      </w:tr>
      <w:tr w:rsidR="000656E7" w:rsidRPr="00643EDE" w14:paraId="3E8CFAF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1DD4F76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523E63F1" w14:textId="77777777" w:rsidR="000656E7" w:rsidRPr="00A15341" w:rsidRDefault="000656E7" w:rsidP="00E11EB2">
            <w:pPr>
              <w:pStyle w:val="TablaContenido"/>
              <w:spacing w:before="40" w:after="40"/>
              <w:rPr>
                <w:szCs w:val="20"/>
                <w:lang w:val="es-PE"/>
              </w:rPr>
            </w:pPr>
            <w:r w:rsidRPr="007866C1">
              <w:rPr>
                <w:szCs w:val="20"/>
                <w:lang w:val="es-PE"/>
              </w:rPr>
              <w:t>Implementar el uso de plantillas y modelamiento de procesos con notación BPMN.</w:t>
            </w:r>
          </w:p>
        </w:tc>
      </w:tr>
    </w:tbl>
    <w:p w14:paraId="41852E46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72"/>
        <w:gridCol w:w="7788"/>
      </w:tblGrid>
      <w:tr w:rsidR="000656E7" w:rsidRPr="00A15341" w14:paraId="1D5A8055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D4D0B06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Nombre</w:t>
            </w:r>
          </w:p>
        </w:tc>
        <w:tc>
          <w:tcPr>
            <w:tcW w:w="7788" w:type="dxa"/>
            <w:shd w:val="clear" w:color="auto" w:fill="E0E0E0"/>
          </w:tcPr>
          <w:p w14:paraId="7FACA59D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Gobernabilidad de procesos</w:t>
            </w:r>
          </w:p>
        </w:tc>
      </w:tr>
      <w:tr w:rsidR="000656E7" w:rsidRPr="00A15341" w14:paraId="5FA07C94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3F9FFF1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Código</w:t>
            </w:r>
          </w:p>
        </w:tc>
        <w:tc>
          <w:tcPr>
            <w:tcW w:w="7788" w:type="dxa"/>
          </w:tcPr>
          <w:p w14:paraId="18DC89D5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lang w:val="es-PE"/>
              </w:rPr>
            </w:pPr>
            <w:r w:rsidRPr="00A15341">
              <w:rPr>
                <w:rFonts w:ascii="Arial Narrow" w:hAnsi="Arial Narrow"/>
                <w:lang w:val="es-PE"/>
              </w:rPr>
              <w:t>PAN0</w:t>
            </w:r>
            <w:r>
              <w:rPr>
                <w:rFonts w:ascii="Arial Narrow" w:hAnsi="Arial Narrow"/>
                <w:lang w:val="es-PE"/>
              </w:rPr>
              <w:t>5</w:t>
            </w:r>
          </w:p>
        </w:tc>
      </w:tr>
      <w:tr w:rsidR="000656E7" w:rsidRPr="00643EDE" w14:paraId="5432A9C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2AD82F8E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Declaración</w:t>
            </w:r>
          </w:p>
        </w:tc>
        <w:tc>
          <w:tcPr>
            <w:tcW w:w="7788" w:type="dxa"/>
          </w:tcPr>
          <w:p w14:paraId="42A522BE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KADABRA adopta el concepto de gobernabilidad de procesos de punta a punta (E2E), incluyendo la información que fluye a través de estos.</w:t>
            </w:r>
          </w:p>
        </w:tc>
      </w:tr>
      <w:tr w:rsidR="000656E7" w:rsidRPr="00643EDE" w14:paraId="61256B9A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36A89143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lang w:val="es-PE"/>
              </w:rPr>
            </w:pPr>
            <w:r w:rsidRPr="00A15341">
              <w:rPr>
                <w:rFonts w:ascii="Arial Narrow" w:hAnsi="Arial Narrow"/>
                <w:b/>
                <w:lang w:val="es-PE"/>
              </w:rPr>
              <w:t>Justificación</w:t>
            </w:r>
          </w:p>
        </w:tc>
        <w:tc>
          <w:tcPr>
            <w:tcW w:w="7788" w:type="dxa"/>
          </w:tcPr>
          <w:p w14:paraId="7BD979DF" w14:textId="77777777" w:rsidR="000656E7" w:rsidRPr="007866C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gobernabilidad de procesos permite la generación de valor asociada a la identificación de responsabilidades, gestión y control integral de los procesos.</w:t>
            </w:r>
          </w:p>
        </w:tc>
      </w:tr>
      <w:tr w:rsidR="000656E7" w:rsidRPr="00643EDE" w14:paraId="7BE5D0D9" w14:textId="77777777" w:rsidTr="00E11EB2">
        <w:trPr>
          <w:cantSplit/>
        </w:trPr>
        <w:tc>
          <w:tcPr>
            <w:tcW w:w="1572" w:type="dxa"/>
            <w:shd w:val="clear" w:color="auto" w:fill="E0E0E0"/>
          </w:tcPr>
          <w:p w14:paraId="739DDC11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88" w:type="dxa"/>
          </w:tcPr>
          <w:p w14:paraId="0A107250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Definir los responsables de los procesos (</w:t>
            </w:r>
            <w:proofErr w:type="spellStart"/>
            <w:r w:rsidRPr="00A15341">
              <w:rPr>
                <w:szCs w:val="20"/>
                <w:lang w:val="es-PE"/>
              </w:rPr>
              <w:t>Process</w:t>
            </w:r>
            <w:proofErr w:type="spellEnd"/>
            <w:r w:rsidRPr="00A15341">
              <w:rPr>
                <w:szCs w:val="20"/>
                <w:lang w:val="es-PE"/>
              </w:rPr>
              <w:t xml:space="preserve"> </w:t>
            </w:r>
            <w:proofErr w:type="spellStart"/>
            <w:r w:rsidRPr="00A15341">
              <w:rPr>
                <w:szCs w:val="20"/>
                <w:lang w:val="es-PE"/>
              </w:rPr>
              <w:t>Owner</w:t>
            </w:r>
            <w:proofErr w:type="spellEnd"/>
            <w:r w:rsidRPr="00A15341">
              <w:rPr>
                <w:szCs w:val="20"/>
                <w:lang w:val="es-PE"/>
              </w:rPr>
              <w:t xml:space="preserve">). </w:t>
            </w:r>
          </w:p>
          <w:p w14:paraId="33FE1D89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Gestionar los procesos a través de indicadores y programas de mejoramiento continuo.</w:t>
            </w:r>
          </w:p>
          <w:p w14:paraId="36BFECA2" w14:textId="77777777" w:rsidR="000656E7" w:rsidRPr="00A15341" w:rsidRDefault="000656E7" w:rsidP="00E11EB2">
            <w:pPr>
              <w:pStyle w:val="TablaContenido"/>
              <w:rPr>
                <w:szCs w:val="20"/>
                <w:lang w:val="es-PE"/>
              </w:rPr>
            </w:pPr>
            <w:r w:rsidRPr="00A15341">
              <w:rPr>
                <w:szCs w:val="20"/>
                <w:lang w:val="es-PE"/>
              </w:rPr>
              <w:t>Identificar y definir controles de mitigación de riesgos de proceso.</w:t>
            </w:r>
          </w:p>
        </w:tc>
      </w:tr>
    </w:tbl>
    <w:p w14:paraId="3A8A1868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643EDE" w14:paraId="3223C5E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ED7261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7EDE5304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La gestión de requerimientos de negocio es un asunto de todos</w:t>
            </w:r>
          </w:p>
        </w:tc>
      </w:tr>
      <w:tr w:rsidR="000656E7" w:rsidRPr="00A15341" w14:paraId="3EFF96F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216BF5BA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45BEACF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6</w:t>
            </w:r>
          </w:p>
        </w:tc>
      </w:tr>
      <w:tr w:rsidR="000656E7" w:rsidRPr="00643EDE" w14:paraId="0534267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6E4F63E2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76B7D35A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La alta dirección, representantes de arquitectura y </w:t>
            </w:r>
            <w:proofErr w:type="spellStart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Stakeholders</w:t>
            </w:r>
            <w:proofErr w:type="spellEnd"/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participan en las decisiones de gestión de requerimientos de negocio para lograr los objetivos de KADABRA.</w:t>
            </w:r>
          </w:p>
        </w:tc>
      </w:tr>
      <w:tr w:rsidR="000656E7" w:rsidRPr="00643EDE" w14:paraId="6938AFE0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CB3BBE8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Justificación</w:t>
            </w:r>
          </w:p>
        </w:tc>
        <w:tc>
          <w:tcPr>
            <w:tcW w:w="7775" w:type="dxa"/>
          </w:tcPr>
          <w:p w14:paraId="563C7A9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Este principio garantiza que la gestión de requerimientos de negocio esté alineada con la visión de KADABRA.</w:t>
            </w:r>
          </w:p>
        </w:tc>
      </w:tr>
      <w:tr w:rsidR="000656E7" w:rsidRPr="00643EDE" w14:paraId="1A74D0D1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EC01238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6987D31F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Implementar roles y responsabilidades para abordar los requerimientos.</w:t>
            </w:r>
          </w:p>
          <w:p w14:paraId="1ABB31DE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Formar grupos de trabajo entre expertos de negocio y personal TI para definir las metas y objetivos de KADABRA</w:t>
            </w:r>
          </w:p>
        </w:tc>
      </w:tr>
    </w:tbl>
    <w:p w14:paraId="0E7B9A20" w14:textId="77777777" w:rsidR="000656E7" w:rsidRPr="007866C1" w:rsidRDefault="000656E7" w:rsidP="000656E7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5"/>
        <w:gridCol w:w="7775"/>
      </w:tblGrid>
      <w:tr w:rsidR="000656E7" w:rsidRPr="00A15341" w14:paraId="72FC5B62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6D479F1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Nombre</w:t>
            </w:r>
          </w:p>
        </w:tc>
        <w:tc>
          <w:tcPr>
            <w:tcW w:w="7775" w:type="dxa"/>
            <w:shd w:val="clear" w:color="auto" w:fill="E0E0E0"/>
          </w:tcPr>
          <w:p w14:paraId="1056F4DC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Aplicaciones de uso común</w:t>
            </w:r>
          </w:p>
        </w:tc>
      </w:tr>
      <w:tr w:rsidR="000656E7" w:rsidRPr="00A15341" w14:paraId="7BEC58C6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564AB909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Código</w:t>
            </w:r>
          </w:p>
        </w:tc>
        <w:tc>
          <w:tcPr>
            <w:tcW w:w="7775" w:type="dxa"/>
          </w:tcPr>
          <w:p w14:paraId="0BA9609F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Cs/>
                <w:sz w:val="20"/>
                <w:szCs w:val="20"/>
                <w:lang w:val="es-PE"/>
              </w:rPr>
              <w:t>PAN0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7</w:t>
            </w:r>
          </w:p>
        </w:tc>
      </w:tr>
      <w:tr w:rsidR="000656E7" w:rsidRPr="00643EDE" w14:paraId="69345087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351699CB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t>Declaración</w:t>
            </w:r>
          </w:p>
        </w:tc>
        <w:tc>
          <w:tcPr>
            <w:tcW w:w="7775" w:type="dxa"/>
          </w:tcPr>
          <w:p w14:paraId="3F16CFF2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Se desarrolla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n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aplicaciones de uso común para todo el entorno de KADABRA y no aplicaciones aisladas a la funcionalidad, capacidad y expectativa de ésta.</w:t>
            </w:r>
          </w:p>
        </w:tc>
      </w:tr>
      <w:tr w:rsidR="000656E7" w:rsidRPr="00643EDE" w14:paraId="5477A6C3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17022E2D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bCs/>
                <w:sz w:val="20"/>
                <w:szCs w:val="20"/>
                <w:lang w:val="es-PE"/>
              </w:rPr>
              <w:lastRenderedPageBreak/>
              <w:t>Justificación</w:t>
            </w:r>
          </w:p>
        </w:tc>
        <w:tc>
          <w:tcPr>
            <w:tcW w:w="7775" w:type="dxa"/>
          </w:tcPr>
          <w:p w14:paraId="49B233BD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El p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ermitir y mantener capacidades o funciones duplicadas es costosa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>,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 y alienta la aparición de datos contradictorios e inconsistentes.</w:t>
            </w:r>
          </w:p>
        </w:tc>
      </w:tr>
      <w:tr w:rsidR="000656E7" w:rsidRPr="00643EDE" w14:paraId="42927AA1" w14:textId="77777777" w:rsidTr="00E11EB2">
        <w:trPr>
          <w:cantSplit/>
        </w:trPr>
        <w:tc>
          <w:tcPr>
            <w:tcW w:w="1585" w:type="dxa"/>
            <w:shd w:val="clear" w:color="auto" w:fill="E0E0E0"/>
          </w:tcPr>
          <w:p w14:paraId="0D455D29" w14:textId="77777777" w:rsidR="000656E7" w:rsidRPr="00A1534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 w:val="20"/>
                <w:szCs w:val="20"/>
                <w:lang w:val="es-PE"/>
              </w:rPr>
              <w:t>Implicancias</w:t>
            </w:r>
          </w:p>
        </w:tc>
        <w:tc>
          <w:tcPr>
            <w:tcW w:w="7775" w:type="dxa"/>
          </w:tcPr>
          <w:p w14:paraId="3913AAF6" w14:textId="77777777" w:rsidR="000656E7" w:rsidRPr="007866C1" w:rsidRDefault="000656E7" w:rsidP="00E11EB2">
            <w:pPr>
              <w:spacing w:before="40" w:after="40"/>
              <w:rPr>
                <w:rFonts w:ascii="Arial Narrow" w:hAnsi="Arial Narrow"/>
                <w:bCs/>
                <w:sz w:val="20"/>
                <w:szCs w:val="20"/>
                <w:lang w:val="es-PE"/>
              </w:rPr>
            </w:pP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Crear una política de gobierno que norme el uso de aplicaciones </w:t>
            </w:r>
            <w:r>
              <w:rPr>
                <w:rFonts w:ascii="Arial Narrow" w:hAnsi="Arial Narrow"/>
                <w:bCs/>
                <w:sz w:val="20"/>
                <w:szCs w:val="20"/>
                <w:lang w:val="es-PE"/>
              </w:rPr>
              <w:t xml:space="preserve">comunes que asegure su alineamiento a </w:t>
            </w:r>
            <w:r w:rsidRPr="007866C1">
              <w:rPr>
                <w:rFonts w:ascii="Arial Narrow" w:hAnsi="Arial Narrow"/>
                <w:bCs/>
                <w:sz w:val="20"/>
                <w:szCs w:val="20"/>
                <w:lang w:val="es-PE"/>
              </w:rPr>
              <w:t>las expectativas funcionales de KADABRA.</w:t>
            </w:r>
          </w:p>
        </w:tc>
      </w:tr>
    </w:tbl>
    <w:p w14:paraId="6516B468" w14:textId="77777777" w:rsidR="000656E7" w:rsidRPr="007866C1" w:rsidRDefault="000656E7" w:rsidP="000656E7">
      <w:pPr>
        <w:rPr>
          <w:rFonts w:ascii="Arial Narrow" w:hAnsi="Arial Narrow"/>
          <w:sz w:val="20"/>
          <w:szCs w:val="20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93"/>
        <w:gridCol w:w="7767"/>
      </w:tblGrid>
      <w:tr w:rsidR="000656E7" w:rsidRPr="00643EDE" w14:paraId="46960E4B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3313F57D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40" w:type="dxa"/>
            <w:shd w:val="clear" w:color="auto" w:fill="E0E0E0"/>
          </w:tcPr>
          <w:p w14:paraId="1FBD91FB" w14:textId="77777777" w:rsidR="000656E7" w:rsidRPr="007866C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Cambios basados en requerimientos de negocio</w:t>
            </w:r>
          </w:p>
        </w:tc>
      </w:tr>
      <w:tr w:rsidR="000656E7" w:rsidRPr="00A15341" w14:paraId="3FBFC4EA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05AF315C" w14:textId="77777777" w:rsidR="000656E7" w:rsidRPr="00A15341" w:rsidRDefault="000656E7" w:rsidP="00E11EB2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C</w:t>
            </w:r>
            <w:r w:rsidRPr="007866C1">
              <w:rPr>
                <w:rFonts w:ascii="Arial Narrow" w:hAnsi="Arial Narrow"/>
                <w:b/>
                <w:szCs w:val="20"/>
                <w:lang w:val="es-PE"/>
              </w:rPr>
              <w:t>ó</w:t>
            </w: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digo</w:t>
            </w:r>
          </w:p>
        </w:tc>
        <w:tc>
          <w:tcPr>
            <w:tcW w:w="7740" w:type="dxa"/>
          </w:tcPr>
          <w:p w14:paraId="2D054F4B" w14:textId="77777777" w:rsidR="000656E7" w:rsidRPr="00A15341" w:rsidRDefault="000656E7" w:rsidP="00E11EB2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A15341">
              <w:rPr>
                <w:rFonts w:ascii="Arial Narrow" w:hAnsi="Arial Narrow"/>
                <w:szCs w:val="20"/>
                <w:lang w:val="es-PE"/>
              </w:rPr>
              <w:t>PA</w:t>
            </w:r>
            <w:r w:rsidRPr="007866C1">
              <w:rPr>
                <w:rFonts w:ascii="Arial Narrow" w:hAnsi="Arial Narrow"/>
                <w:szCs w:val="20"/>
                <w:lang w:val="es-PE"/>
              </w:rPr>
              <w:t>N0</w:t>
            </w:r>
            <w:r>
              <w:rPr>
                <w:rFonts w:ascii="Arial Narrow" w:hAnsi="Arial Narrow"/>
                <w:szCs w:val="20"/>
                <w:lang w:val="es-PE"/>
              </w:rPr>
              <w:t>8</w:t>
            </w:r>
          </w:p>
        </w:tc>
      </w:tr>
      <w:tr w:rsidR="000656E7" w:rsidRPr="00643EDE" w14:paraId="1F5DC00B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3AF22897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40" w:type="dxa"/>
          </w:tcPr>
          <w:p w14:paraId="770BEBB0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Se realizan cambios en las aplicaciones y datos en respuesta a las necesidades de negocio.</w:t>
            </w:r>
          </w:p>
        </w:tc>
      </w:tr>
      <w:tr w:rsidR="000656E7" w:rsidRPr="00643EDE" w14:paraId="00DC43A2" w14:textId="77777777" w:rsidTr="00E11EB2">
        <w:trPr>
          <w:cantSplit/>
        </w:trPr>
        <w:tc>
          <w:tcPr>
            <w:tcW w:w="1588" w:type="dxa"/>
            <w:shd w:val="clear" w:color="auto" w:fill="E0E0E0"/>
          </w:tcPr>
          <w:p w14:paraId="6A9D1845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40" w:type="dxa"/>
          </w:tcPr>
          <w:p w14:paraId="27B90AB3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La base de cualquier cambio propuesto es principalmente dar soporte a los objetivos estratégicos y operacion</w:t>
            </w:r>
            <w:r>
              <w:rPr>
                <w:rFonts w:ascii="Arial Narrow" w:hAnsi="Arial Narrow"/>
                <w:szCs w:val="20"/>
                <w:lang w:val="es-PE"/>
              </w:rPr>
              <w:t>ales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de</w:t>
            </w:r>
            <w:r>
              <w:rPr>
                <w:rFonts w:ascii="Arial Narrow" w:hAnsi="Arial Narrow"/>
                <w:szCs w:val="20"/>
                <w:lang w:val="es-PE"/>
              </w:rPr>
              <w:t>l</w:t>
            </w:r>
            <w:r w:rsidRPr="007866C1">
              <w:rPr>
                <w:rFonts w:ascii="Arial Narrow" w:hAnsi="Arial Narrow"/>
                <w:szCs w:val="20"/>
                <w:lang w:val="es-PE"/>
              </w:rPr>
              <w:t xml:space="preserve"> negocio de KADABRA.</w:t>
            </w:r>
          </w:p>
        </w:tc>
      </w:tr>
      <w:tr w:rsidR="000656E7" w:rsidRPr="00643EDE" w14:paraId="32270EB4" w14:textId="77777777" w:rsidTr="00E11EB2">
        <w:trPr>
          <w:cantSplit/>
          <w:trHeight w:val="47"/>
        </w:trPr>
        <w:tc>
          <w:tcPr>
            <w:tcW w:w="1588" w:type="dxa"/>
            <w:shd w:val="clear" w:color="auto" w:fill="E0E0E0"/>
          </w:tcPr>
          <w:p w14:paraId="1D1B3FB9" w14:textId="77777777" w:rsidR="000656E7" w:rsidRPr="00A15341" w:rsidRDefault="000656E7" w:rsidP="00E11EB2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A15341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40" w:type="dxa"/>
          </w:tcPr>
          <w:p w14:paraId="39685395" w14:textId="77777777" w:rsidR="000656E7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7866C1">
              <w:rPr>
                <w:rFonts w:ascii="Arial Narrow" w:hAnsi="Arial Narrow"/>
                <w:szCs w:val="20"/>
                <w:lang w:val="es-PE"/>
              </w:rPr>
              <w:t>Alinear los procesos de gestión de cambio a este principio.</w:t>
            </w:r>
          </w:p>
          <w:p w14:paraId="725B4305" w14:textId="77777777" w:rsidR="000656E7" w:rsidRPr="007866C1" w:rsidRDefault="000656E7" w:rsidP="00E11EB2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>
              <w:rPr>
                <w:rFonts w:ascii="Arial Narrow" w:hAnsi="Arial Narrow"/>
                <w:szCs w:val="20"/>
                <w:lang w:val="es-PE"/>
              </w:rPr>
              <w:t>Implementar mejoras o cambios en los sistemas de información basados en una necesidad de negocio documentada.</w:t>
            </w:r>
          </w:p>
        </w:tc>
      </w:tr>
    </w:tbl>
    <w:p w14:paraId="7AB1F76C" w14:textId="115B63F9" w:rsidR="00CF2DF0" w:rsidRPr="00C4678B" w:rsidRDefault="00552E12" w:rsidP="00CF2DF0">
      <w:pPr>
        <w:pStyle w:val="Ttulo2"/>
        <w:rPr>
          <w:rFonts w:ascii="Arial Narrow" w:hAnsi="Arial Narrow"/>
          <w:lang w:val="es-PE"/>
        </w:rPr>
      </w:pPr>
      <w:bookmarkStart w:id="20" w:name="_Toc522127021"/>
      <w:r w:rsidRPr="00C4678B">
        <w:rPr>
          <w:rFonts w:ascii="Arial Narrow" w:hAnsi="Arial Narrow"/>
          <w:lang w:val="es-PE"/>
        </w:rPr>
        <w:t>Principios de Aplicaciones</w:t>
      </w:r>
      <w:bookmarkEnd w:id="20"/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4"/>
        <w:gridCol w:w="7776"/>
      </w:tblGrid>
      <w:tr w:rsidR="00644D5F" w:rsidRPr="00C4678B" w14:paraId="2112C76E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0F0A999D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776" w:type="dxa"/>
            <w:shd w:val="clear" w:color="auto" w:fill="E0E0E0"/>
          </w:tcPr>
          <w:p w14:paraId="24B3CED7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Independencia Tecnológica</w:t>
            </w:r>
          </w:p>
        </w:tc>
      </w:tr>
      <w:tr w:rsidR="00644D5F" w:rsidRPr="00C4678B" w14:paraId="2DD6DB54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687978B6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776" w:type="dxa"/>
          </w:tcPr>
          <w:p w14:paraId="1718CF56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PAA01</w:t>
            </w:r>
          </w:p>
        </w:tc>
      </w:tr>
      <w:tr w:rsidR="00644D5F" w:rsidRPr="00643EDE" w14:paraId="72AC8BD7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26A8EB20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776" w:type="dxa"/>
          </w:tcPr>
          <w:p w14:paraId="3950FAA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Las aplicaciones deben ser independientes de la plataforma tecnológica. </w:t>
            </w:r>
          </w:p>
        </w:tc>
      </w:tr>
      <w:tr w:rsidR="00644D5F" w:rsidRPr="00643EDE" w14:paraId="125C5F42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607DB9A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776" w:type="dxa"/>
          </w:tcPr>
          <w:p w14:paraId="52473F8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independencia tecnológica de las aplicaciones permite que se desarrollen, actualicen y operen de la manera más rentable y oportuna, además de garantizar que no dependa de un hardware, componente o software específico.</w:t>
            </w:r>
          </w:p>
        </w:tc>
      </w:tr>
      <w:tr w:rsidR="00644D5F" w:rsidRPr="00643EDE" w14:paraId="6564E98F" w14:textId="77777777" w:rsidTr="00537FCD">
        <w:trPr>
          <w:cantSplit/>
        </w:trPr>
        <w:tc>
          <w:tcPr>
            <w:tcW w:w="1584" w:type="dxa"/>
            <w:shd w:val="clear" w:color="auto" w:fill="E0E0E0"/>
          </w:tcPr>
          <w:p w14:paraId="7CBF123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776" w:type="dxa"/>
          </w:tcPr>
          <w:p w14:paraId="492A740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o proponer estándares que soporten la portabilidad entre tecnologías.</w:t>
            </w:r>
          </w:p>
          <w:p w14:paraId="7CB275F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Promover el desarrollo y mantenimiento de las aplicaciones independiente de la plataforma en la cual se utilice.</w:t>
            </w:r>
          </w:p>
        </w:tc>
      </w:tr>
    </w:tbl>
    <w:p w14:paraId="6B6108F5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644D5F" w:rsidRPr="00C4678B" w14:paraId="22A93787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4A1A26F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47E1208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Facilidad de uso</w:t>
            </w:r>
          </w:p>
        </w:tc>
      </w:tr>
      <w:tr w:rsidR="00644D5F" w:rsidRPr="00C4678B" w14:paraId="395C30C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0C40C23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0C12693E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PAA02</w:t>
            </w:r>
          </w:p>
        </w:tc>
      </w:tr>
      <w:tr w:rsidR="00644D5F" w:rsidRPr="00643EDE" w14:paraId="282B8FE9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0C870E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449F23C2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Las aplicaciones deben ser fáciles de usar.</w:t>
            </w:r>
          </w:p>
        </w:tc>
      </w:tr>
      <w:tr w:rsidR="00644D5F" w:rsidRPr="00643EDE" w14:paraId="482C8FAA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A3CAD9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74DC72C9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Una aplicación, con una interfaz intuitiva y fácil de usar, facilita la transición y adaptabilidad del usuario, ayudando a que él mismo realice sus tareas con un menor esfuerzo, reduciendo la curva de aprendizaje del usuario.</w:t>
            </w:r>
          </w:p>
        </w:tc>
      </w:tr>
      <w:tr w:rsidR="00644D5F" w:rsidRPr="00643EDE" w14:paraId="50DAEF3E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090565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6C4CD218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Definir un "look-and-</w:t>
            </w:r>
            <w:proofErr w:type="spellStart"/>
            <w:r w:rsidRPr="00C4678B">
              <w:rPr>
                <w:rFonts w:ascii="Arial Narrow" w:hAnsi="Arial Narrow"/>
                <w:szCs w:val="20"/>
                <w:lang w:val="es-PE"/>
              </w:rPr>
              <w:t>feel</w:t>
            </w:r>
            <w:proofErr w:type="spellEnd"/>
            <w:r w:rsidRPr="00C4678B">
              <w:rPr>
                <w:rFonts w:ascii="Arial Narrow" w:hAnsi="Arial Narrow"/>
                <w:szCs w:val="20"/>
                <w:lang w:val="es-PE"/>
              </w:rPr>
              <w:t>" común y considerar requisitos ergonómicos.</w:t>
            </w:r>
          </w:p>
          <w:p w14:paraId="5A24CD0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Desarrollar criterios de prueba de usabilidad.</w:t>
            </w:r>
          </w:p>
        </w:tc>
      </w:tr>
    </w:tbl>
    <w:p w14:paraId="7A190BF7" w14:textId="77777777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028EC00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DECF8E5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7152DE6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 xml:space="preserve">Flexibilidad de aplicaciones </w:t>
            </w:r>
          </w:p>
        </w:tc>
      </w:tr>
      <w:tr w:rsidR="00644D5F" w:rsidRPr="00C4678B" w14:paraId="3E7B192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396A70FD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437D7194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PAA03</w:t>
            </w:r>
          </w:p>
        </w:tc>
      </w:tr>
      <w:tr w:rsidR="00644D5F" w:rsidRPr="00643EDE" w14:paraId="3F9DD6F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1381A81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701A64E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 KADABRA debe ser modular, escalable y de fácil desacoplamiento.</w:t>
            </w:r>
          </w:p>
        </w:tc>
      </w:tr>
      <w:tr w:rsidR="00644D5F" w:rsidRPr="00643EDE" w14:paraId="41552EB2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54DCFD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352AADAA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optimizar la agilidad y minimizar la complejidad de integración, simplificar la implementación y el mantenimiento. Así mismo, gestionar los cambios en las soluciones de negocio con un impacto bajo en los procesos.</w:t>
            </w:r>
          </w:p>
        </w:tc>
      </w:tr>
      <w:tr w:rsidR="00644D5F" w:rsidRPr="00643EDE" w14:paraId="686A55EB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BED37A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lastRenderedPageBreak/>
              <w:t>Implicancias</w:t>
            </w:r>
          </w:p>
        </w:tc>
        <w:tc>
          <w:tcPr>
            <w:tcW w:w="7920" w:type="dxa"/>
          </w:tcPr>
          <w:p w14:paraId="567C1AF1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un método de integración común.</w:t>
            </w:r>
          </w:p>
          <w:p w14:paraId="7222685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Implementar arquitectura basada en servicios.</w:t>
            </w:r>
          </w:p>
          <w:p w14:paraId="2D09B4D0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estrategias de integración de aplicaciones.</w:t>
            </w:r>
          </w:p>
        </w:tc>
      </w:tr>
    </w:tbl>
    <w:p w14:paraId="0887CE2D" w14:textId="2AAB181D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0"/>
        <w:gridCol w:w="7780"/>
      </w:tblGrid>
      <w:tr w:rsidR="00644D5F" w:rsidRPr="00C4678B" w14:paraId="706D39AF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5CFD4DE4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920" w:type="dxa"/>
            <w:shd w:val="clear" w:color="auto" w:fill="E0E0E0"/>
          </w:tcPr>
          <w:p w14:paraId="7CA210D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Duplicidad de funcionalidades</w:t>
            </w:r>
          </w:p>
        </w:tc>
      </w:tr>
      <w:tr w:rsidR="00644D5F" w:rsidRPr="00C4678B" w14:paraId="1DEB466C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294ADB4C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920" w:type="dxa"/>
          </w:tcPr>
          <w:p w14:paraId="37CBBBAA" w14:textId="77777777" w:rsidR="00644D5F" w:rsidRPr="00C4678B" w:rsidRDefault="00644D5F" w:rsidP="001D28BF">
            <w:pPr>
              <w:pStyle w:val="TableText"/>
              <w:keepNext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PAA04</w:t>
            </w:r>
          </w:p>
        </w:tc>
      </w:tr>
      <w:tr w:rsidR="00644D5F" w:rsidRPr="00643EDE" w14:paraId="701C0AED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65F952A8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920" w:type="dxa"/>
          </w:tcPr>
          <w:p w14:paraId="28E4E46E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La arquitectura de aplicaciones debe promover la racionalización en el portafolio de soluciones de negocio, maximizando su aprovechamiento y evitando la implementación de funciones ya existentes.</w:t>
            </w:r>
          </w:p>
        </w:tc>
      </w:tr>
      <w:tr w:rsidR="00644D5F" w:rsidRPr="00643EDE" w14:paraId="488DE0E1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7EDC246C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920" w:type="dxa"/>
          </w:tcPr>
          <w:p w14:paraId="5E6E4D07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La correcta identificación y clasificación funcional en el portafolio de aplicaciones de KADABRA evitará que se propongan e implementen soluciones que cubran funcionalidades ya existentes en las aplicaciones actuales. </w:t>
            </w:r>
          </w:p>
        </w:tc>
      </w:tr>
      <w:tr w:rsidR="00644D5F" w:rsidRPr="00643EDE" w14:paraId="4AB67BE8" w14:textId="77777777" w:rsidTr="001D28BF">
        <w:trPr>
          <w:cantSplit/>
        </w:trPr>
        <w:tc>
          <w:tcPr>
            <w:tcW w:w="1588" w:type="dxa"/>
            <w:shd w:val="clear" w:color="auto" w:fill="E0E0E0"/>
          </w:tcPr>
          <w:p w14:paraId="05F901B1" w14:textId="77777777" w:rsidR="00644D5F" w:rsidRPr="00C4678B" w:rsidRDefault="00644D5F" w:rsidP="001D28BF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920" w:type="dxa"/>
          </w:tcPr>
          <w:p w14:paraId="3CC290A2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portafolio de aplicaciones y funcionalidades para KADABRA.</w:t>
            </w:r>
          </w:p>
          <w:p w14:paraId="0F336C93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Gestionar los requerimientos comparando las funcionalidades solicitadas con las existentes en las aplicaciones actuales mediante un portafolio de aplicaciones y servicios.</w:t>
            </w:r>
          </w:p>
          <w:p w14:paraId="42D8EF16" w14:textId="77777777" w:rsidR="00644D5F" w:rsidRPr="00C4678B" w:rsidRDefault="00644D5F" w:rsidP="001D28BF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Establecer trazabilidad en la identificación de necesidades de negocio.</w:t>
            </w:r>
          </w:p>
          <w:p w14:paraId="1758F4DD" w14:textId="77777777" w:rsidR="00644D5F" w:rsidRPr="00C4678B" w:rsidRDefault="00644D5F" w:rsidP="001D28BF">
            <w:pPr>
              <w:pStyle w:val="TableText"/>
              <w:spacing w:before="0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Reusar componentes de otras aplicaciones.</w:t>
            </w:r>
          </w:p>
        </w:tc>
      </w:tr>
    </w:tbl>
    <w:p w14:paraId="55BC40E8" w14:textId="44E20B9A" w:rsidR="00644D5F" w:rsidRPr="00C4678B" w:rsidRDefault="00644D5F" w:rsidP="00644D5F">
      <w:pPr>
        <w:rPr>
          <w:rFonts w:ascii="Arial Narrow" w:hAnsi="Arial Narrow"/>
          <w:lang w:val="es-PE"/>
        </w:rPr>
      </w:pPr>
    </w:p>
    <w:tbl>
      <w:tblPr>
        <w:tblW w:w="936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81"/>
        <w:gridCol w:w="7779"/>
      </w:tblGrid>
      <w:tr w:rsidR="00785FFB" w:rsidRPr="00C4678B" w14:paraId="7FE1F59F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13F5D3F9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Nombre</w:t>
            </w:r>
          </w:p>
        </w:tc>
        <w:tc>
          <w:tcPr>
            <w:tcW w:w="7899" w:type="dxa"/>
            <w:shd w:val="clear" w:color="auto" w:fill="E0E0E0"/>
          </w:tcPr>
          <w:p w14:paraId="58D1B38C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Sistema escalable</w:t>
            </w:r>
          </w:p>
        </w:tc>
      </w:tr>
      <w:tr w:rsidR="00785FFB" w:rsidRPr="00C4678B" w14:paraId="36E7C441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1A98C6F4" w14:textId="77777777" w:rsidR="00785FFB" w:rsidRPr="00C4678B" w:rsidRDefault="00785FFB" w:rsidP="0002164A">
            <w:pPr>
              <w:pStyle w:val="TableText"/>
              <w:keepNext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Código</w:t>
            </w:r>
          </w:p>
        </w:tc>
        <w:tc>
          <w:tcPr>
            <w:tcW w:w="7899" w:type="dxa"/>
          </w:tcPr>
          <w:p w14:paraId="72155195" w14:textId="77777777" w:rsidR="00785FFB" w:rsidRPr="00C4678B" w:rsidRDefault="00785FFB" w:rsidP="0002164A">
            <w:pPr>
              <w:pStyle w:val="TableText"/>
              <w:keepNext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PAA05</w:t>
            </w:r>
          </w:p>
        </w:tc>
      </w:tr>
      <w:tr w:rsidR="00785FFB" w:rsidRPr="00643EDE" w14:paraId="29FA761A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7460C6A7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Declaración</w:t>
            </w:r>
          </w:p>
        </w:tc>
        <w:tc>
          <w:tcPr>
            <w:tcW w:w="7899" w:type="dxa"/>
          </w:tcPr>
          <w:p w14:paraId="3FB1FB17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El sistema KADABRA debe soportar la escalabilidad a nivel de capacidades para atender los cambios en la demanda.</w:t>
            </w:r>
          </w:p>
        </w:tc>
      </w:tr>
      <w:tr w:rsidR="00785FFB" w:rsidRPr="00643EDE" w14:paraId="5A4165CA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089187A2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Justificación</w:t>
            </w:r>
          </w:p>
        </w:tc>
        <w:tc>
          <w:tcPr>
            <w:tcW w:w="7899" w:type="dxa"/>
          </w:tcPr>
          <w:p w14:paraId="520D1091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>Permite que el sistema pueda operar de manera óptima según cambios en la carga operativa y demanda del negocio.</w:t>
            </w:r>
          </w:p>
        </w:tc>
      </w:tr>
      <w:tr w:rsidR="00785FFB" w:rsidRPr="00643EDE" w14:paraId="70D8A59F" w14:textId="77777777" w:rsidTr="0002164A">
        <w:trPr>
          <w:cantSplit/>
        </w:trPr>
        <w:tc>
          <w:tcPr>
            <w:tcW w:w="1588" w:type="dxa"/>
            <w:shd w:val="clear" w:color="auto" w:fill="E0E0E0"/>
          </w:tcPr>
          <w:p w14:paraId="19EACB6E" w14:textId="77777777" w:rsidR="00785FFB" w:rsidRPr="00C4678B" w:rsidRDefault="00785FFB" w:rsidP="0002164A">
            <w:pPr>
              <w:pStyle w:val="TableText"/>
              <w:rPr>
                <w:rFonts w:ascii="Arial Narrow" w:hAnsi="Arial Narrow"/>
                <w:b/>
                <w:szCs w:val="20"/>
                <w:lang w:val="es-PE"/>
              </w:rPr>
            </w:pPr>
            <w:r w:rsidRPr="00C4678B">
              <w:rPr>
                <w:rFonts w:ascii="Arial Narrow" w:hAnsi="Arial Narrow"/>
                <w:b/>
                <w:szCs w:val="20"/>
                <w:lang w:val="es-PE"/>
              </w:rPr>
              <w:t>Implicancias</w:t>
            </w:r>
          </w:p>
        </w:tc>
        <w:tc>
          <w:tcPr>
            <w:tcW w:w="7899" w:type="dxa"/>
          </w:tcPr>
          <w:p w14:paraId="5F8AF4A7" w14:textId="77777777" w:rsidR="00785FFB" w:rsidRPr="00C4678B" w:rsidRDefault="00785FFB" w:rsidP="0002164A">
            <w:pPr>
              <w:pStyle w:val="TableText"/>
              <w:jc w:val="both"/>
              <w:rPr>
                <w:rFonts w:ascii="Arial Narrow" w:hAnsi="Arial Narrow"/>
                <w:szCs w:val="20"/>
                <w:lang w:val="es-PE"/>
              </w:rPr>
            </w:pPr>
            <w:r w:rsidRPr="00C4678B">
              <w:rPr>
                <w:rFonts w:ascii="Arial Narrow" w:hAnsi="Arial Narrow"/>
                <w:szCs w:val="20"/>
                <w:lang w:val="es-PE"/>
              </w:rPr>
              <w:t xml:space="preserve">Monitorear el comportamiento de las aplicaciones o servicios para asegurar la atención óptima de la operación diaria. </w:t>
            </w:r>
          </w:p>
        </w:tc>
      </w:tr>
    </w:tbl>
    <w:p w14:paraId="1300E73E" w14:textId="73EBFC37" w:rsidR="00785FFB" w:rsidRDefault="00785FFB" w:rsidP="00644D5F">
      <w:pPr>
        <w:rPr>
          <w:rFonts w:ascii="Arial Narrow" w:hAnsi="Arial Narrow"/>
          <w:lang w:val="es-PE"/>
        </w:rPr>
      </w:pPr>
    </w:p>
    <w:p w14:paraId="7AB1F76D" w14:textId="211CC85C" w:rsidR="006006C7" w:rsidRPr="00C4678B" w:rsidRDefault="00552E12" w:rsidP="006006C7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1" w:name="_Toc522127022"/>
      <w:r w:rsidRPr="00C4678B">
        <w:rPr>
          <w:rFonts w:ascii="Arial Narrow" w:hAnsi="Arial Narrow"/>
          <w:lang w:val="es-PE"/>
        </w:rPr>
        <w:t>Estándares</w:t>
      </w:r>
      <w:bookmarkEnd w:id="21"/>
      <w:r w:rsidR="005C74BB">
        <w:rPr>
          <w:rFonts w:ascii="Arial Narrow" w:hAnsi="Arial Narrow"/>
          <w:lang w:val="es-PE"/>
        </w:rPr>
        <w:t xml:space="preserve"> </w:t>
      </w:r>
    </w:p>
    <w:p w14:paraId="737C7753" w14:textId="4C6E4924" w:rsidR="008C29C7" w:rsidRPr="008C29C7" w:rsidRDefault="008C29C7" w:rsidP="008C29C7">
      <w:pPr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utilizarán l</w:t>
      </w:r>
      <w:r w:rsidR="002920A8">
        <w:rPr>
          <w:rFonts w:ascii="Arial Narrow" w:hAnsi="Arial Narrow"/>
          <w:lang w:val="es-PE"/>
        </w:rPr>
        <w:t>os siguientes</w:t>
      </w:r>
      <w:r>
        <w:rPr>
          <w:rFonts w:ascii="Arial Narrow" w:hAnsi="Arial Narrow"/>
          <w:lang w:val="es-PE"/>
        </w:rPr>
        <w:t xml:space="preserve"> estándares </w:t>
      </w:r>
      <w:r w:rsidR="006B5A1A">
        <w:rPr>
          <w:rFonts w:ascii="Arial Narrow" w:hAnsi="Arial Narrow"/>
          <w:lang w:val="es-PE"/>
        </w:rPr>
        <w:t>en el presente entregable:</w:t>
      </w:r>
    </w:p>
    <w:p w14:paraId="7AB1F76E" w14:textId="77DCFA55" w:rsidR="00396145" w:rsidRPr="00C4678B" w:rsidRDefault="003D7E71" w:rsidP="00725E7B">
      <w:pPr>
        <w:pStyle w:val="Prrafodelista"/>
        <w:numPr>
          <w:ilvl w:val="0"/>
          <w:numId w:val="4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ARCHIMATE un es lenguaje de notación unificado utilizado para modelamiento de arquitectura empresarial de alto nivel, el cual permite visualizar e identificar las aplicaciones negocio, sub-aplicaciones, componentes, bases de datos, servicios, etc. y sus respectivas interacciones</w:t>
      </w:r>
      <w:r w:rsidR="000D122A" w:rsidRPr="00C4678B">
        <w:rPr>
          <w:rFonts w:ascii="Arial Narrow" w:hAnsi="Arial Narrow"/>
          <w:lang w:val="es-PE"/>
        </w:rPr>
        <w:t>.</w:t>
      </w:r>
    </w:p>
    <w:p w14:paraId="001FDCB1" w14:textId="77777777" w:rsidR="00A9689F" w:rsidRDefault="00A9689F" w:rsidP="0091385B">
      <w:pPr>
        <w:rPr>
          <w:rFonts w:ascii="Arial Narrow" w:hAnsi="Arial Narrow"/>
          <w:lang w:val="es-PE"/>
        </w:rPr>
        <w:sectPr w:rsidR="00A9689F" w:rsidSect="003347AC"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AB1F794" w14:textId="35DB0883" w:rsidR="00D95BA0" w:rsidRPr="00C4678B" w:rsidRDefault="008F13A2" w:rsidP="00D95BA0">
      <w:pPr>
        <w:pStyle w:val="Ttulo1"/>
        <w:rPr>
          <w:rFonts w:ascii="Arial Narrow" w:hAnsi="Arial Narrow"/>
          <w:lang w:val="es-PE"/>
        </w:rPr>
      </w:pPr>
      <w:bookmarkStart w:id="22" w:name="_Toc500171741"/>
      <w:bookmarkStart w:id="23" w:name="_Toc522127023"/>
      <w:r w:rsidRPr="00C4678B">
        <w:rPr>
          <w:rFonts w:ascii="Arial Narrow" w:hAnsi="Arial Narrow"/>
          <w:lang w:val="es-PE"/>
        </w:rPr>
        <w:lastRenderedPageBreak/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-B</w:t>
      </w:r>
      <w:bookmarkEnd w:id="22"/>
      <w:r w:rsidR="00767A3A">
        <w:rPr>
          <w:rFonts w:ascii="Arial Narrow" w:hAnsi="Arial Narrow"/>
          <w:lang w:val="es-PE"/>
        </w:rPr>
        <w:t>E</w:t>
      </w:r>
      <w:bookmarkEnd w:id="23"/>
    </w:p>
    <w:p w14:paraId="6D048BE4" w14:textId="66DD0FC5" w:rsidR="008F13A2" w:rsidRPr="00C4678B" w:rsidRDefault="008F13A2" w:rsidP="006914D8">
      <w:p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Esta sección contiene l</w:t>
      </w:r>
      <w:r w:rsidR="00770828" w:rsidRPr="00C4678B">
        <w:rPr>
          <w:rFonts w:ascii="Arial Narrow" w:hAnsi="Arial Narrow"/>
          <w:lang w:val="es-PE"/>
        </w:rPr>
        <w:t xml:space="preserve">os esquemas y gráficos que representan la </w:t>
      </w:r>
      <w:r w:rsidR="00400B3F" w:rsidRPr="00C4678B">
        <w:rPr>
          <w:rFonts w:ascii="Arial Narrow" w:hAnsi="Arial Narrow"/>
          <w:lang w:val="es-PE"/>
        </w:rPr>
        <w:t>arquitectura de aplicaciones T</w:t>
      </w:r>
      <w:r w:rsidR="00767A3A">
        <w:rPr>
          <w:rFonts w:ascii="Arial Narrow" w:hAnsi="Arial Narrow"/>
          <w:lang w:val="es-PE"/>
        </w:rPr>
        <w:t>O</w:t>
      </w:r>
      <w:r w:rsidR="00400B3F" w:rsidRPr="00C4678B">
        <w:rPr>
          <w:rFonts w:ascii="Arial Narrow" w:hAnsi="Arial Narrow"/>
          <w:lang w:val="es-PE"/>
        </w:rPr>
        <w:t>-B</w:t>
      </w:r>
      <w:r w:rsidR="00767A3A">
        <w:rPr>
          <w:rFonts w:ascii="Arial Narrow" w:hAnsi="Arial Narrow"/>
          <w:lang w:val="es-PE"/>
        </w:rPr>
        <w:t>E</w:t>
      </w:r>
      <w:r w:rsidR="00400B3F" w:rsidRPr="00C4678B">
        <w:rPr>
          <w:rFonts w:ascii="Arial Narrow" w:hAnsi="Arial Narrow"/>
          <w:lang w:val="es-PE"/>
        </w:rPr>
        <w:t>.</w:t>
      </w:r>
    </w:p>
    <w:p w14:paraId="4C20F26E" w14:textId="355CC20D" w:rsidR="00836FCA" w:rsidRPr="00A605E4" w:rsidRDefault="00836FCA" w:rsidP="009069FE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24" w:name="_Toc522127024"/>
      <w:r w:rsidRPr="00A605E4">
        <w:rPr>
          <w:rFonts w:ascii="Arial Narrow" w:hAnsi="Arial Narrow"/>
          <w:lang w:val="es-PE"/>
        </w:rPr>
        <w:t>Arquitectura de Aplicación</w:t>
      </w:r>
      <w:bookmarkEnd w:id="24"/>
    </w:p>
    <w:p w14:paraId="428D36FA" w14:textId="5B229A9D" w:rsidR="00A605E4" w:rsidRDefault="00A605E4" w:rsidP="00B573CC">
      <w:pPr>
        <w:ind w:left="56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B573CC">
        <w:rPr>
          <w:rFonts w:ascii="Arial Narrow" w:hAnsi="Arial Narrow"/>
          <w:lang w:val="es-PE"/>
        </w:rPr>
        <w:t>y el detalle de cada uno de sus componentes:</w:t>
      </w:r>
    </w:p>
    <w:p w14:paraId="3E087F54" w14:textId="184F8D7C" w:rsidR="00E95F6E" w:rsidRPr="00A605E4" w:rsidRDefault="00441FB8" w:rsidP="00B573CC">
      <w:pPr>
        <w:ind w:left="567"/>
        <w:jc w:val="center"/>
        <w:rPr>
          <w:rFonts w:ascii="Arial Narrow" w:hAnsi="Arial Narrow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3EF37DC7" wp14:editId="025FC403">
            <wp:extent cx="5597237" cy="3699798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0572" cy="370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306CE" w14:textId="663CAF84" w:rsidR="0097196C" w:rsidRPr="00A605E4" w:rsidRDefault="0097196C" w:rsidP="0097196C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25" w:name="_Toc522127025"/>
      <w:r w:rsidRPr="00A605E4">
        <w:rPr>
          <w:rFonts w:ascii="Arial Narrow" w:hAnsi="Arial Narrow"/>
          <w:iCs/>
          <w:sz w:val="28"/>
          <w:szCs w:val="28"/>
          <w:lang w:val="es-PE"/>
        </w:rPr>
        <w:t>Front</w:t>
      </w:r>
      <w:r w:rsidR="00836FCA" w:rsidRPr="00A605E4">
        <w:rPr>
          <w:rFonts w:ascii="Arial Narrow" w:hAnsi="Arial Narrow"/>
          <w:iCs/>
          <w:sz w:val="28"/>
          <w:szCs w:val="28"/>
          <w:lang w:val="es-PE"/>
        </w:rPr>
        <w:t>-</w:t>
      </w:r>
      <w:proofErr w:type="spellStart"/>
      <w:r w:rsidRPr="00A605E4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25"/>
      <w:proofErr w:type="spellEnd"/>
      <w:r w:rsidR="00282ACA" w:rsidRPr="00A605E4">
        <w:rPr>
          <w:rFonts w:ascii="Arial Narrow" w:hAnsi="Arial Narrow"/>
          <w:iCs/>
          <w:sz w:val="28"/>
          <w:szCs w:val="28"/>
          <w:lang w:val="es-PE"/>
        </w:rPr>
        <w:t xml:space="preserve"> </w:t>
      </w:r>
    </w:p>
    <w:p w14:paraId="617A0A36" w14:textId="0FBEC9CF" w:rsidR="00282ACA" w:rsidRPr="00C4678B" w:rsidRDefault="00282ACA" w:rsidP="00D97576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</w:t>
      </w:r>
      <w:r w:rsidR="00F83701" w:rsidRPr="00C4678B">
        <w:rPr>
          <w:rFonts w:ascii="Arial Narrow" w:hAnsi="Arial Narrow"/>
          <w:lang w:val="es-PE"/>
        </w:rPr>
        <w:t xml:space="preserve">que se encarga </w:t>
      </w:r>
      <w:r w:rsidRPr="00C4678B">
        <w:rPr>
          <w:rFonts w:ascii="Arial Narrow" w:hAnsi="Arial Narrow"/>
          <w:lang w:val="es-PE"/>
        </w:rPr>
        <w:t xml:space="preserve">de recibir las peticiones por parte del </w:t>
      </w:r>
      <w:r w:rsidR="00282C1F" w:rsidRPr="00C4678B">
        <w:rPr>
          <w:rFonts w:ascii="Arial Narrow" w:hAnsi="Arial Narrow"/>
          <w:lang w:val="es-PE"/>
        </w:rPr>
        <w:t>usuario,</w:t>
      </w:r>
      <w:r w:rsidRPr="00C4678B">
        <w:rPr>
          <w:rFonts w:ascii="Arial Narrow" w:hAnsi="Arial Narrow"/>
          <w:lang w:val="es-PE"/>
        </w:rPr>
        <w:t xml:space="preserve"> invocar la lógica de negocio y dev</w:t>
      </w:r>
      <w:r w:rsidR="00282C1F" w:rsidRPr="00C4678B">
        <w:rPr>
          <w:rFonts w:ascii="Arial Narrow" w:hAnsi="Arial Narrow"/>
          <w:lang w:val="es-PE"/>
        </w:rPr>
        <w:t>olver los resultados al usuario mediante la interfaz.</w:t>
      </w:r>
    </w:p>
    <w:p w14:paraId="2D42AD06" w14:textId="4192ACE6" w:rsidR="00F1284E" w:rsidRPr="00C4678B" w:rsidRDefault="001A0EDB" w:rsidP="00C37317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</w:t>
      </w:r>
      <w:r w:rsidR="00673822" w:rsidRPr="00C4678B">
        <w:rPr>
          <w:rFonts w:ascii="Arial Narrow" w:hAnsi="Arial Narrow"/>
          <w:lang w:val="es-PE"/>
        </w:rPr>
        <w:t>atrones Tendencias</w:t>
      </w:r>
    </w:p>
    <w:p w14:paraId="6D80AE34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Desacoplamiento entre la capa de presentación y servicios.</w:t>
      </w:r>
    </w:p>
    <w:p w14:paraId="7CA7E4C4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Diseño de arquitecturas Cloud.</w:t>
      </w:r>
    </w:p>
    <w:p w14:paraId="5000385A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lang w:val="es-PE"/>
        </w:rPr>
        <w:t>Omnicanalidad</w:t>
      </w:r>
      <w:proofErr w:type="spellEnd"/>
      <w:r w:rsidRPr="00C4678B">
        <w:rPr>
          <w:rFonts w:ascii="Arial Narrow" w:hAnsi="Arial Narrow"/>
          <w:lang w:val="es-PE"/>
        </w:rPr>
        <w:t>.</w:t>
      </w:r>
    </w:p>
    <w:p w14:paraId="337EA5FE" w14:textId="77777777" w:rsidR="00F1284E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Multicanalidad y multidispositivo.</w:t>
      </w:r>
    </w:p>
    <w:p w14:paraId="2550D4C1" w14:textId="390007E7" w:rsidR="001A0EDB" w:rsidRPr="00C4678B" w:rsidRDefault="00F1284E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Cache y persistencia de datos en el cliente.</w:t>
      </w:r>
    </w:p>
    <w:p w14:paraId="067EDF73" w14:textId="28E1C604" w:rsidR="009962BB" w:rsidRDefault="00B4137C" w:rsidP="009962BB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</w:t>
      </w:r>
    </w:p>
    <w:p w14:paraId="78763FA5" w14:textId="51346CF2" w:rsidR="00744334" w:rsidRPr="00744334" w:rsidRDefault="00744334" w:rsidP="00744334">
      <w:pPr>
        <w:ind w:left="144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A continuación, se presenta un cuadro comparativo entre las distintas tecnologías</w:t>
      </w:r>
      <w:r w:rsidR="00BE6C57">
        <w:rPr>
          <w:rFonts w:ascii="Arial Narrow" w:hAnsi="Arial Narrow"/>
          <w:lang w:val="es-PE"/>
        </w:rPr>
        <w:t xml:space="preserve"> usadas en la actualidad:</w:t>
      </w:r>
    </w:p>
    <w:tbl>
      <w:tblPr>
        <w:tblStyle w:val="Tablaconcuadrcula"/>
        <w:tblW w:w="0" w:type="auto"/>
        <w:tblInd w:w="1526" w:type="dxa"/>
        <w:tblLook w:val="04A0" w:firstRow="1" w:lastRow="0" w:firstColumn="1" w:lastColumn="0" w:noHBand="0" w:noVBand="1"/>
      </w:tblPr>
      <w:tblGrid>
        <w:gridCol w:w="2693"/>
        <w:gridCol w:w="2693"/>
        <w:gridCol w:w="2588"/>
      </w:tblGrid>
      <w:tr w:rsidR="00C740FE" w:rsidRPr="00744334" w14:paraId="379A8FA1" w14:textId="77777777" w:rsidTr="00C907EF">
        <w:tc>
          <w:tcPr>
            <w:tcW w:w="2693" w:type="dxa"/>
          </w:tcPr>
          <w:p w14:paraId="63B5AC48" w14:textId="23241DA5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lastRenderedPageBreak/>
              <w:t>View</w:t>
            </w:r>
          </w:p>
        </w:tc>
        <w:tc>
          <w:tcPr>
            <w:tcW w:w="2693" w:type="dxa"/>
          </w:tcPr>
          <w:p w14:paraId="4B9F2D55" w14:textId="6873EEDE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Server MVC</w:t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349AF44A" w14:textId="654CE536" w:rsidR="00C740FE" w:rsidRPr="00744334" w:rsidRDefault="006727EC" w:rsidP="00160F3D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744334">
              <w:rPr>
                <w:rFonts w:ascii="Arial Narrow" w:hAnsi="Arial Narrow"/>
                <w:b/>
                <w:lang w:val="es-PE"/>
              </w:rPr>
              <w:t>Cliente MVC</w:t>
            </w:r>
          </w:p>
        </w:tc>
      </w:tr>
      <w:tr w:rsidR="00C740FE" w14:paraId="4044F3A4" w14:textId="77777777" w:rsidTr="00C907EF">
        <w:tc>
          <w:tcPr>
            <w:tcW w:w="2693" w:type="dxa"/>
          </w:tcPr>
          <w:p w14:paraId="32C537D1" w14:textId="6AE74D7B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Alto costo de personalización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52FB1874" w14:textId="675CB70D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Necesidad de un servidor de aplicaciones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05E5F794" w14:textId="3BA9422E" w:rsidR="00790467" w:rsidRPr="00790467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 xml:space="preserve">Integración sencilla con </w:t>
            </w:r>
            <w:proofErr w:type="spellStart"/>
            <w:r w:rsidRPr="00790467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790467">
              <w:rPr>
                <w:rFonts w:ascii="Arial Narrow" w:hAnsi="Arial Narrow"/>
                <w:lang w:val="es-PE"/>
              </w:rPr>
              <w:t xml:space="preserve"> MVC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017D65B5" w14:textId="77777777" w:rsidR="00C740FE" w:rsidRDefault="00790467" w:rsidP="00790467">
            <w:pPr>
              <w:jc w:val="both"/>
              <w:rPr>
                <w:rFonts w:ascii="Arial Narrow" w:hAnsi="Arial Narrow"/>
                <w:lang w:val="es-PE"/>
              </w:rPr>
            </w:pPr>
            <w:r w:rsidRPr="00790467">
              <w:rPr>
                <w:rFonts w:ascii="Arial Narrow" w:hAnsi="Arial Narrow"/>
                <w:lang w:val="es-PE"/>
              </w:rPr>
              <w:t>Madurez</w:t>
            </w:r>
            <w:r w:rsidR="0041797B">
              <w:rPr>
                <w:rFonts w:ascii="Arial Narrow" w:hAnsi="Arial Narrow"/>
                <w:lang w:val="es-PE"/>
              </w:rPr>
              <w:t>.</w:t>
            </w:r>
          </w:p>
          <w:p w14:paraId="3F84D7AC" w14:textId="3EF8C637" w:rsidR="00990555" w:rsidRDefault="00990555" w:rsidP="00790467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C4378D6" wp14:editId="1C3596C9">
                  <wp:extent cx="1352550" cy="1093431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56858" cy="10969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93" w:type="dxa"/>
          </w:tcPr>
          <w:p w14:paraId="3F8B7810" w14:textId="469446C4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 xml:space="preserve">Alta flexibilidad de integración con diversos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frameworks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(Spring, </w:t>
            </w:r>
            <w:proofErr w:type="spellStart"/>
            <w:r w:rsidRPr="0041797B">
              <w:rPr>
                <w:rFonts w:ascii="Arial Narrow" w:hAnsi="Arial Narrow"/>
                <w:lang w:val="es-PE"/>
              </w:rPr>
              <w:t>JRuery</w:t>
            </w:r>
            <w:proofErr w:type="spellEnd"/>
            <w:r w:rsidRPr="0041797B">
              <w:rPr>
                <w:rFonts w:ascii="Arial Narrow" w:hAnsi="Arial Narrow"/>
                <w:lang w:val="es-PE"/>
              </w:rPr>
              <w:t xml:space="preserve"> y JSF)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6489D0C2" w14:textId="416BBA60" w:rsidR="0041797B" w:rsidRPr="0041797B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Necesidad de un servidor de aplicaciones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76151983" w14:textId="77777777" w:rsidR="00C740FE" w:rsidRDefault="0041797B" w:rsidP="0041797B">
            <w:pPr>
              <w:jc w:val="both"/>
              <w:rPr>
                <w:rFonts w:ascii="Arial Narrow" w:hAnsi="Arial Narrow"/>
                <w:lang w:val="es-PE"/>
              </w:rPr>
            </w:pPr>
            <w:r w:rsidRPr="0041797B">
              <w:rPr>
                <w:rFonts w:ascii="Arial Narrow" w:hAnsi="Arial Narrow"/>
                <w:lang w:val="es-PE"/>
              </w:rPr>
              <w:t>Alto nivel de madurez y soporte</w:t>
            </w:r>
            <w:r>
              <w:rPr>
                <w:rFonts w:ascii="Arial Narrow" w:hAnsi="Arial Narrow"/>
                <w:lang w:val="es-PE"/>
              </w:rPr>
              <w:t>.</w:t>
            </w:r>
          </w:p>
          <w:p w14:paraId="6652C690" w14:textId="0EC96110" w:rsidR="00990555" w:rsidRDefault="00744334" w:rsidP="0041797B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29EC4DE4" wp14:editId="7D8C9776">
                  <wp:extent cx="1333500" cy="522513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1844" cy="52578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88" w:type="dxa"/>
            <w:shd w:val="clear" w:color="auto" w:fill="DEEAF6" w:themeFill="accent1" w:themeFillTint="33"/>
          </w:tcPr>
          <w:p w14:paraId="4069561C" w14:textId="6A72C7A7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Alto desacoplamiento entre los datos y la presentación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24194285" w14:textId="2BF17DC5" w:rsidR="0013512A" w:rsidRPr="002F28F7" w:rsidRDefault="0013512A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Reducción del consumo de CDP</w:t>
            </w:r>
            <w:r w:rsidR="00744334" w:rsidRP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7819B3B1" w14:textId="364F4AB5" w:rsidR="0013512A" w:rsidRPr="002F28F7" w:rsidRDefault="00BE6C57" w:rsidP="0013512A">
            <w:pPr>
              <w:jc w:val="both"/>
              <w:rPr>
                <w:rFonts w:ascii="Arial Narrow" w:hAnsi="Arial Narrow"/>
                <w:b/>
                <w:lang w:val="es-PE"/>
              </w:rPr>
            </w:pPr>
            <w:r w:rsidRPr="002F28F7">
              <w:rPr>
                <w:rFonts w:ascii="Arial Narrow" w:hAnsi="Arial Narrow"/>
                <w:b/>
                <w:lang w:val="es-PE"/>
              </w:rPr>
              <w:t>No necesita de servidores de aplicaciones</w:t>
            </w:r>
            <w:r w:rsidR="002F28F7">
              <w:rPr>
                <w:rFonts w:ascii="Arial Narrow" w:hAnsi="Arial Narrow"/>
                <w:b/>
                <w:lang w:val="es-PE"/>
              </w:rPr>
              <w:t>.</w:t>
            </w:r>
          </w:p>
          <w:p w14:paraId="2727B175" w14:textId="414FC5DA" w:rsidR="0013512A" w:rsidRPr="0013512A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>Alto nivel de madurez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400956B2" w14:textId="506250BF" w:rsidR="00C740FE" w:rsidRDefault="0013512A" w:rsidP="0013512A">
            <w:pPr>
              <w:jc w:val="both"/>
              <w:rPr>
                <w:rFonts w:ascii="Arial Narrow" w:hAnsi="Arial Narrow"/>
                <w:lang w:val="es-PE"/>
              </w:rPr>
            </w:pPr>
            <w:r w:rsidRPr="0013512A">
              <w:rPr>
                <w:rFonts w:ascii="Arial Narrow" w:hAnsi="Arial Narrow"/>
                <w:lang w:val="es-PE"/>
              </w:rPr>
              <w:t xml:space="preserve">La mayoría de </w:t>
            </w:r>
            <w:proofErr w:type="spellStart"/>
            <w:r w:rsidRPr="0013512A">
              <w:rPr>
                <w:rFonts w:ascii="Arial Narrow" w:hAnsi="Arial Narrow"/>
                <w:lang w:val="es-PE"/>
              </w:rPr>
              <w:t>framework</w:t>
            </w:r>
            <w:proofErr w:type="spellEnd"/>
            <w:r w:rsidRPr="0013512A">
              <w:rPr>
                <w:rFonts w:ascii="Arial Narrow" w:hAnsi="Arial Narrow"/>
                <w:lang w:val="es-PE"/>
              </w:rPr>
              <w:t xml:space="preserve"> se apoyan en Angular y JQuery</w:t>
            </w:r>
            <w:r w:rsidR="00744334">
              <w:rPr>
                <w:rFonts w:ascii="Arial Narrow" w:hAnsi="Arial Narrow"/>
                <w:lang w:val="es-PE"/>
              </w:rPr>
              <w:t>.</w:t>
            </w:r>
          </w:p>
          <w:p w14:paraId="10985D6E" w14:textId="4826A21A" w:rsidR="00744334" w:rsidRDefault="00744334" w:rsidP="0013512A">
            <w:pPr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56359E9" wp14:editId="16097C23">
                  <wp:extent cx="1346200" cy="1088297"/>
                  <wp:effectExtent l="0" t="0" r="635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7742" cy="108954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2B7A7B3" w14:textId="37BD9191" w:rsidR="00687CFF" w:rsidRPr="00C4678B" w:rsidRDefault="00F2243D" w:rsidP="00D97576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 recomienda el uso de </w:t>
      </w:r>
      <w:r w:rsidR="00687CFF" w:rsidRPr="00C4678B">
        <w:rPr>
          <w:rFonts w:ascii="Arial Narrow" w:hAnsi="Arial Narrow"/>
          <w:lang w:val="es-PE"/>
        </w:rPr>
        <w:t>Cliente MVC</w:t>
      </w:r>
      <w:r w:rsidR="00C907EF">
        <w:rPr>
          <w:rFonts w:ascii="Arial Narrow" w:hAnsi="Arial Narrow"/>
          <w:lang w:val="es-PE"/>
        </w:rPr>
        <w:t xml:space="preserve"> por l</w:t>
      </w:r>
      <w:r w:rsidR="002F28F7">
        <w:rPr>
          <w:rFonts w:ascii="Arial Narrow" w:hAnsi="Arial Narrow"/>
          <w:lang w:val="es-PE"/>
        </w:rPr>
        <w:t>a</w:t>
      </w:r>
      <w:r w:rsidR="00C34FBA">
        <w:rPr>
          <w:rFonts w:ascii="Arial Narrow" w:hAnsi="Arial Narrow"/>
          <w:lang w:val="es-PE"/>
        </w:rPr>
        <w:t xml:space="preserve">s siguientes </w:t>
      </w:r>
      <w:r w:rsidR="00560BA7">
        <w:rPr>
          <w:rFonts w:ascii="Arial Narrow" w:hAnsi="Arial Narrow"/>
          <w:lang w:val="es-PE"/>
        </w:rPr>
        <w:t>razones</w:t>
      </w:r>
      <w:r w:rsidR="002F28F7">
        <w:rPr>
          <w:rFonts w:ascii="Arial Narrow" w:hAnsi="Arial Narrow"/>
          <w:lang w:val="es-PE"/>
        </w:rPr>
        <w:t>:</w:t>
      </w:r>
    </w:p>
    <w:p w14:paraId="3766C9A4" w14:textId="0235DB90" w:rsidR="009C2C0B" w:rsidRDefault="003C79D1" w:rsidP="00CA7508">
      <w:pPr>
        <w:pStyle w:val="Prrafodelista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9C2C0B">
        <w:rPr>
          <w:rFonts w:ascii="Arial Narrow" w:hAnsi="Arial Narrow"/>
          <w:lang w:val="es-PE"/>
        </w:rPr>
        <w:t>Alto desacoplamiento entre los datos y la presentación</w:t>
      </w:r>
      <w:r w:rsidR="00183712" w:rsidRPr="009C2C0B">
        <w:rPr>
          <w:rFonts w:ascii="Arial Narrow" w:hAnsi="Arial Narrow"/>
          <w:lang w:val="es-PE"/>
        </w:rPr>
        <w:t>.</w:t>
      </w:r>
      <w:r w:rsidR="000C459F">
        <w:rPr>
          <w:rFonts w:ascii="Arial Narrow" w:hAnsi="Arial Narrow"/>
          <w:lang w:val="es-PE"/>
        </w:rPr>
        <w:t xml:space="preserve"> Esto permite:</w:t>
      </w:r>
    </w:p>
    <w:p w14:paraId="77CA5BD4" w14:textId="1398F397" w:rsidR="003F2019" w:rsidRPr="003F2019" w:rsidRDefault="003F2019" w:rsidP="00CA7508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3F2019">
        <w:rPr>
          <w:rFonts w:ascii="Arial Narrow" w:hAnsi="Arial Narrow"/>
          <w:lang w:val="es-PE"/>
        </w:rPr>
        <w:t>Realizar cambios en servicios de negocio sin afectar la operación en la capa de presentación y viceversa.</w:t>
      </w:r>
    </w:p>
    <w:p w14:paraId="4BD4092B" w14:textId="27B00E24" w:rsidR="009147BD" w:rsidRDefault="009147BD" w:rsidP="00401E19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Eliminar la n</w:t>
      </w:r>
      <w:r w:rsidR="00D930BF">
        <w:rPr>
          <w:rFonts w:ascii="Arial Narrow" w:hAnsi="Arial Narrow"/>
          <w:lang w:val="es-PE"/>
        </w:rPr>
        <w:t>ecesidad de mantener una conexión</w:t>
      </w:r>
      <w:r w:rsidR="00AE4DDD">
        <w:rPr>
          <w:rFonts w:ascii="Arial Narrow" w:hAnsi="Arial Narrow"/>
          <w:lang w:val="es-PE"/>
        </w:rPr>
        <w:t xml:space="preserve"> constante</w:t>
      </w:r>
      <w:r w:rsidR="00D930BF">
        <w:rPr>
          <w:rFonts w:ascii="Arial Narrow" w:hAnsi="Arial Narrow"/>
          <w:lang w:val="es-PE"/>
        </w:rPr>
        <w:t xml:space="preserve"> al origen de datos</w:t>
      </w:r>
      <w:r w:rsidR="00AE4DDD">
        <w:rPr>
          <w:rFonts w:ascii="Arial Narrow" w:hAnsi="Arial Narrow"/>
          <w:lang w:val="es-PE"/>
        </w:rPr>
        <w:t xml:space="preserve">, consumiendo </w:t>
      </w:r>
      <w:proofErr w:type="spellStart"/>
      <w:r w:rsidR="00AE4DDD">
        <w:rPr>
          <w:rFonts w:ascii="Arial Narrow" w:hAnsi="Arial Narrow"/>
          <w:lang w:val="es-PE"/>
        </w:rPr>
        <w:t>API’s</w:t>
      </w:r>
      <w:proofErr w:type="spellEnd"/>
      <w:r w:rsidR="00AE4DDD">
        <w:rPr>
          <w:rFonts w:ascii="Arial Narrow" w:hAnsi="Arial Narrow"/>
          <w:lang w:val="es-PE"/>
        </w:rPr>
        <w:t xml:space="preserve"> para interactuar con los Servicios de Negocio</w:t>
      </w:r>
      <w:r w:rsidR="00380F70">
        <w:rPr>
          <w:rFonts w:ascii="Arial Narrow" w:hAnsi="Arial Narrow"/>
          <w:lang w:val="es-PE"/>
        </w:rPr>
        <w:t xml:space="preserve"> solo cuando la aplicación lo necesite.</w:t>
      </w:r>
    </w:p>
    <w:p w14:paraId="120FB651" w14:textId="0914CC19" w:rsidR="001A3324" w:rsidRDefault="00384011" w:rsidP="00401E19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Optimización de tiempos de desarrollo paralelizando</w:t>
      </w:r>
      <w:r w:rsidR="00D908A9">
        <w:rPr>
          <w:rFonts w:ascii="Arial Narrow" w:hAnsi="Arial Narrow"/>
          <w:lang w:val="es-PE"/>
        </w:rPr>
        <w:t xml:space="preserve"> tareas asignadas al equipo responsable de la capa de aplicación y </w:t>
      </w:r>
      <w:r w:rsidR="00AE08BD">
        <w:rPr>
          <w:rFonts w:ascii="Arial Narrow" w:hAnsi="Arial Narrow"/>
          <w:lang w:val="es-PE"/>
        </w:rPr>
        <w:t>capa de negocio.</w:t>
      </w:r>
    </w:p>
    <w:p w14:paraId="7A12937C" w14:textId="0F888F11" w:rsidR="00A07223" w:rsidRDefault="00A7261C" w:rsidP="00560BA7">
      <w:pPr>
        <w:pStyle w:val="Prrafodelista"/>
        <w:numPr>
          <w:ilvl w:val="0"/>
          <w:numId w:val="15"/>
        </w:numPr>
        <w:ind w:left="3402"/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No se necesita servidor de aplicaciones</w:t>
      </w:r>
      <w:r w:rsidR="00AB62EB">
        <w:rPr>
          <w:rFonts w:ascii="Arial Narrow" w:hAnsi="Arial Narrow"/>
          <w:lang w:val="es-PE"/>
        </w:rPr>
        <w:t xml:space="preserve"> (</w:t>
      </w:r>
      <w:proofErr w:type="spellStart"/>
      <w:r w:rsidR="00AB62EB">
        <w:rPr>
          <w:rFonts w:ascii="Arial Narrow" w:hAnsi="Arial Narrow"/>
          <w:lang w:val="es-PE"/>
        </w:rPr>
        <w:t>Weblogic</w:t>
      </w:r>
      <w:proofErr w:type="spellEnd"/>
      <w:r w:rsidR="00AB62EB">
        <w:rPr>
          <w:rFonts w:ascii="Arial Narrow" w:hAnsi="Arial Narrow"/>
          <w:lang w:val="es-PE"/>
        </w:rPr>
        <w:t>, WAS, etc.)</w:t>
      </w:r>
      <w:r w:rsidRPr="007B26C9">
        <w:rPr>
          <w:rFonts w:ascii="Arial Narrow" w:hAnsi="Arial Narrow"/>
          <w:lang w:val="es-PE"/>
        </w:rPr>
        <w:t xml:space="preserve">. Solo </w:t>
      </w:r>
      <w:r w:rsidR="00D71A55">
        <w:rPr>
          <w:rFonts w:ascii="Arial Narrow" w:hAnsi="Arial Narrow"/>
          <w:lang w:val="es-PE"/>
        </w:rPr>
        <w:t xml:space="preserve">se necesitan </w:t>
      </w:r>
      <w:r w:rsidRPr="007B26C9">
        <w:rPr>
          <w:rFonts w:ascii="Arial Narrow" w:hAnsi="Arial Narrow"/>
          <w:lang w:val="es-PE"/>
        </w:rPr>
        <w:t>s</w:t>
      </w:r>
      <w:r w:rsidR="003C79D1" w:rsidRPr="007B26C9">
        <w:rPr>
          <w:rFonts w:ascii="Arial Narrow" w:hAnsi="Arial Narrow"/>
          <w:lang w:val="es-PE"/>
        </w:rPr>
        <w:t xml:space="preserve">ervidores </w:t>
      </w:r>
      <w:r w:rsidRPr="007B26C9">
        <w:rPr>
          <w:rFonts w:ascii="Arial Narrow" w:hAnsi="Arial Narrow"/>
          <w:lang w:val="es-PE"/>
        </w:rPr>
        <w:t>delgados</w:t>
      </w:r>
      <w:r w:rsidR="003C79D1" w:rsidRPr="007B26C9">
        <w:rPr>
          <w:rFonts w:ascii="Arial Narrow" w:hAnsi="Arial Narrow"/>
          <w:lang w:val="es-PE"/>
        </w:rPr>
        <w:t xml:space="preserve"> (</w:t>
      </w:r>
      <w:proofErr w:type="spellStart"/>
      <w:r w:rsidR="003C79D1" w:rsidRPr="007B26C9">
        <w:rPr>
          <w:rFonts w:ascii="Arial Narrow" w:hAnsi="Arial Narrow"/>
          <w:lang w:val="es-PE"/>
        </w:rPr>
        <w:t>thin</w:t>
      </w:r>
      <w:proofErr w:type="spellEnd"/>
      <w:r w:rsidR="003C79D1" w:rsidRPr="007B26C9">
        <w:rPr>
          <w:rFonts w:ascii="Arial Narrow" w:hAnsi="Arial Narrow"/>
          <w:lang w:val="es-PE"/>
        </w:rPr>
        <w:t xml:space="preserve"> server)</w:t>
      </w:r>
      <w:r w:rsidR="00DB29E2" w:rsidRPr="007B26C9">
        <w:rPr>
          <w:rFonts w:ascii="Arial Narrow" w:hAnsi="Arial Narrow"/>
          <w:lang w:val="es-PE"/>
        </w:rPr>
        <w:t xml:space="preserve"> para contenido estático</w:t>
      </w:r>
      <w:r w:rsidR="00F705F7" w:rsidRPr="007B26C9">
        <w:rPr>
          <w:rFonts w:ascii="Arial Narrow" w:hAnsi="Arial Narrow"/>
          <w:lang w:val="es-PE"/>
        </w:rPr>
        <w:t xml:space="preserve"> (HTML</w:t>
      </w:r>
      <w:r w:rsidR="0019147F">
        <w:rPr>
          <w:rFonts w:ascii="Arial Narrow" w:hAnsi="Arial Narrow"/>
          <w:lang w:val="es-PE"/>
        </w:rPr>
        <w:t>,</w:t>
      </w:r>
      <w:r w:rsidR="00F705F7" w:rsidRPr="007B26C9">
        <w:rPr>
          <w:rFonts w:ascii="Arial Narrow" w:hAnsi="Arial Narrow"/>
          <w:lang w:val="es-PE"/>
        </w:rPr>
        <w:t xml:space="preserve"> JavaScript</w:t>
      </w:r>
      <w:r w:rsidR="0019147F">
        <w:rPr>
          <w:rFonts w:ascii="Arial Narrow" w:hAnsi="Arial Narrow"/>
          <w:lang w:val="es-PE"/>
        </w:rPr>
        <w:t xml:space="preserve"> y CSS</w:t>
      </w:r>
      <w:r w:rsidR="00F705F7" w:rsidRPr="007B26C9">
        <w:rPr>
          <w:rFonts w:ascii="Arial Narrow" w:hAnsi="Arial Narrow"/>
          <w:lang w:val="es-PE"/>
        </w:rPr>
        <w:t>)</w:t>
      </w:r>
      <w:r w:rsidRPr="007B26C9">
        <w:rPr>
          <w:rFonts w:ascii="Arial Narrow" w:hAnsi="Arial Narrow"/>
          <w:lang w:val="es-PE"/>
        </w:rPr>
        <w:t>.</w:t>
      </w:r>
      <w:r w:rsidR="00111EEE" w:rsidRPr="007B26C9">
        <w:rPr>
          <w:rFonts w:ascii="Arial Narrow" w:hAnsi="Arial Narrow"/>
          <w:lang w:val="es-PE"/>
        </w:rPr>
        <w:t xml:space="preserve"> </w:t>
      </w:r>
    </w:p>
    <w:p w14:paraId="6FD8484A" w14:textId="66F5AD9F" w:rsidR="00F1284E" w:rsidRPr="00C4678B" w:rsidRDefault="00111EEE" w:rsidP="00A07223">
      <w:pPr>
        <w:pStyle w:val="Prrafodelista"/>
        <w:numPr>
          <w:ilvl w:val="1"/>
          <w:numId w:val="15"/>
        </w:numPr>
        <w:jc w:val="both"/>
        <w:rPr>
          <w:rFonts w:ascii="Arial Narrow" w:hAnsi="Arial Narrow"/>
          <w:lang w:val="es-PE"/>
        </w:rPr>
      </w:pPr>
      <w:r w:rsidRPr="007B26C9">
        <w:rPr>
          <w:rFonts w:ascii="Arial Narrow" w:hAnsi="Arial Narrow"/>
          <w:lang w:val="es-PE"/>
        </w:rPr>
        <w:t>Posibilidad de llevar</w:t>
      </w:r>
      <w:r w:rsidR="007B26C9" w:rsidRPr="007B26C9">
        <w:rPr>
          <w:rFonts w:ascii="Arial Narrow" w:hAnsi="Arial Narrow"/>
          <w:lang w:val="es-PE"/>
        </w:rPr>
        <w:t xml:space="preserve"> este servidor a la nube.</w:t>
      </w:r>
      <w:r w:rsidR="00560BA7" w:rsidRPr="00C4678B">
        <w:rPr>
          <w:rFonts w:ascii="Arial Narrow" w:hAnsi="Arial Narrow"/>
          <w:lang w:val="es-PE"/>
        </w:rPr>
        <w:t xml:space="preserve"> </w:t>
      </w:r>
    </w:p>
    <w:p w14:paraId="08DFF7B0" w14:textId="77777777" w:rsidR="003E3E0C" w:rsidRPr="00C4678B" w:rsidRDefault="00E954A3" w:rsidP="003E3E0C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Requisitos No Funcionales</w:t>
      </w:r>
    </w:p>
    <w:p w14:paraId="273D08D1" w14:textId="0E39E917" w:rsidR="00F1284E" w:rsidRPr="00C4678B" w:rsidRDefault="00A26E09" w:rsidP="00C4678B">
      <w:pPr>
        <w:pStyle w:val="Ttulo4"/>
        <w:numPr>
          <w:ilvl w:val="0"/>
          <w:numId w:val="0"/>
        </w:numPr>
        <w:ind w:left="1418"/>
        <w:jc w:val="center"/>
        <w:rPr>
          <w:rFonts w:ascii="Arial Narrow" w:hAnsi="Arial Narrow"/>
          <w:lang w:val="es-PE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289C3D78" wp14:editId="323D8432">
            <wp:extent cx="5010150" cy="265406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730" cy="26654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C9908" w14:textId="1D64FB27" w:rsidR="001A0EDB" w:rsidRPr="00C4678B" w:rsidRDefault="001A0EDB" w:rsidP="007A20C7">
      <w:pPr>
        <w:ind w:left="850" w:firstLine="720"/>
        <w:jc w:val="both"/>
        <w:rPr>
          <w:rFonts w:ascii="Arial Narrow" w:hAnsi="Arial Narrow"/>
          <w:lang w:val="es-PE"/>
        </w:rPr>
      </w:pPr>
    </w:p>
    <w:p w14:paraId="41F83372" w14:textId="7F83AF8A" w:rsidR="00672306" w:rsidRDefault="00672306" w:rsidP="00FE3422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Lógico</w:t>
      </w:r>
    </w:p>
    <w:p w14:paraId="04C0DE94" w14:textId="77777777" w:rsidR="001354CE" w:rsidRPr="001354CE" w:rsidRDefault="001354CE" w:rsidP="001354CE">
      <w:pPr>
        <w:rPr>
          <w:lang w:val="es-PE"/>
        </w:rPr>
      </w:pPr>
    </w:p>
    <w:p w14:paraId="1272E8EC" w14:textId="49D4EAA2" w:rsidR="00672306" w:rsidRDefault="00DE3A2D" w:rsidP="001C2E61">
      <w:pPr>
        <w:ind w:left="255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11528868" wp14:editId="2647A81E">
            <wp:extent cx="2916000" cy="3402000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00" cy="340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A17FB" w14:textId="77777777" w:rsidR="00DE3A2D" w:rsidRPr="00C4678B" w:rsidRDefault="00DE3A2D" w:rsidP="00DE3A2D">
      <w:pPr>
        <w:ind w:left="2552"/>
        <w:rPr>
          <w:rFonts w:ascii="Arial Narrow" w:hAnsi="Arial Narrow"/>
          <w:lang w:val="es-PE"/>
        </w:rPr>
      </w:pPr>
    </w:p>
    <w:p w14:paraId="0E956F7A" w14:textId="0BD8FF1B" w:rsidR="00A63094" w:rsidRPr="00C4678B" w:rsidRDefault="00233C9F" w:rsidP="00DE3A2D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Escritorio/</w:t>
      </w:r>
      <w:r w:rsidR="009245C1" w:rsidRPr="00C4678B">
        <w:rPr>
          <w:rFonts w:ascii="Arial Narrow" w:hAnsi="Arial Narrow"/>
          <w:lang w:val="es-PE"/>
        </w:rPr>
        <w:t>Vista:</w:t>
      </w:r>
    </w:p>
    <w:p w14:paraId="2412A80F" w14:textId="0B4F80D8" w:rsidR="002739AE" w:rsidRDefault="009245C1" w:rsidP="00643EDE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bookmarkStart w:id="26" w:name="_GoBack"/>
      <w:r w:rsidRPr="00643EDE">
        <w:rPr>
          <w:rFonts w:ascii="Arial Narrow" w:hAnsi="Arial Narrow"/>
          <w:b/>
          <w:lang w:val="es-PE"/>
        </w:rPr>
        <w:lastRenderedPageBreak/>
        <w:t>Gestión de sesiones</w:t>
      </w:r>
      <w:r w:rsidRPr="00643EDE">
        <w:rPr>
          <w:rFonts w:ascii="Arial Narrow" w:hAnsi="Arial Narrow"/>
          <w:lang w:val="es-PE"/>
        </w:rPr>
        <w:t xml:space="preserve">: </w:t>
      </w:r>
      <w:r w:rsidR="00887C01" w:rsidRPr="00643EDE">
        <w:rPr>
          <w:rFonts w:ascii="Arial Narrow" w:hAnsi="Arial Narrow"/>
          <w:lang w:val="es-PE"/>
        </w:rPr>
        <w:t>Módulo encargado de manejar la persistencia de la sesión en el cliente (navegador web), utilizando</w:t>
      </w:r>
      <w:r w:rsidR="003038F5" w:rsidRPr="00643EDE">
        <w:rPr>
          <w:rFonts w:ascii="Arial Narrow" w:hAnsi="Arial Narrow"/>
          <w:lang w:val="es-PE"/>
        </w:rPr>
        <w:t xml:space="preserve"> </w:t>
      </w:r>
      <w:r w:rsidR="002739AE">
        <w:rPr>
          <w:rFonts w:ascii="Arial Narrow" w:hAnsi="Arial Narrow"/>
          <w:lang w:val="es-PE"/>
        </w:rPr>
        <w:t>el</w:t>
      </w:r>
      <w:r w:rsidR="003038F5" w:rsidRPr="00643EDE">
        <w:rPr>
          <w:rFonts w:ascii="Arial Narrow" w:hAnsi="Arial Narrow"/>
          <w:lang w:val="es-PE"/>
        </w:rPr>
        <w:t xml:space="preserve"> patr</w:t>
      </w:r>
      <w:r w:rsidR="002739AE">
        <w:rPr>
          <w:rFonts w:ascii="Arial Narrow" w:hAnsi="Arial Narrow"/>
          <w:lang w:val="es-PE"/>
        </w:rPr>
        <w:t>ón</w:t>
      </w:r>
      <w:r w:rsidR="003038F5" w:rsidRPr="00643EDE">
        <w:rPr>
          <w:rFonts w:ascii="Arial Narrow" w:hAnsi="Arial Narrow"/>
          <w:lang w:val="es-PE"/>
        </w:rPr>
        <w:t xml:space="preserve"> de</w:t>
      </w:r>
      <w:r w:rsidR="002739AE">
        <w:rPr>
          <w:rFonts w:ascii="Arial Narrow" w:hAnsi="Arial Narrow"/>
          <w:lang w:val="es-PE"/>
        </w:rPr>
        <w:t xml:space="preserve"> persistencia de</w:t>
      </w:r>
      <w:r w:rsidR="003038F5" w:rsidRPr="00643EDE">
        <w:rPr>
          <w:rFonts w:ascii="Arial Narrow" w:hAnsi="Arial Narrow"/>
          <w:lang w:val="es-PE"/>
        </w:rPr>
        <w:t xml:space="preserve"> HTML5</w:t>
      </w:r>
      <w:r w:rsidR="002739AE">
        <w:rPr>
          <w:rFonts w:ascii="Arial Narrow" w:hAnsi="Arial Narrow"/>
          <w:lang w:val="es-PE"/>
        </w:rPr>
        <w:t xml:space="preserve">. Se utilizará tokens para autenticarse con </w:t>
      </w:r>
      <w:proofErr w:type="spellStart"/>
      <w:r w:rsidR="002739AE">
        <w:rPr>
          <w:rFonts w:ascii="Arial Narrow" w:hAnsi="Arial Narrow"/>
          <w:lang w:val="es-PE"/>
        </w:rPr>
        <w:t>API’s</w:t>
      </w:r>
      <w:proofErr w:type="spellEnd"/>
      <w:r w:rsidR="002739AE">
        <w:rPr>
          <w:rFonts w:ascii="Arial Narrow" w:hAnsi="Arial Narrow"/>
          <w:lang w:val="es-PE"/>
        </w:rPr>
        <w:t xml:space="preserve">. </w:t>
      </w:r>
    </w:p>
    <w:p w14:paraId="040E8EF4" w14:textId="20AE1149" w:rsidR="002739AE" w:rsidRDefault="002739AE" w:rsidP="002739AE">
      <w:pPr>
        <w:pStyle w:val="Prrafodelista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Para almacenar tokens se utilizaría dos tipos de almacenamiento:</w:t>
      </w:r>
    </w:p>
    <w:tbl>
      <w:tblPr>
        <w:tblStyle w:val="Tablaconcuadrcula"/>
        <w:tblW w:w="0" w:type="auto"/>
        <w:tblInd w:w="3240" w:type="dxa"/>
        <w:tblLook w:val="04A0" w:firstRow="1" w:lastRow="0" w:firstColumn="1" w:lastColumn="0" w:noHBand="0" w:noVBand="1"/>
      </w:tblPr>
      <w:tblGrid>
        <w:gridCol w:w="3168"/>
        <w:gridCol w:w="3168"/>
      </w:tblGrid>
      <w:tr w:rsidR="002739AE" w:rsidRPr="0078399B" w14:paraId="2EA8B600" w14:textId="77777777" w:rsidTr="00F471EF">
        <w:tc>
          <w:tcPr>
            <w:tcW w:w="4750" w:type="dxa"/>
          </w:tcPr>
          <w:p w14:paraId="51B77B57" w14:textId="77777777" w:rsidR="002739AE" w:rsidRPr="0078399B" w:rsidRDefault="002739AE" w:rsidP="00F471EF">
            <w:pPr>
              <w:pStyle w:val="Prrafodelista"/>
              <w:ind w:left="0"/>
              <w:jc w:val="both"/>
              <w:rPr>
                <w:rFonts w:ascii="Arial Narrow" w:hAnsi="Arial Narrow"/>
                <w:b/>
                <w:lang w:val="es-PE"/>
              </w:rPr>
            </w:pPr>
            <w:bookmarkStart w:id="27" w:name="_Hlk522294099"/>
            <w:r w:rsidRPr="0078399B">
              <w:rPr>
                <w:rFonts w:ascii="Arial Narrow" w:hAnsi="Arial Narrow"/>
                <w:b/>
                <w:lang w:val="es-PE"/>
              </w:rPr>
              <w:t>SQLite</w:t>
            </w:r>
          </w:p>
        </w:tc>
        <w:tc>
          <w:tcPr>
            <w:tcW w:w="4750" w:type="dxa"/>
          </w:tcPr>
          <w:p w14:paraId="07038F9A" w14:textId="77777777" w:rsidR="002739AE" w:rsidRPr="0078399B" w:rsidRDefault="002739AE" w:rsidP="00F471EF">
            <w:pPr>
              <w:pStyle w:val="Prrafodelista"/>
              <w:ind w:left="0"/>
              <w:jc w:val="both"/>
              <w:rPr>
                <w:rFonts w:ascii="Arial Narrow" w:hAnsi="Arial Narrow"/>
                <w:b/>
                <w:lang w:val="es-PE"/>
              </w:rPr>
            </w:pPr>
            <w:r w:rsidRPr="0078399B">
              <w:rPr>
                <w:rFonts w:ascii="Arial Narrow" w:hAnsi="Arial Narrow"/>
                <w:b/>
                <w:lang w:val="es-PE"/>
              </w:rPr>
              <w:t>Local Storage</w:t>
            </w:r>
          </w:p>
        </w:tc>
      </w:tr>
      <w:tr w:rsidR="002739AE" w14:paraId="6A4E6F82" w14:textId="77777777" w:rsidTr="00F471EF">
        <w:tc>
          <w:tcPr>
            <w:tcW w:w="4750" w:type="dxa"/>
          </w:tcPr>
          <w:p w14:paraId="195AFA8A" w14:textId="77777777" w:rsidR="002739AE" w:rsidRDefault="002739AE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Almacenamiento completo en memoria.</w:t>
            </w:r>
          </w:p>
          <w:p w14:paraId="524A401F" w14:textId="7C1F7709" w:rsidR="002739AE" w:rsidRDefault="002739AE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Disponible solo en Chrome y navegadores basados en Webkit (Safari, Opera, etc.).</w:t>
            </w:r>
            <w:r w:rsidR="008C34A4">
              <w:rPr>
                <w:rFonts w:ascii="Arial Narrow" w:hAnsi="Arial Narrow"/>
                <w:lang w:val="es-PE"/>
              </w:rPr>
              <w:t xml:space="preserve"> </w:t>
            </w:r>
          </w:p>
        </w:tc>
        <w:tc>
          <w:tcPr>
            <w:tcW w:w="4750" w:type="dxa"/>
          </w:tcPr>
          <w:p w14:paraId="058AC3C0" w14:textId="77777777" w:rsidR="002739AE" w:rsidRDefault="002739AE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Almacenamiento compartido entre memoria y disco.</w:t>
            </w:r>
          </w:p>
          <w:p w14:paraId="3784521A" w14:textId="77777777" w:rsidR="002739AE" w:rsidRDefault="002739AE" w:rsidP="00F471EF">
            <w:pPr>
              <w:pStyle w:val="Prrafodelista"/>
              <w:ind w:left="0"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Disponible en la mayoría de los navegadores.</w:t>
            </w:r>
          </w:p>
        </w:tc>
      </w:tr>
    </w:tbl>
    <w:bookmarkEnd w:id="27"/>
    <w:p w14:paraId="50D9E1C7" w14:textId="755CFFA4" w:rsidR="002739AE" w:rsidRDefault="002739AE" w:rsidP="002739AE">
      <w:pPr>
        <w:pStyle w:val="Prrafodelista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recomienda utilizar Local Storage por la compatibilidad con cualquier navegador.</w:t>
      </w:r>
    </w:p>
    <w:p w14:paraId="199FD734" w14:textId="7CD73169" w:rsidR="000664F8" w:rsidRDefault="000664F8" w:rsidP="000664F8">
      <w:pPr>
        <w:pStyle w:val="Prrafodelista"/>
        <w:ind w:left="3240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 recomienda utilizar </w:t>
      </w:r>
      <w:proofErr w:type="spellStart"/>
      <w:r>
        <w:rPr>
          <w:rFonts w:ascii="Arial Narrow" w:hAnsi="Arial Narrow"/>
          <w:lang w:val="es-PE"/>
        </w:rPr>
        <w:t>PC’s</w:t>
      </w:r>
      <w:proofErr w:type="spellEnd"/>
      <w:r>
        <w:rPr>
          <w:rFonts w:ascii="Arial Narrow" w:hAnsi="Arial Narrow"/>
          <w:lang w:val="es-PE"/>
        </w:rPr>
        <w:t xml:space="preserve"> con las siguientes características:</w:t>
      </w:r>
    </w:p>
    <w:p w14:paraId="240FA67B" w14:textId="77777777" w:rsidR="000664F8" w:rsidRDefault="000664F8" w:rsidP="000664F8">
      <w:pPr>
        <w:pStyle w:val="Prrafodelista"/>
        <w:numPr>
          <w:ilvl w:val="2"/>
          <w:numId w:val="16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RAM: 1GB</w:t>
      </w:r>
    </w:p>
    <w:p w14:paraId="07728631" w14:textId="77777777" w:rsidR="000664F8" w:rsidRDefault="000664F8" w:rsidP="000664F8">
      <w:pPr>
        <w:pStyle w:val="Prrafodelista"/>
        <w:numPr>
          <w:ilvl w:val="2"/>
          <w:numId w:val="16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Procesador: Core i3</w:t>
      </w:r>
    </w:p>
    <w:p w14:paraId="4F92C08B" w14:textId="77777777" w:rsidR="000664F8" w:rsidRDefault="000664F8" w:rsidP="000664F8">
      <w:pPr>
        <w:pStyle w:val="Prrafodelista"/>
        <w:numPr>
          <w:ilvl w:val="2"/>
          <w:numId w:val="16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Espacio en Disco: 50 GB</w:t>
      </w:r>
    </w:p>
    <w:bookmarkEnd w:id="26"/>
    <w:p w14:paraId="73BEC974" w14:textId="1FD803CE" w:rsidR="00643EDE" w:rsidRDefault="00643EDE" w:rsidP="002739AE">
      <w:pPr>
        <w:pStyle w:val="Prrafodelista"/>
        <w:ind w:left="3240"/>
        <w:jc w:val="both"/>
        <w:rPr>
          <w:rFonts w:ascii="Arial Narrow" w:hAnsi="Arial Narrow"/>
          <w:lang w:val="es-PE"/>
        </w:rPr>
      </w:pPr>
      <w:commentRangeStart w:id="28"/>
      <w:r>
        <w:rPr>
          <w:rStyle w:val="Refdecomentario"/>
        </w:rPr>
        <w:commentReference w:id="29"/>
      </w:r>
      <w:commentRangeEnd w:id="28"/>
      <w:r w:rsidR="0078399B">
        <w:rPr>
          <w:rStyle w:val="Refdecomentario"/>
        </w:rPr>
        <w:commentReference w:id="28"/>
      </w:r>
    </w:p>
    <w:p w14:paraId="7885C314" w14:textId="4E6F9231" w:rsidR="009245C1" w:rsidRPr="00C4678B" w:rsidRDefault="009245C1" w:rsidP="0002164A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Personalización</w:t>
      </w:r>
      <w:r w:rsidRPr="00C4678B">
        <w:rPr>
          <w:rFonts w:ascii="Arial Narrow" w:hAnsi="Arial Narrow"/>
          <w:lang w:val="es-PE"/>
        </w:rPr>
        <w:t>:</w:t>
      </w:r>
      <w:r w:rsidR="00DF7BB5">
        <w:rPr>
          <w:rFonts w:ascii="Arial Narrow" w:hAnsi="Arial Narrow"/>
          <w:lang w:val="es-PE"/>
        </w:rPr>
        <w:t xml:space="preserve"> P</w:t>
      </w:r>
      <w:r w:rsidRPr="00C4678B">
        <w:rPr>
          <w:rFonts w:ascii="Arial Narrow" w:hAnsi="Arial Narrow"/>
          <w:lang w:val="es-PE"/>
        </w:rPr>
        <w:t xml:space="preserve">ermitir la configuración </w:t>
      </w:r>
      <w:r w:rsidR="00887C01">
        <w:rPr>
          <w:rFonts w:ascii="Arial Narrow" w:hAnsi="Arial Narrow"/>
          <w:lang w:val="es-PE"/>
        </w:rPr>
        <w:t>y</w:t>
      </w:r>
      <w:r w:rsidR="00F53CCA">
        <w:rPr>
          <w:rFonts w:ascii="Arial Narrow" w:hAnsi="Arial Narrow"/>
          <w:lang w:val="es-PE"/>
        </w:rPr>
        <w:t xml:space="preserve"> manejo de estilos</w:t>
      </w:r>
      <w:r w:rsidR="008C0F6F">
        <w:rPr>
          <w:rFonts w:ascii="Arial Narrow" w:hAnsi="Arial Narrow"/>
          <w:lang w:val="es-PE"/>
        </w:rPr>
        <w:t xml:space="preserve"> y logotipos</w:t>
      </w:r>
      <w:r w:rsidR="00F53CCA">
        <w:rPr>
          <w:rFonts w:ascii="Arial Narrow" w:hAnsi="Arial Narrow"/>
          <w:lang w:val="es-PE"/>
        </w:rPr>
        <w:t xml:space="preserve"> en</w:t>
      </w:r>
      <w:r w:rsidRPr="00C4678B">
        <w:rPr>
          <w:rFonts w:ascii="Arial Narrow" w:hAnsi="Arial Narrow"/>
          <w:lang w:val="es-PE"/>
        </w:rPr>
        <w:t xml:space="preserve"> la aplicación </w:t>
      </w:r>
      <w:r w:rsidR="00C36C8A">
        <w:rPr>
          <w:rFonts w:ascii="Arial Narrow" w:hAnsi="Arial Narrow"/>
          <w:lang w:val="es-PE"/>
        </w:rPr>
        <w:t>a nivel</w:t>
      </w:r>
      <w:r w:rsidRPr="00C4678B">
        <w:rPr>
          <w:rFonts w:ascii="Arial Narrow" w:hAnsi="Arial Narrow"/>
          <w:lang w:val="es-PE"/>
        </w:rPr>
        <w:t xml:space="preserve"> de</w:t>
      </w:r>
      <w:r w:rsidR="00F53CCA">
        <w:rPr>
          <w:rFonts w:ascii="Arial Narrow" w:hAnsi="Arial Narrow"/>
          <w:lang w:val="es-PE"/>
        </w:rPr>
        <w:t xml:space="preserve"> la empresa,</w:t>
      </w:r>
      <w:r w:rsidRPr="00C4678B">
        <w:rPr>
          <w:rFonts w:ascii="Arial Narrow" w:hAnsi="Arial Narrow"/>
          <w:lang w:val="es-PE"/>
        </w:rPr>
        <w:t xml:space="preserve"> perfil o usuario.</w:t>
      </w:r>
    </w:p>
    <w:p w14:paraId="2F3F55B6" w14:textId="54C16CF1" w:rsidR="00A3763C" w:rsidRDefault="009245C1" w:rsidP="00725E7B">
      <w:pPr>
        <w:pStyle w:val="Prrafodelista"/>
        <w:numPr>
          <w:ilvl w:val="0"/>
          <w:numId w:val="16"/>
        </w:numPr>
        <w:ind w:left="324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Notificaciones</w:t>
      </w:r>
      <w:r w:rsidRPr="00C4678B">
        <w:rPr>
          <w:rFonts w:ascii="Arial Narrow" w:hAnsi="Arial Narrow"/>
          <w:lang w:val="es-PE"/>
        </w:rPr>
        <w:t xml:space="preserve">: </w:t>
      </w:r>
      <w:r w:rsidR="002C319B">
        <w:rPr>
          <w:rFonts w:ascii="Arial Narrow" w:hAnsi="Arial Narrow"/>
          <w:lang w:val="es-PE"/>
        </w:rPr>
        <w:t>M</w:t>
      </w:r>
      <w:r w:rsidRPr="00C4678B">
        <w:rPr>
          <w:rFonts w:ascii="Arial Narrow" w:hAnsi="Arial Narrow"/>
          <w:lang w:val="es-PE"/>
        </w:rPr>
        <w:t>ódulo encargado de</w:t>
      </w:r>
      <w:r w:rsidR="002C319B">
        <w:rPr>
          <w:rFonts w:ascii="Arial Narrow" w:hAnsi="Arial Narrow"/>
          <w:lang w:val="es-PE"/>
        </w:rPr>
        <w:t>l manejo</w:t>
      </w:r>
      <w:r w:rsidRPr="00C4678B">
        <w:rPr>
          <w:rFonts w:ascii="Arial Narrow" w:hAnsi="Arial Narrow"/>
          <w:lang w:val="es-PE"/>
        </w:rPr>
        <w:t xml:space="preserve"> de mensajes</w:t>
      </w:r>
      <w:r w:rsidR="002C319B">
        <w:rPr>
          <w:rFonts w:ascii="Arial Narrow" w:hAnsi="Arial Narrow"/>
          <w:lang w:val="es-PE"/>
        </w:rPr>
        <w:t>, e</w:t>
      </w:r>
      <w:r w:rsidR="00492B85">
        <w:rPr>
          <w:rFonts w:ascii="Arial Narrow" w:hAnsi="Arial Narrow"/>
          <w:lang w:val="es-PE"/>
        </w:rPr>
        <w:t>rrores y notificaciones</w:t>
      </w:r>
      <w:r w:rsidR="00183A26">
        <w:rPr>
          <w:rFonts w:ascii="Arial Narrow" w:hAnsi="Arial Narrow"/>
          <w:lang w:val="es-PE"/>
        </w:rPr>
        <w:t xml:space="preserve"> que serán enviados desde la capa de integración</w:t>
      </w:r>
      <w:r w:rsidR="00DF7BB5">
        <w:rPr>
          <w:rFonts w:ascii="Arial Narrow" w:hAnsi="Arial Narrow"/>
          <w:lang w:val="es-PE"/>
        </w:rPr>
        <w:t>.</w:t>
      </w:r>
    </w:p>
    <w:p w14:paraId="09A56BC5" w14:textId="77777777" w:rsidR="00CB6183" w:rsidRPr="00C4678B" w:rsidRDefault="00B67FAA" w:rsidP="00725E7B">
      <w:pPr>
        <w:pStyle w:val="Prrafodelista"/>
        <w:numPr>
          <w:ilvl w:val="2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Can</w:t>
      </w:r>
      <w:r w:rsidR="00CB6183" w:rsidRPr="00C4678B">
        <w:rPr>
          <w:rFonts w:ascii="Arial Narrow" w:hAnsi="Arial Narrow"/>
          <w:lang w:val="es-PE"/>
        </w:rPr>
        <w:t>al</w:t>
      </w:r>
    </w:p>
    <w:p w14:paraId="5CF0C594" w14:textId="77777777" w:rsidR="003E3E0C" w:rsidRPr="00C4678B" w:rsidRDefault="00B67FAA" w:rsidP="0002164A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>Navegación</w:t>
      </w:r>
      <w:r w:rsidRPr="00C4678B">
        <w:rPr>
          <w:rFonts w:ascii="Arial Narrow" w:hAnsi="Arial Narrow"/>
          <w:lang w:val="es-PE"/>
        </w:rPr>
        <w:t xml:space="preserve">: mecanismo que permite al usuario acceso a diversos   </w:t>
      </w:r>
      <w:r w:rsidR="0056343F" w:rsidRPr="00C4678B">
        <w:rPr>
          <w:rFonts w:ascii="Arial Narrow" w:hAnsi="Arial Narrow"/>
          <w:lang w:val="es-PE"/>
        </w:rPr>
        <w:t xml:space="preserve">                                               </w:t>
      </w:r>
      <w:r w:rsidRPr="00C4678B">
        <w:rPr>
          <w:rFonts w:ascii="Arial Narrow" w:hAnsi="Arial Narrow"/>
          <w:lang w:val="es-PE"/>
        </w:rPr>
        <w:t>contenidos y funcionalidad.</w:t>
      </w:r>
    </w:p>
    <w:p w14:paraId="67E93FCE" w14:textId="62F7F14B" w:rsidR="00CB6183" w:rsidRPr="00C4678B" w:rsidRDefault="00B67FAA" w:rsidP="0002164A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Validaciones: </w:t>
      </w:r>
      <w:r w:rsidRPr="00C4678B">
        <w:rPr>
          <w:rFonts w:ascii="Arial Narrow" w:hAnsi="Arial Narrow"/>
          <w:lang w:val="es-PE"/>
        </w:rPr>
        <w:t>capacidad de comprobar la corrección del formato y el contenido de los datos introducidos por el usuario.</w:t>
      </w:r>
    </w:p>
    <w:p w14:paraId="2C0A69CD" w14:textId="77777777" w:rsidR="00CB6183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Componentes visuales: </w:t>
      </w:r>
      <w:r w:rsidRPr="00C4678B">
        <w:rPr>
          <w:rFonts w:ascii="Arial Narrow" w:hAnsi="Arial Narrow"/>
          <w:lang w:val="es-PE"/>
        </w:rPr>
        <w:t>creación de componentes de presentación simples o complejos que ofrecen funcionalidad facilitando al usuario el manejo de la aplicación y acelerando el desarrollo.</w:t>
      </w:r>
    </w:p>
    <w:p w14:paraId="2904CA67" w14:textId="77777777" w:rsidR="00CB6183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I18n: </w:t>
      </w:r>
      <w:r w:rsidRPr="00C4678B">
        <w:rPr>
          <w:rFonts w:ascii="Arial Narrow" w:hAnsi="Arial Narrow"/>
          <w:lang w:val="es-PE"/>
        </w:rPr>
        <w:t>módulo encargado de permitir la traducción de mensajes dependiendo del lenguaje requerido por el usuario.</w:t>
      </w:r>
    </w:p>
    <w:p w14:paraId="707B06AF" w14:textId="7DD9D672" w:rsidR="00B67FAA" w:rsidRPr="00C4678B" w:rsidRDefault="00B67FAA" w:rsidP="00725E7B">
      <w:pPr>
        <w:pStyle w:val="Prrafodelista"/>
        <w:numPr>
          <w:ilvl w:val="3"/>
          <w:numId w:val="12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Invocación de servicios: </w:t>
      </w:r>
      <w:r w:rsidRPr="00C4678B">
        <w:rPr>
          <w:rFonts w:ascii="Arial Narrow" w:hAnsi="Arial Narrow"/>
          <w:lang w:val="es-PE"/>
        </w:rPr>
        <w:t>módulo encargado de invocar a los servicios necesarios para recuperar la información requerida.</w:t>
      </w:r>
    </w:p>
    <w:p w14:paraId="4E3982C0" w14:textId="77777777" w:rsidR="00173935" w:rsidRPr="00C4678B" w:rsidRDefault="00173935" w:rsidP="0085500D">
      <w:pPr>
        <w:tabs>
          <w:tab w:val="left" w:pos="5910"/>
        </w:tabs>
        <w:rPr>
          <w:rFonts w:ascii="Arial Narrow" w:hAnsi="Arial Narrow"/>
          <w:lang w:val="es-PE"/>
        </w:rPr>
      </w:pPr>
    </w:p>
    <w:p w14:paraId="0BEA89F0" w14:textId="10EB7221" w:rsidR="002B5424" w:rsidRPr="00C4678B" w:rsidRDefault="00340520" w:rsidP="00F4179C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Modelo Tecnológico</w:t>
      </w:r>
    </w:p>
    <w:p w14:paraId="0EE64F3B" w14:textId="77777777" w:rsidR="003E3E0C" w:rsidRPr="00C4678B" w:rsidRDefault="003E3E0C" w:rsidP="003E3E0C">
      <w:pPr>
        <w:tabs>
          <w:tab w:val="left" w:pos="5910"/>
        </w:tabs>
        <w:ind w:left="1440"/>
        <w:jc w:val="center"/>
        <w:rPr>
          <w:rFonts w:ascii="Arial Narrow" w:hAnsi="Arial Narrow"/>
          <w:lang w:val="es-PE"/>
        </w:rPr>
      </w:pPr>
    </w:p>
    <w:p w14:paraId="4C7F127F" w14:textId="55C8AECA" w:rsidR="004856AA" w:rsidRPr="00C4678B" w:rsidRDefault="00F4179C" w:rsidP="00FB339A">
      <w:pPr>
        <w:tabs>
          <w:tab w:val="left" w:pos="5910"/>
        </w:tabs>
        <w:ind w:left="3261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1F2A1898" wp14:editId="4AEBDEA1">
            <wp:extent cx="2649600" cy="299880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600" cy="299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2CD3C8" w14:textId="77777777" w:rsidR="00D80336" w:rsidRPr="00C4678B" w:rsidRDefault="00D80336" w:rsidP="00F4179C">
      <w:pPr>
        <w:tabs>
          <w:tab w:val="left" w:pos="5910"/>
        </w:tabs>
        <w:jc w:val="both"/>
        <w:rPr>
          <w:rFonts w:ascii="Arial Narrow" w:hAnsi="Arial Narrow"/>
          <w:b/>
          <w:lang w:val="es-PE"/>
        </w:rPr>
      </w:pPr>
    </w:p>
    <w:p w14:paraId="2D4EC087" w14:textId="6E5AB555" w:rsidR="004856AA" w:rsidRPr="00C4678B" w:rsidRDefault="004856AA" w:rsidP="00725E7B">
      <w:pPr>
        <w:pStyle w:val="Prrafodelista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Navegador</w:t>
      </w:r>
      <w:r w:rsidRPr="00C4678B">
        <w:rPr>
          <w:rFonts w:ascii="Arial Narrow" w:hAnsi="Arial Narrow"/>
          <w:lang w:val="es-PE"/>
        </w:rPr>
        <w:t xml:space="preserve">: En </w:t>
      </w:r>
      <w:r w:rsidR="00F52449">
        <w:rPr>
          <w:rFonts w:ascii="Arial Narrow" w:hAnsi="Arial Narrow"/>
          <w:lang w:val="es-PE"/>
        </w:rPr>
        <w:t>é</w:t>
      </w:r>
      <w:r w:rsidRPr="00C4678B">
        <w:rPr>
          <w:rFonts w:ascii="Arial Narrow" w:hAnsi="Arial Narrow"/>
          <w:lang w:val="es-PE"/>
        </w:rPr>
        <w:t>l encontramos l</w:t>
      </w:r>
      <w:r w:rsidR="00F52449">
        <w:rPr>
          <w:rFonts w:ascii="Arial Narrow" w:hAnsi="Arial Narrow"/>
          <w:lang w:val="es-PE"/>
        </w:rPr>
        <w:t>o</w:t>
      </w:r>
      <w:r w:rsidRPr="00C4678B">
        <w:rPr>
          <w:rFonts w:ascii="Arial Narrow" w:hAnsi="Arial Narrow"/>
          <w:lang w:val="es-PE"/>
        </w:rPr>
        <w:t>s componentes que forman el patrón Cliente MVC. En el que podemos diferenciar</w:t>
      </w:r>
      <w:r w:rsidR="0079662C">
        <w:rPr>
          <w:rFonts w:ascii="Arial Narrow" w:hAnsi="Arial Narrow"/>
          <w:lang w:val="es-PE"/>
        </w:rPr>
        <w:t>:</w:t>
      </w:r>
      <w:del w:id="30" w:author="Autor">
        <w:r w:rsidRPr="00C4678B" w:rsidDel="0079662C">
          <w:rPr>
            <w:rFonts w:ascii="Arial Narrow" w:hAnsi="Arial Narrow"/>
            <w:lang w:val="es-PE"/>
          </w:rPr>
          <w:delText xml:space="preserve">   </w:delText>
        </w:r>
      </w:del>
    </w:p>
    <w:p w14:paraId="7A440373" w14:textId="265D92AC" w:rsidR="004856AA" w:rsidRPr="00C4678B" w:rsidRDefault="004856AA" w:rsidP="0079662C">
      <w:pPr>
        <w:pStyle w:val="Prrafodelista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Vista</w:t>
      </w:r>
      <w:r w:rsidRPr="00C4678B">
        <w:rPr>
          <w:rFonts w:ascii="Arial Narrow" w:hAnsi="Arial Narrow"/>
          <w:lang w:val="es-PE"/>
        </w:rPr>
        <w:t xml:space="preserve">: Clásico modelo web que utiliza los recursos estáticos </w:t>
      </w:r>
      <w:r w:rsidR="0006010E">
        <w:rPr>
          <w:rFonts w:ascii="Arial Narrow" w:hAnsi="Arial Narrow"/>
          <w:lang w:val="es-PE"/>
        </w:rPr>
        <w:t>HTML5</w:t>
      </w:r>
      <w:r w:rsidRPr="00C4678B">
        <w:rPr>
          <w:rFonts w:ascii="Arial Narrow" w:hAnsi="Arial Narrow"/>
          <w:lang w:val="es-PE"/>
        </w:rPr>
        <w:t xml:space="preserve"> y </w:t>
      </w:r>
      <w:r w:rsidR="0006010E">
        <w:rPr>
          <w:rFonts w:ascii="Arial Narrow" w:hAnsi="Arial Narrow"/>
          <w:lang w:val="es-PE"/>
        </w:rPr>
        <w:t>CSS</w:t>
      </w:r>
      <w:r w:rsidRPr="00C4678B">
        <w:rPr>
          <w:rFonts w:ascii="Arial Narrow" w:hAnsi="Arial Narrow"/>
          <w:lang w:val="es-PE"/>
        </w:rPr>
        <w:t>3.</w:t>
      </w:r>
    </w:p>
    <w:p w14:paraId="45A7D98D" w14:textId="39752BB7" w:rsidR="003E3E0C" w:rsidRPr="00C4678B" w:rsidRDefault="004856AA" w:rsidP="0079662C">
      <w:pPr>
        <w:pStyle w:val="Prrafodelista"/>
        <w:numPr>
          <w:ilvl w:val="1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proofErr w:type="spellStart"/>
      <w:r w:rsidRPr="00C4678B">
        <w:rPr>
          <w:rFonts w:ascii="Arial Narrow" w:hAnsi="Arial Narrow"/>
          <w:b/>
          <w:lang w:val="es-PE"/>
        </w:rPr>
        <w:t>Model-Controller</w:t>
      </w:r>
      <w:proofErr w:type="spellEnd"/>
      <w:r w:rsidRPr="00C4678B">
        <w:rPr>
          <w:rFonts w:ascii="Arial Narrow" w:hAnsi="Arial Narrow"/>
          <w:lang w:val="es-PE"/>
        </w:rPr>
        <w:t xml:space="preserve">: Formado por </w:t>
      </w:r>
      <w:proofErr w:type="spellStart"/>
      <w:r w:rsidR="00AC3136" w:rsidRPr="00C4678B">
        <w:rPr>
          <w:rFonts w:ascii="Arial Narrow" w:hAnsi="Arial Narrow"/>
          <w:lang w:val="es-PE"/>
        </w:rPr>
        <w:t>framework</w:t>
      </w:r>
      <w:proofErr w:type="spellEnd"/>
      <w:r w:rsidRPr="00C4678B">
        <w:rPr>
          <w:rFonts w:ascii="Arial Narrow" w:hAnsi="Arial Narrow"/>
          <w:lang w:val="es-PE"/>
        </w:rPr>
        <w:t xml:space="preserve"> </w:t>
      </w:r>
      <w:r w:rsidR="00AC3136" w:rsidRPr="00C4678B">
        <w:rPr>
          <w:rFonts w:ascii="Arial Narrow" w:hAnsi="Arial Narrow"/>
          <w:lang w:val="es-PE"/>
        </w:rPr>
        <w:t>JavaScript</w:t>
      </w:r>
      <w:r w:rsidRPr="00C4678B">
        <w:rPr>
          <w:rFonts w:ascii="Arial Narrow" w:hAnsi="Arial Narrow"/>
          <w:lang w:val="es-PE"/>
        </w:rPr>
        <w:t xml:space="preserve"> a los que se ha trasladado el controlador que se ubicaba en el</w:t>
      </w:r>
      <w:r w:rsidR="00DD4A50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servidor de aplicaciones.</w:t>
      </w:r>
      <w:r w:rsidR="005B7285">
        <w:rPr>
          <w:rFonts w:ascii="Arial Narrow" w:hAnsi="Arial Narrow"/>
          <w:lang w:val="es-PE"/>
        </w:rPr>
        <w:t xml:space="preserve"> Se comunica con los servicios de negocio a través de </w:t>
      </w:r>
      <w:proofErr w:type="spellStart"/>
      <w:r w:rsidR="005B7285">
        <w:rPr>
          <w:rFonts w:ascii="Arial Narrow" w:hAnsi="Arial Narrow"/>
          <w:lang w:val="es-PE"/>
        </w:rPr>
        <w:t>API’s</w:t>
      </w:r>
      <w:proofErr w:type="spellEnd"/>
      <w:r w:rsidR="005B7285">
        <w:rPr>
          <w:rFonts w:ascii="Arial Narrow" w:hAnsi="Arial Narrow"/>
          <w:lang w:val="es-PE"/>
        </w:rPr>
        <w:t xml:space="preserve"> disponibles en la capa de integración.</w:t>
      </w:r>
    </w:p>
    <w:p w14:paraId="24E65EA8" w14:textId="7265362E" w:rsidR="004856AA" w:rsidRDefault="004856AA" w:rsidP="0002164A">
      <w:pPr>
        <w:pStyle w:val="Prrafodelista"/>
        <w:numPr>
          <w:ilvl w:val="0"/>
          <w:numId w:val="17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 xml:space="preserve">Servidor </w:t>
      </w:r>
      <w:r w:rsidR="00E91D05">
        <w:rPr>
          <w:rFonts w:ascii="Arial Narrow" w:hAnsi="Arial Narrow"/>
          <w:b/>
          <w:lang w:val="es-PE"/>
        </w:rPr>
        <w:t>liviano</w:t>
      </w:r>
      <w:r w:rsidR="00AC3136" w:rsidRPr="00C4678B">
        <w:rPr>
          <w:rFonts w:ascii="Arial Narrow" w:hAnsi="Arial Narrow"/>
          <w:b/>
          <w:lang w:val="es-PE"/>
        </w:rPr>
        <w:t xml:space="preserve">: </w:t>
      </w:r>
      <w:r w:rsidR="00862B22">
        <w:rPr>
          <w:rFonts w:ascii="Arial Narrow" w:hAnsi="Arial Narrow"/>
          <w:lang w:val="es-PE"/>
        </w:rPr>
        <w:t>Servidor encargado de gestionar el contenido estático</w:t>
      </w:r>
      <w:r w:rsidR="00FB339A">
        <w:rPr>
          <w:rFonts w:ascii="Arial Narrow" w:hAnsi="Arial Narrow"/>
          <w:lang w:val="es-PE"/>
        </w:rPr>
        <w:t xml:space="preserve"> como HTML, JavaScript y hojas de estilo (CSS).</w:t>
      </w:r>
      <w:r w:rsidR="001F6196">
        <w:rPr>
          <w:rFonts w:ascii="Arial Narrow" w:hAnsi="Arial Narrow"/>
          <w:lang w:val="es-PE"/>
        </w:rPr>
        <w:t xml:space="preserve"> </w:t>
      </w:r>
      <w:r w:rsidR="00A30193">
        <w:rPr>
          <w:rFonts w:ascii="Arial Narrow" w:hAnsi="Arial Narrow"/>
          <w:lang w:val="es-PE"/>
        </w:rPr>
        <w:t>Puede ser fácilmente migrado a la nube</w:t>
      </w:r>
      <w:r w:rsidR="0030705A">
        <w:rPr>
          <w:rFonts w:ascii="Arial Narrow" w:hAnsi="Arial Narrow"/>
          <w:lang w:val="es-PE"/>
        </w:rPr>
        <w:t>.</w:t>
      </w:r>
    </w:p>
    <w:p w14:paraId="414C2A91" w14:textId="77777777" w:rsidR="00E91D05" w:rsidRDefault="00E91D05" w:rsidP="00E91D05">
      <w:pPr>
        <w:pStyle w:val="Prrafodelista"/>
        <w:tabs>
          <w:tab w:val="left" w:pos="5910"/>
        </w:tabs>
        <w:ind w:left="3240"/>
        <w:rPr>
          <w:rFonts w:ascii="Arial Narrow" w:hAnsi="Arial Narrow"/>
          <w:lang w:val="es-PE"/>
        </w:rPr>
      </w:pPr>
    </w:p>
    <w:p w14:paraId="2F916438" w14:textId="0305186C" w:rsidR="00D466A7" w:rsidRPr="00C4678B" w:rsidRDefault="00FA2C7A" w:rsidP="00D466A7">
      <w:pPr>
        <w:pStyle w:val="Prrafodelista"/>
        <w:tabs>
          <w:tab w:val="left" w:pos="5910"/>
        </w:tabs>
        <w:ind w:left="3240"/>
        <w:rPr>
          <w:rFonts w:ascii="Arial Narrow" w:hAnsi="Arial Narrow"/>
          <w:lang w:val="es-PE"/>
        </w:rPr>
      </w:pPr>
      <w:r>
        <w:object w:dxaOrig="11056" w:dyaOrig="3207" w14:anchorId="052C1C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2pt;height:90.45pt" o:ole="">
            <v:imagedata r:id="rId21" o:title=""/>
          </v:shape>
          <o:OLEObject Type="Embed" ProgID="Visio.Drawing.11" ShapeID="_x0000_i1025" DrawAspect="Content" ObjectID="_1596037093" r:id="rId22"/>
        </w:object>
      </w:r>
    </w:p>
    <w:p w14:paraId="2F11BF45" w14:textId="437B1988" w:rsidR="00C80DBD" w:rsidRPr="00C4678B" w:rsidRDefault="00071C42" w:rsidP="00DE37BB">
      <w:pPr>
        <w:pStyle w:val="Prrafodelista"/>
        <w:tabs>
          <w:tab w:val="left" w:pos="5910"/>
        </w:tabs>
        <w:ind w:left="3240"/>
        <w:rPr>
          <w:rFonts w:ascii="Arial Narrow" w:hAnsi="Arial Narrow"/>
          <w:b/>
          <w:lang w:val="es-PE"/>
        </w:rPr>
      </w:pPr>
      <w:r>
        <w:rPr>
          <w:rFonts w:ascii="Arial Narrow" w:hAnsi="Arial Narrow"/>
          <w:lang w:val="es-PE"/>
        </w:rPr>
        <w:t xml:space="preserve"> </w:t>
      </w:r>
    </w:p>
    <w:p w14:paraId="17A6F1DD" w14:textId="77777777" w:rsidR="005A7E3E" w:rsidRDefault="005A7E3E">
      <w:pPr>
        <w:spacing w:before="0" w:after="160" w:line="259" w:lineRule="auto"/>
        <w:rPr>
          <w:rFonts w:ascii="Arial Narrow" w:hAnsi="Arial Narrow"/>
          <w:b/>
          <w:bCs/>
          <w:sz w:val="28"/>
          <w:szCs w:val="28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50B4B675" w14:textId="63F3B656" w:rsidR="005A6CBE" w:rsidRPr="00C4678B" w:rsidRDefault="00104FF4" w:rsidP="003E0BD6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>Modelo de Seguridad</w:t>
      </w:r>
    </w:p>
    <w:p w14:paraId="14EFD616" w14:textId="5327A1F2" w:rsidR="003E3E0C" w:rsidRPr="00C4678B" w:rsidRDefault="003E3E0C" w:rsidP="003E3E0C">
      <w:pPr>
        <w:ind w:left="2552"/>
        <w:jc w:val="center"/>
        <w:rPr>
          <w:rFonts w:ascii="Arial Narrow" w:hAnsi="Arial Narrow"/>
          <w:b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2EFD03FF" wp14:editId="44A32185">
            <wp:extent cx="2401200" cy="360360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1200" cy="3603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781776" w14:textId="77777777" w:rsidR="003E3E0C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Cliente</w:t>
      </w:r>
      <w:r w:rsidRPr="00C4678B">
        <w:rPr>
          <w:rFonts w:ascii="Arial Narrow" w:hAnsi="Arial Narrow"/>
          <w:lang w:val="es-PE"/>
        </w:rPr>
        <w:t>: Al ser recursos estáticos que se ejecutan en el navegador deben contener un conjunto de normas y utilidades que permitan evitar vulnerabilidades de seguridad.</w:t>
      </w:r>
    </w:p>
    <w:p w14:paraId="7F25D6E8" w14:textId="77777777" w:rsidR="003E3E0C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Servidor</w:t>
      </w:r>
      <w:r w:rsidRPr="00C4678B">
        <w:rPr>
          <w:rFonts w:ascii="Arial Narrow" w:hAnsi="Arial Narrow"/>
          <w:lang w:val="es-PE"/>
        </w:rPr>
        <w:t xml:space="preserve">: Debe </w:t>
      </w:r>
      <w:r w:rsidR="00473364" w:rsidRPr="00C4678B">
        <w:rPr>
          <w:rFonts w:ascii="Arial Narrow" w:hAnsi="Arial Narrow"/>
          <w:lang w:val="es-PE"/>
        </w:rPr>
        <w:t>asegurar</w:t>
      </w:r>
      <w:r w:rsidRPr="00C4678B">
        <w:rPr>
          <w:rFonts w:ascii="Arial Narrow" w:hAnsi="Arial Narrow"/>
          <w:lang w:val="es-PE"/>
        </w:rPr>
        <w:t xml:space="preserve"> la fachada de servicios publicados para su consumo. Los mecanismos son los siguientes</w:t>
      </w:r>
      <w:r w:rsidR="003E3E0C" w:rsidRPr="00C4678B">
        <w:rPr>
          <w:rFonts w:ascii="Arial Narrow" w:hAnsi="Arial Narrow"/>
          <w:lang w:val="es-PE"/>
        </w:rPr>
        <w:t>:</w:t>
      </w:r>
    </w:p>
    <w:p w14:paraId="2825DE59" w14:textId="1010750F" w:rsidR="003E3E0C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Autenticación</w:t>
      </w:r>
      <w:r w:rsidR="00DD68A1">
        <w:rPr>
          <w:rFonts w:ascii="Arial Narrow" w:hAnsi="Arial Narrow"/>
          <w:lang w:val="es-PE"/>
        </w:rPr>
        <w:t>.</w:t>
      </w:r>
      <w:r w:rsidR="002A5399">
        <w:rPr>
          <w:rFonts w:ascii="Arial Narrow" w:hAnsi="Arial Narrow"/>
          <w:lang w:val="es-PE"/>
        </w:rPr>
        <w:t xml:space="preserve"> </w:t>
      </w:r>
      <w:r w:rsidR="005D6601">
        <w:rPr>
          <w:rFonts w:ascii="Arial Narrow" w:hAnsi="Arial Narrow"/>
          <w:lang w:val="es-PE"/>
        </w:rPr>
        <w:t xml:space="preserve">Los </w:t>
      </w:r>
      <w:r w:rsidR="003A22EC">
        <w:rPr>
          <w:rFonts w:ascii="Arial Narrow" w:hAnsi="Arial Narrow"/>
          <w:lang w:val="es-PE"/>
        </w:rPr>
        <w:t>atributos</w:t>
      </w:r>
      <w:r w:rsidR="005D6601">
        <w:rPr>
          <w:rFonts w:ascii="Arial Narrow" w:hAnsi="Arial Narrow"/>
          <w:lang w:val="es-PE"/>
        </w:rPr>
        <w:t xml:space="preserve"> de autenticación son enviados desde </w:t>
      </w:r>
      <w:r w:rsidR="00A51F7F">
        <w:rPr>
          <w:rFonts w:ascii="Arial Narrow" w:hAnsi="Arial Narrow"/>
          <w:lang w:val="es-PE"/>
        </w:rPr>
        <w:t>el Front-End hacia</w:t>
      </w:r>
      <w:r w:rsidR="005D6601">
        <w:rPr>
          <w:rFonts w:ascii="Arial Narrow" w:hAnsi="Arial Narrow"/>
          <w:lang w:val="es-PE"/>
        </w:rPr>
        <w:t xml:space="preserve"> </w:t>
      </w:r>
      <w:r w:rsidR="003A22EC">
        <w:rPr>
          <w:rFonts w:ascii="Arial Narrow" w:hAnsi="Arial Narrow"/>
          <w:lang w:val="es-PE"/>
        </w:rPr>
        <w:t>la capa de integración y seguridad</w:t>
      </w:r>
      <w:r w:rsidR="00A51F7F">
        <w:rPr>
          <w:rFonts w:ascii="Arial Narrow" w:hAnsi="Arial Narrow"/>
          <w:lang w:val="es-PE"/>
        </w:rPr>
        <w:t>.</w:t>
      </w:r>
    </w:p>
    <w:p w14:paraId="14EFFE5F" w14:textId="555A54AC" w:rsidR="003E3E0C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Autorización</w:t>
      </w:r>
      <w:r w:rsidR="00DD68A1">
        <w:rPr>
          <w:rFonts w:ascii="Arial Narrow" w:hAnsi="Arial Narrow"/>
          <w:lang w:val="es-PE"/>
        </w:rPr>
        <w:t>.</w:t>
      </w:r>
      <w:r w:rsidR="00A51F7F">
        <w:rPr>
          <w:rFonts w:ascii="Arial Narrow" w:hAnsi="Arial Narrow"/>
          <w:lang w:val="es-PE"/>
        </w:rPr>
        <w:t xml:space="preserve"> </w:t>
      </w:r>
      <w:r w:rsidR="00630212">
        <w:rPr>
          <w:rFonts w:ascii="Arial Narrow" w:hAnsi="Arial Narrow"/>
          <w:lang w:val="es-PE"/>
        </w:rPr>
        <w:t>Los a</w:t>
      </w:r>
      <w:r w:rsidR="00A51F7F">
        <w:rPr>
          <w:rFonts w:ascii="Arial Narrow" w:hAnsi="Arial Narrow"/>
          <w:lang w:val="es-PE"/>
        </w:rPr>
        <w:t>tributos</w:t>
      </w:r>
      <w:r w:rsidR="00630212">
        <w:rPr>
          <w:rFonts w:ascii="Arial Narrow" w:hAnsi="Arial Narrow"/>
          <w:lang w:val="es-PE"/>
        </w:rPr>
        <w:t xml:space="preserve"> de autorización</w:t>
      </w:r>
      <w:r w:rsidR="00A51F7F">
        <w:rPr>
          <w:rFonts w:ascii="Arial Narrow" w:hAnsi="Arial Narrow"/>
          <w:lang w:val="es-PE"/>
        </w:rPr>
        <w:t xml:space="preserve"> </w:t>
      </w:r>
      <w:r w:rsidR="00DE7546">
        <w:rPr>
          <w:rFonts w:ascii="Arial Narrow" w:hAnsi="Arial Narrow"/>
          <w:lang w:val="es-PE"/>
        </w:rPr>
        <w:t>son</w:t>
      </w:r>
      <w:r w:rsidR="00A51F7F">
        <w:rPr>
          <w:rFonts w:ascii="Arial Narrow" w:hAnsi="Arial Narrow"/>
          <w:lang w:val="es-PE"/>
        </w:rPr>
        <w:t xml:space="preserve"> env</w:t>
      </w:r>
      <w:r w:rsidR="00DE7546">
        <w:rPr>
          <w:rFonts w:ascii="Arial Narrow" w:hAnsi="Arial Narrow"/>
          <w:lang w:val="es-PE"/>
        </w:rPr>
        <w:t>iados desde</w:t>
      </w:r>
      <w:r w:rsidR="00A51F7F">
        <w:rPr>
          <w:rFonts w:ascii="Arial Narrow" w:hAnsi="Arial Narrow"/>
          <w:lang w:val="es-PE"/>
        </w:rPr>
        <w:t xml:space="preserve"> el Front-E</w:t>
      </w:r>
      <w:r w:rsidR="009E3020">
        <w:rPr>
          <w:rFonts w:ascii="Arial Narrow" w:hAnsi="Arial Narrow"/>
          <w:lang w:val="es-PE"/>
        </w:rPr>
        <w:t>nd para acceder a los recursos del Back-End a través de la capa de integración.</w:t>
      </w:r>
    </w:p>
    <w:p w14:paraId="0D233DC4" w14:textId="2E9BAB0B" w:rsidR="0017327D" w:rsidRPr="00C4678B" w:rsidRDefault="0017327D" w:rsidP="003E3E0C">
      <w:pPr>
        <w:pStyle w:val="Prrafodelista"/>
        <w:numPr>
          <w:ilvl w:val="1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Tratamiento de datos</w:t>
      </w:r>
      <w:r w:rsidR="00DD68A1">
        <w:rPr>
          <w:rFonts w:ascii="Arial Narrow" w:hAnsi="Arial Narrow"/>
          <w:lang w:val="es-PE"/>
        </w:rPr>
        <w:t>.</w:t>
      </w:r>
    </w:p>
    <w:p w14:paraId="52DB1AEE" w14:textId="1C055322" w:rsidR="005A6CBE" w:rsidRPr="00C4678B" w:rsidRDefault="0017327D" w:rsidP="00725E7B">
      <w:pPr>
        <w:pStyle w:val="Prrafodelista"/>
        <w:numPr>
          <w:ilvl w:val="0"/>
          <w:numId w:val="18"/>
        </w:numPr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Comunicación</w:t>
      </w:r>
      <w:r w:rsidRPr="00C4678B">
        <w:rPr>
          <w:rFonts w:ascii="Arial Narrow" w:hAnsi="Arial Narrow"/>
          <w:lang w:val="es-PE"/>
        </w:rPr>
        <w:t>: Comunicación con el servidor HTTPS.</w:t>
      </w:r>
    </w:p>
    <w:p w14:paraId="1A08A300" w14:textId="77777777" w:rsidR="003E3E0C" w:rsidRPr="00C4678B" w:rsidRDefault="007A7478" w:rsidP="00725E7B">
      <w:pPr>
        <w:pStyle w:val="Prrafodelista"/>
        <w:numPr>
          <w:ilvl w:val="0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b/>
          <w:lang w:val="es-PE"/>
        </w:rPr>
        <w:t>Ataques</w:t>
      </w:r>
      <w:r w:rsidR="00FF7AAF" w:rsidRPr="00C4678B">
        <w:rPr>
          <w:rFonts w:ascii="Arial Narrow" w:hAnsi="Arial Narrow"/>
          <w:b/>
          <w:lang w:val="es-PE"/>
        </w:rPr>
        <w:t xml:space="preserve"> XSS</w:t>
      </w:r>
      <w:r w:rsidR="00FF7AAF" w:rsidRPr="00C4678B">
        <w:rPr>
          <w:rFonts w:ascii="Arial Narrow" w:hAnsi="Arial Narrow"/>
          <w:lang w:val="es-PE"/>
        </w:rPr>
        <w:t>: Se deben utilizar mecanismos que eviten los ataques XSS, en este caso, dado que se va a gestionar con token deben utilizarse mecanismos para ataques CSRF.</w:t>
      </w:r>
    </w:p>
    <w:p w14:paraId="5C96B3A7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Herramientas propias de los </w:t>
      </w:r>
      <w:r w:rsidR="007A7478" w:rsidRPr="00C4678B">
        <w:rPr>
          <w:rFonts w:ascii="Arial Narrow" w:hAnsi="Arial Narrow"/>
          <w:lang w:val="es-PE"/>
        </w:rPr>
        <w:t>framework</w:t>
      </w:r>
      <w:r w:rsidRPr="00C4678B">
        <w:rPr>
          <w:rFonts w:ascii="Arial Narrow" w:hAnsi="Arial Narrow"/>
          <w:lang w:val="es-PE"/>
        </w:rPr>
        <w:t xml:space="preserve">: </w:t>
      </w:r>
      <w:r w:rsidRPr="00C4678B">
        <w:rPr>
          <w:rFonts w:ascii="Arial Narrow" w:hAnsi="Arial Narrow"/>
          <w:i/>
          <w:lang w:val="es-PE"/>
        </w:rPr>
        <w:t>angular-sanitize</w:t>
      </w:r>
      <w:r w:rsidR="003E3E0C" w:rsidRPr="00C4678B">
        <w:rPr>
          <w:rFonts w:ascii="Arial Narrow" w:hAnsi="Arial Narrow"/>
          <w:lang w:val="es-PE"/>
        </w:rPr>
        <w:t>.</w:t>
      </w:r>
    </w:p>
    <w:p w14:paraId="1DBFD768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Métodos</w:t>
      </w:r>
      <w:r w:rsidR="002F2C05" w:rsidRPr="00C4678B">
        <w:rPr>
          <w:rFonts w:ascii="Arial Narrow" w:hAnsi="Arial Narrow"/>
          <w:lang w:val="es-PE"/>
        </w:rPr>
        <w:t xml:space="preserve"> </w:t>
      </w:r>
      <w:r w:rsidRPr="00C4678B">
        <w:rPr>
          <w:rFonts w:ascii="Arial Narrow" w:hAnsi="Arial Narrow"/>
          <w:lang w:val="es-PE"/>
        </w:rPr>
        <w:t>POST/PUT.</w:t>
      </w:r>
    </w:p>
    <w:p w14:paraId="443B0516" w14:textId="77777777" w:rsidR="003E3E0C" w:rsidRPr="00C4678B" w:rsidRDefault="00FF7AAF" w:rsidP="003E3E0C">
      <w:pPr>
        <w:pStyle w:val="Prrafodelista"/>
        <w:numPr>
          <w:ilvl w:val="1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Gestión de cabeceras. </w:t>
      </w:r>
    </w:p>
    <w:p w14:paraId="5EAF48D8" w14:textId="6AF8877C" w:rsidR="00C80DBD" w:rsidRPr="00C4678B" w:rsidRDefault="00802E0D" w:rsidP="003E3E0C">
      <w:pPr>
        <w:pStyle w:val="Prrafodelista"/>
        <w:numPr>
          <w:ilvl w:val="2"/>
          <w:numId w:val="18"/>
        </w:numPr>
        <w:tabs>
          <w:tab w:val="left" w:pos="5910"/>
        </w:tabs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XFrameOptions:</w:t>
      </w:r>
      <w:r w:rsidR="007A7478" w:rsidRPr="00C4678B">
        <w:rPr>
          <w:rFonts w:ascii="Arial Narrow" w:hAnsi="Arial Narrow"/>
          <w:lang w:val="es-PE"/>
        </w:rPr>
        <w:t xml:space="preserve"> deny</w:t>
      </w:r>
      <w:r w:rsidR="00FF7AAF" w:rsidRPr="00C4678B">
        <w:rPr>
          <w:rFonts w:ascii="Arial Narrow" w:hAnsi="Arial Narrow"/>
          <w:lang w:val="es-PE"/>
        </w:rPr>
        <w:t xml:space="preserve"> para protegerse contraataques de clickjacking</w:t>
      </w:r>
      <w:r w:rsidRPr="00C4678B">
        <w:rPr>
          <w:rFonts w:ascii="Arial Narrow" w:hAnsi="Arial Narrow"/>
          <w:lang w:val="es-PE"/>
        </w:rPr>
        <w:t>.</w:t>
      </w:r>
    </w:p>
    <w:p w14:paraId="5B727FBB" w14:textId="77777777" w:rsidR="00B4137C" w:rsidRPr="00C4678B" w:rsidRDefault="00B4137C" w:rsidP="00B4137C">
      <w:pPr>
        <w:tabs>
          <w:tab w:val="left" w:pos="5910"/>
        </w:tabs>
        <w:rPr>
          <w:rFonts w:ascii="Arial Narrow" w:hAnsi="Arial Narrow"/>
          <w:lang w:val="es-PE"/>
        </w:rPr>
      </w:pPr>
    </w:p>
    <w:p w14:paraId="768B7FDB" w14:textId="6B1A7650" w:rsidR="006F56AA" w:rsidRPr="00A605E4" w:rsidRDefault="00CB321A" w:rsidP="006F56AA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31" w:name="_Toc522127026"/>
      <w:r>
        <w:rPr>
          <w:rFonts w:ascii="Arial Narrow" w:hAnsi="Arial Narrow"/>
          <w:iCs/>
          <w:sz w:val="28"/>
          <w:szCs w:val="28"/>
          <w:lang w:val="es-PE"/>
        </w:rPr>
        <w:lastRenderedPageBreak/>
        <w:t>Experiencia del Usuario</w:t>
      </w:r>
      <w:bookmarkEnd w:id="31"/>
    </w:p>
    <w:p w14:paraId="60B4EB9E" w14:textId="7F646F2F" w:rsidR="006F56AA" w:rsidRDefault="006F56AA" w:rsidP="006F56AA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</w:t>
      </w:r>
      <w:r w:rsidR="00EB724E">
        <w:rPr>
          <w:rFonts w:ascii="Arial Narrow" w:hAnsi="Arial Narrow"/>
          <w:lang w:val="es-PE"/>
        </w:rPr>
        <w:t>permite la interacción directa con el usuario</w:t>
      </w:r>
      <w:r w:rsidR="0010724F">
        <w:rPr>
          <w:rFonts w:ascii="Arial Narrow" w:hAnsi="Arial Narrow"/>
          <w:lang w:val="es-PE"/>
        </w:rPr>
        <w:t xml:space="preserve"> y KADABRA</w:t>
      </w:r>
      <w:r w:rsidR="00392E3D">
        <w:rPr>
          <w:rFonts w:ascii="Arial Narrow" w:hAnsi="Arial Narrow"/>
          <w:lang w:val="es-PE"/>
        </w:rPr>
        <w:t>, sin intervención de personal de TI, mejorando y automatizando sus actividades.</w:t>
      </w:r>
    </w:p>
    <w:p w14:paraId="4B0A6A44" w14:textId="699B86D8" w:rsidR="00AB0B75" w:rsidRPr="00AB0B75" w:rsidRDefault="00AB0B75" w:rsidP="006F56AA">
      <w:pPr>
        <w:ind w:left="1560"/>
        <w:jc w:val="both"/>
        <w:rPr>
          <w:rFonts w:ascii="Arial Narrow" w:hAnsi="Arial Narrow"/>
          <w:b/>
          <w:color w:val="FF0000"/>
          <w:lang w:val="es-PE"/>
        </w:rPr>
      </w:pPr>
    </w:p>
    <w:p w14:paraId="17BFFE5E" w14:textId="6E65E08F" w:rsidR="006F56AA" w:rsidRPr="00C4678B" w:rsidRDefault="006921B4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r w:rsidR="00CB321A">
        <w:rPr>
          <w:rFonts w:ascii="Arial Narrow" w:hAnsi="Arial Narrow"/>
          <w:lang w:val="es-PE"/>
        </w:rPr>
        <w:t>Workflow</w:t>
      </w:r>
    </w:p>
    <w:p w14:paraId="1C013E0D" w14:textId="5A7D542E" w:rsidR="00912985" w:rsidRDefault="00912985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 organizar y controlar tareas, recursos y reglas</w:t>
      </w:r>
      <w:r w:rsidR="00D40730">
        <w:rPr>
          <w:rFonts w:ascii="Arial Narrow" w:hAnsi="Arial Narrow"/>
          <w:lang w:val="es-PE"/>
        </w:rPr>
        <w:t xml:space="preserve"> para soportar un proceso de negocio.</w:t>
      </w:r>
    </w:p>
    <w:p w14:paraId="4038CE8A" w14:textId="71C96A2A" w:rsidR="006F56AA" w:rsidRDefault="008638E5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Los procesos</w:t>
      </w:r>
      <w:r w:rsidR="00E21279">
        <w:rPr>
          <w:rFonts w:ascii="Arial Narrow" w:hAnsi="Arial Narrow"/>
          <w:lang w:val="es-PE"/>
        </w:rPr>
        <w:t xml:space="preserve"> </w:t>
      </w:r>
      <w:r w:rsidR="0058273B">
        <w:rPr>
          <w:rFonts w:ascii="Arial Narrow" w:hAnsi="Arial Narrow"/>
          <w:lang w:val="es-PE"/>
        </w:rPr>
        <w:t>identificados</w:t>
      </w:r>
      <w:r w:rsidR="00E21279">
        <w:rPr>
          <w:rFonts w:ascii="Arial Narrow" w:hAnsi="Arial Narrow"/>
          <w:lang w:val="es-PE"/>
        </w:rPr>
        <w:t xml:space="preserve"> necesitan la ejecución y orquestación de </w:t>
      </w:r>
      <w:r w:rsidR="006969F0">
        <w:rPr>
          <w:rFonts w:ascii="Arial Narrow" w:hAnsi="Arial Narrow"/>
          <w:lang w:val="es-PE"/>
        </w:rPr>
        <w:t>tareas</w:t>
      </w:r>
      <w:r w:rsidR="008041AC">
        <w:rPr>
          <w:rFonts w:ascii="Arial Narrow" w:hAnsi="Arial Narrow"/>
          <w:lang w:val="es-PE"/>
        </w:rPr>
        <w:t xml:space="preserve">, </w:t>
      </w:r>
      <w:r w:rsidR="0058273B">
        <w:rPr>
          <w:rFonts w:ascii="Arial Narrow" w:hAnsi="Arial Narrow"/>
          <w:lang w:val="es-PE"/>
        </w:rPr>
        <w:t>así</w:t>
      </w:r>
      <w:r w:rsidR="008041AC">
        <w:rPr>
          <w:rFonts w:ascii="Arial Narrow" w:hAnsi="Arial Narrow"/>
          <w:lang w:val="es-PE"/>
        </w:rPr>
        <w:t xml:space="preserve"> como </w:t>
      </w:r>
      <w:r w:rsidR="0058273B">
        <w:rPr>
          <w:rFonts w:ascii="Arial Narrow" w:hAnsi="Arial Narrow"/>
          <w:lang w:val="es-PE"/>
        </w:rPr>
        <w:t xml:space="preserve">el manejo de </w:t>
      </w:r>
      <w:r w:rsidR="008041AC">
        <w:rPr>
          <w:rFonts w:ascii="Arial Narrow" w:hAnsi="Arial Narrow"/>
          <w:lang w:val="es-PE"/>
        </w:rPr>
        <w:t>aprobaciones</w:t>
      </w:r>
      <w:r w:rsidR="00AF638B">
        <w:rPr>
          <w:rFonts w:ascii="Arial Narrow" w:hAnsi="Arial Narrow"/>
          <w:lang w:val="es-PE"/>
        </w:rPr>
        <w:t xml:space="preserve"> y</w:t>
      </w:r>
      <w:r w:rsidR="008041AC">
        <w:rPr>
          <w:rFonts w:ascii="Arial Narrow" w:hAnsi="Arial Narrow"/>
          <w:lang w:val="es-PE"/>
        </w:rPr>
        <w:t xml:space="preserve"> escalamientos</w:t>
      </w:r>
      <w:r w:rsidR="00643314">
        <w:rPr>
          <w:rFonts w:ascii="Arial Narrow" w:hAnsi="Arial Narrow"/>
          <w:lang w:val="es-PE"/>
        </w:rPr>
        <w:t>.</w:t>
      </w:r>
    </w:p>
    <w:p w14:paraId="56FAB615" w14:textId="15BD2FF8" w:rsidR="00AF638B" w:rsidRDefault="00AF638B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Tareas configuradas podrían apoyarse en </w:t>
      </w:r>
      <w:r w:rsidR="006921B4">
        <w:rPr>
          <w:rFonts w:ascii="Arial Narrow" w:hAnsi="Arial Narrow"/>
          <w:lang w:val="es-PE"/>
        </w:rPr>
        <w:t>el</w:t>
      </w:r>
      <w:r w:rsidR="00473CA4">
        <w:rPr>
          <w:rFonts w:ascii="Arial Narrow" w:hAnsi="Arial Narrow"/>
          <w:lang w:val="es-PE"/>
        </w:rPr>
        <w:t xml:space="preserve"> componente Gestor de Documentos</w:t>
      </w:r>
      <w:r w:rsidR="006921B4">
        <w:rPr>
          <w:rFonts w:ascii="Arial Narrow" w:hAnsi="Arial Narrow"/>
          <w:lang w:val="es-PE"/>
        </w:rPr>
        <w:t>.</w:t>
      </w:r>
    </w:p>
    <w:p w14:paraId="15E604CE" w14:textId="7DF9A302" w:rsidR="00E94653" w:rsidRDefault="00804226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 necesaria la implementación o desarrollo de este componente</w:t>
      </w:r>
      <w:r w:rsidR="00F07D63">
        <w:rPr>
          <w:rFonts w:ascii="Arial Narrow" w:hAnsi="Arial Narrow"/>
          <w:lang w:val="es-PE"/>
        </w:rPr>
        <w:t>, debido a que, e</w:t>
      </w:r>
      <w:r w:rsidR="00DE7BE8">
        <w:rPr>
          <w:rFonts w:ascii="Arial Narrow" w:hAnsi="Arial Narrow"/>
          <w:lang w:val="es-PE"/>
        </w:rPr>
        <w:t>n l</w:t>
      </w:r>
      <w:r w:rsidR="00E07406">
        <w:rPr>
          <w:rFonts w:ascii="Arial Narrow" w:hAnsi="Arial Narrow"/>
          <w:lang w:val="es-PE"/>
        </w:rPr>
        <w:t xml:space="preserve">a mayoría de </w:t>
      </w:r>
      <w:r w:rsidR="00DE7BE8">
        <w:rPr>
          <w:rFonts w:ascii="Arial Narrow" w:hAnsi="Arial Narrow"/>
          <w:lang w:val="es-PE"/>
        </w:rPr>
        <w:t xml:space="preserve">los </w:t>
      </w:r>
      <w:r w:rsidR="00E07406">
        <w:rPr>
          <w:rFonts w:ascii="Arial Narrow" w:hAnsi="Arial Narrow"/>
          <w:lang w:val="es-PE"/>
        </w:rPr>
        <w:t>procesos de negocio TO-BE</w:t>
      </w:r>
      <w:r w:rsidR="00F07D63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se necesitan</w:t>
      </w:r>
      <w:r w:rsidR="00F07D63">
        <w:rPr>
          <w:rFonts w:ascii="Arial Narrow" w:hAnsi="Arial Narrow"/>
          <w:lang w:val="es-PE"/>
        </w:rPr>
        <w:t xml:space="preserve"> validaciones y aprobaciones </w:t>
      </w:r>
      <w:r w:rsidR="00DE7BE8">
        <w:rPr>
          <w:rFonts w:ascii="Arial Narrow" w:hAnsi="Arial Narrow"/>
          <w:lang w:val="es-PE"/>
        </w:rPr>
        <w:t>para continuar con el flujo establecido</w:t>
      </w:r>
      <w:r w:rsidR="00DA12B9">
        <w:rPr>
          <w:rFonts w:ascii="Arial Narrow" w:hAnsi="Arial Narrow"/>
          <w:lang w:val="es-PE"/>
        </w:rPr>
        <w:t>.</w:t>
      </w:r>
    </w:p>
    <w:p w14:paraId="679AE632" w14:textId="362343A3" w:rsidR="00DE7BE8" w:rsidRPr="00C4678B" w:rsidRDefault="007B0207" w:rsidP="00DE7BE8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7B0207">
        <w:rPr>
          <w:noProof/>
          <w:lang w:val="es-PE" w:eastAsia="es-PE"/>
        </w:rPr>
        <w:drawing>
          <wp:inline distT="0" distB="0" distL="0" distR="0" wp14:anchorId="2AF7D9E4" wp14:editId="451205AB">
            <wp:extent cx="4066424" cy="1628541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647" cy="16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E635F" w14:textId="6EB2381B" w:rsidR="006F56AA" w:rsidRPr="00C4678B" w:rsidRDefault="009C4727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Gestor de Parametrización</w:t>
      </w:r>
    </w:p>
    <w:p w14:paraId="6AD3CD45" w14:textId="4B0BF30F" w:rsidR="00807B7C" w:rsidRDefault="00807B7C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</w:t>
      </w:r>
      <w:r w:rsidR="00297D54">
        <w:rPr>
          <w:rFonts w:ascii="Arial Narrow" w:hAnsi="Arial Narrow"/>
          <w:lang w:val="es-PE"/>
        </w:rPr>
        <w:t xml:space="preserve">mite </w:t>
      </w:r>
      <w:commentRangeStart w:id="32"/>
      <w:commentRangeStart w:id="33"/>
      <w:r w:rsidR="00297D54">
        <w:rPr>
          <w:rFonts w:ascii="Arial Narrow" w:hAnsi="Arial Narrow"/>
          <w:lang w:val="es-PE"/>
        </w:rPr>
        <w:t>configurar reglas de negocio</w:t>
      </w:r>
      <w:commentRangeEnd w:id="32"/>
      <w:r w:rsidR="00643EDE">
        <w:rPr>
          <w:rStyle w:val="Refdecomentario"/>
        </w:rPr>
        <w:commentReference w:id="32"/>
      </w:r>
      <w:commentRangeEnd w:id="33"/>
      <w:r w:rsidR="00F13308">
        <w:rPr>
          <w:rStyle w:val="Refdecomentario"/>
        </w:rPr>
        <w:commentReference w:id="33"/>
      </w:r>
      <w:r w:rsidR="00297D54">
        <w:rPr>
          <w:rFonts w:ascii="Arial Narrow" w:hAnsi="Arial Narrow"/>
          <w:lang w:val="es-PE"/>
        </w:rPr>
        <w:t xml:space="preserve"> que pueden ser utilizadas por procesos o tareas</w:t>
      </w:r>
      <w:r w:rsidR="00EB779F">
        <w:rPr>
          <w:rFonts w:ascii="Arial Narrow" w:hAnsi="Arial Narrow"/>
          <w:lang w:val="es-PE"/>
        </w:rPr>
        <w:t xml:space="preserve">, sin necesidad de realizar </w:t>
      </w:r>
      <w:r w:rsidR="00260CC4">
        <w:rPr>
          <w:rFonts w:ascii="Arial Narrow" w:hAnsi="Arial Narrow"/>
          <w:lang w:val="es-PE"/>
        </w:rPr>
        <w:t>cambios en la</w:t>
      </w:r>
      <w:r w:rsidR="00F20F78">
        <w:rPr>
          <w:rFonts w:ascii="Arial Narrow" w:hAnsi="Arial Narrow"/>
          <w:lang w:val="es-PE"/>
        </w:rPr>
        <w:t xml:space="preserve"> aplicación.</w:t>
      </w:r>
    </w:p>
    <w:p w14:paraId="24786ED4" w14:textId="33FD0458" w:rsidR="00260CC4" w:rsidRDefault="009E5F5B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Permite al usuario </w:t>
      </w:r>
      <w:r w:rsidR="009F75D3">
        <w:rPr>
          <w:rFonts w:ascii="Arial Narrow" w:hAnsi="Arial Narrow"/>
          <w:lang w:val="es-PE"/>
        </w:rPr>
        <w:t>crear o cambiar</w:t>
      </w:r>
      <w:r>
        <w:rPr>
          <w:rFonts w:ascii="Arial Narrow" w:hAnsi="Arial Narrow"/>
          <w:lang w:val="es-PE"/>
        </w:rPr>
        <w:t xml:space="preserve"> las reglas</w:t>
      </w:r>
      <w:r w:rsidR="00AA1300">
        <w:rPr>
          <w:rFonts w:ascii="Arial Narrow" w:hAnsi="Arial Narrow"/>
          <w:lang w:val="es-PE"/>
        </w:rPr>
        <w:t xml:space="preserve"> de negocio directamente</w:t>
      </w:r>
      <w:r>
        <w:rPr>
          <w:rFonts w:ascii="Arial Narrow" w:hAnsi="Arial Narrow"/>
          <w:lang w:val="es-PE"/>
        </w:rPr>
        <w:t>, sin involucrar a</w:t>
      </w:r>
      <w:r w:rsidR="005F40D5">
        <w:rPr>
          <w:rFonts w:ascii="Arial Narrow" w:hAnsi="Arial Narrow"/>
          <w:lang w:val="es-PE"/>
        </w:rPr>
        <w:t xml:space="preserve"> personal de TI</w:t>
      </w:r>
      <w:r w:rsidR="00AA1300">
        <w:rPr>
          <w:rFonts w:ascii="Arial Narrow" w:hAnsi="Arial Narrow"/>
          <w:lang w:val="es-PE"/>
        </w:rPr>
        <w:t>.</w:t>
      </w:r>
    </w:p>
    <w:p w14:paraId="0C9C6576" w14:textId="54CFB05A" w:rsidR="00573587" w:rsidRDefault="001D3EA2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 necesaria la implementación o desarrollo de este componente</w:t>
      </w:r>
      <w:r w:rsidR="006A6C54">
        <w:rPr>
          <w:rFonts w:ascii="Arial Narrow" w:hAnsi="Arial Narrow"/>
          <w:lang w:val="es-PE"/>
        </w:rPr>
        <w:t xml:space="preserve"> para soportar </w:t>
      </w:r>
      <w:r w:rsidR="000A22EF">
        <w:rPr>
          <w:rFonts w:ascii="Arial Narrow" w:hAnsi="Arial Narrow"/>
          <w:lang w:val="es-PE"/>
        </w:rPr>
        <w:t xml:space="preserve">las reglas de negocio </w:t>
      </w:r>
      <w:r w:rsidR="00EB0208">
        <w:rPr>
          <w:rFonts w:ascii="Arial Narrow" w:hAnsi="Arial Narrow"/>
          <w:lang w:val="es-PE"/>
        </w:rPr>
        <w:t>encontradas</w:t>
      </w:r>
      <w:r w:rsidR="000A22EF">
        <w:rPr>
          <w:rFonts w:ascii="Arial Narrow" w:hAnsi="Arial Narrow"/>
          <w:lang w:val="es-PE"/>
        </w:rPr>
        <w:t xml:space="preserve"> en c</w:t>
      </w:r>
      <w:r w:rsidR="00910293">
        <w:rPr>
          <w:rFonts w:ascii="Arial Narrow" w:hAnsi="Arial Narrow"/>
          <w:lang w:val="es-PE"/>
        </w:rPr>
        <w:t xml:space="preserve">erca de la mitad de </w:t>
      </w:r>
      <w:r w:rsidR="00B80DF1">
        <w:rPr>
          <w:rFonts w:ascii="Arial Narrow" w:hAnsi="Arial Narrow"/>
          <w:lang w:val="es-PE"/>
        </w:rPr>
        <w:t xml:space="preserve">los </w:t>
      </w:r>
      <w:r w:rsidR="00910293">
        <w:rPr>
          <w:rFonts w:ascii="Arial Narrow" w:hAnsi="Arial Narrow"/>
          <w:lang w:val="es-PE"/>
        </w:rPr>
        <w:t>procesos de negocio</w:t>
      </w:r>
      <w:r w:rsidR="00B80DF1">
        <w:rPr>
          <w:rFonts w:ascii="Arial Narrow" w:hAnsi="Arial Narrow"/>
          <w:lang w:val="es-PE"/>
        </w:rPr>
        <w:t xml:space="preserve"> TO-BE</w:t>
      </w:r>
      <w:r w:rsidR="000A22EF">
        <w:rPr>
          <w:rFonts w:ascii="Arial Narrow" w:hAnsi="Arial Narrow"/>
          <w:lang w:val="es-PE"/>
        </w:rPr>
        <w:t xml:space="preserve"> analizados</w:t>
      </w:r>
      <w:r w:rsidR="00E775C8">
        <w:rPr>
          <w:rFonts w:ascii="Arial Narrow" w:hAnsi="Arial Narrow"/>
          <w:lang w:val="es-PE"/>
        </w:rPr>
        <w:t>, con mayor concentración en la Gestión de Beneficios.</w:t>
      </w:r>
    </w:p>
    <w:p w14:paraId="74DD03E0" w14:textId="73E976C0" w:rsidR="00B80DF1" w:rsidRDefault="00554444" w:rsidP="00B80DF1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554444">
        <w:rPr>
          <w:noProof/>
          <w:lang w:val="es-PE" w:eastAsia="es-PE"/>
        </w:rPr>
        <w:lastRenderedPageBreak/>
        <w:drawing>
          <wp:inline distT="0" distB="0" distL="0" distR="0" wp14:anchorId="6BFF3622" wp14:editId="3551217D">
            <wp:extent cx="4093269" cy="1647662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8850" cy="165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8AE61" w14:textId="2B91C399" w:rsidR="006F56AA" w:rsidRPr="00C4678B" w:rsidRDefault="00CB321A" w:rsidP="006F56A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Orquestación de Procesos Batch</w:t>
      </w:r>
    </w:p>
    <w:p w14:paraId="5616A284" w14:textId="15769FBA" w:rsidR="006F56AA" w:rsidRDefault="00B856AC" w:rsidP="006F56A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Componente que permite </w:t>
      </w:r>
      <w:r w:rsidR="008902B6">
        <w:rPr>
          <w:rFonts w:ascii="Arial Narrow" w:hAnsi="Arial Narrow"/>
          <w:lang w:val="es-PE"/>
        </w:rPr>
        <w:t>controlar la ejecución de procesos en lote</w:t>
      </w:r>
      <w:r w:rsidR="0043570B">
        <w:rPr>
          <w:rFonts w:ascii="Arial Narrow" w:hAnsi="Arial Narrow"/>
          <w:lang w:val="es-PE"/>
        </w:rPr>
        <w:t>. Posee las siguientes características:</w:t>
      </w:r>
    </w:p>
    <w:p w14:paraId="02DA5B12" w14:textId="2959F9C3" w:rsidR="0043570B" w:rsidRDefault="0043570B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Priorización</w:t>
      </w:r>
      <w:r w:rsidR="00931213">
        <w:rPr>
          <w:rFonts w:ascii="Arial Narrow" w:hAnsi="Arial Narrow"/>
          <w:lang w:val="es-PE"/>
        </w:rPr>
        <w:t xml:space="preserve">. </w:t>
      </w:r>
      <w:r w:rsidR="004D557C">
        <w:rPr>
          <w:rFonts w:ascii="Arial Narrow" w:hAnsi="Arial Narrow"/>
          <w:lang w:val="es-PE"/>
        </w:rPr>
        <w:t xml:space="preserve">Otorga una prioridad a cada proceso. </w:t>
      </w:r>
      <w:r w:rsidR="0091548B">
        <w:rPr>
          <w:rFonts w:ascii="Arial Narrow" w:hAnsi="Arial Narrow"/>
          <w:lang w:val="es-PE"/>
        </w:rPr>
        <w:t xml:space="preserve">Al programar varios procesos, se ejecuta </w:t>
      </w:r>
      <w:r w:rsidR="00F559F6">
        <w:rPr>
          <w:rFonts w:ascii="Arial Narrow" w:hAnsi="Arial Narrow"/>
          <w:lang w:val="es-PE"/>
        </w:rPr>
        <w:t>el más importante primero.</w:t>
      </w:r>
    </w:p>
    <w:p w14:paraId="42E8B327" w14:textId="55C22E2D" w:rsidR="004837F1" w:rsidRDefault="004837F1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Programación</w:t>
      </w:r>
      <w:r w:rsidR="00F559F6">
        <w:rPr>
          <w:rFonts w:ascii="Arial Narrow" w:hAnsi="Arial Narrow"/>
          <w:lang w:val="es-PE"/>
        </w:rPr>
        <w:t xml:space="preserve">. Se puede programar la ejecución </w:t>
      </w:r>
      <w:r w:rsidR="007E76D4">
        <w:rPr>
          <w:rFonts w:ascii="Arial Narrow" w:hAnsi="Arial Narrow"/>
          <w:lang w:val="es-PE"/>
        </w:rPr>
        <w:t xml:space="preserve">una sola vez o </w:t>
      </w:r>
      <w:r w:rsidR="008328D8">
        <w:rPr>
          <w:rFonts w:ascii="Arial Narrow" w:hAnsi="Arial Narrow"/>
          <w:lang w:val="es-PE"/>
        </w:rPr>
        <w:t>de manera repetitiva</w:t>
      </w:r>
      <w:r w:rsidR="00002FA0">
        <w:rPr>
          <w:rFonts w:ascii="Arial Narrow" w:hAnsi="Arial Narrow"/>
          <w:lang w:val="es-PE"/>
        </w:rPr>
        <w:t>.</w:t>
      </w:r>
    </w:p>
    <w:p w14:paraId="6B351578" w14:textId="04FF73CD" w:rsidR="004837F1" w:rsidRDefault="004837F1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 w:rsidRPr="004628FC">
        <w:rPr>
          <w:rFonts w:ascii="Arial Narrow" w:hAnsi="Arial Narrow"/>
          <w:b/>
          <w:lang w:val="es-PE"/>
        </w:rPr>
        <w:t>Dependencia</w:t>
      </w:r>
      <w:r w:rsidR="00E812FA">
        <w:rPr>
          <w:rFonts w:ascii="Arial Narrow" w:hAnsi="Arial Narrow"/>
          <w:lang w:val="es-PE"/>
        </w:rPr>
        <w:t xml:space="preserve">. </w:t>
      </w:r>
      <w:r w:rsidR="00A360FA">
        <w:rPr>
          <w:rFonts w:ascii="Arial Narrow" w:hAnsi="Arial Narrow"/>
          <w:lang w:val="es-PE"/>
        </w:rPr>
        <w:t>La ejecución de un proceso puede ser</w:t>
      </w:r>
      <w:r w:rsidR="00DA4FC2">
        <w:rPr>
          <w:rFonts w:ascii="Arial Narrow" w:hAnsi="Arial Narrow"/>
          <w:lang w:val="es-PE"/>
        </w:rPr>
        <w:t xml:space="preserve"> programada luego de</w:t>
      </w:r>
      <w:r w:rsidR="00EE3755">
        <w:rPr>
          <w:rFonts w:ascii="Arial Narrow" w:hAnsi="Arial Narrow"/>
          <w:lang w:val="es-PE"/>
        </w:rPr>
        <w:t>l término de otro</w:t>
      </w:r>
      <w:r w:rsidR="00A360FA">
        <w:rPr>
          <w:rFonts w:ascii="Arial Narrow" w:hAnsi="Arial Narrow"/>
          <w:lang w:val="es-PE"/>
        </w:rPr>
        <w:t>.</w:t>
      </w:r>
      <w:r w:rsidR="00311CF1">
        <w:rPr>
          <w:rFonts w:ascii="Arial Narrow" w:hAnsi="Arial Narrow"/>
          <w:lang w:val="es-PE"/>
        </w:rPr>
        <w:t xml:space="preserve"> </w:t>
      </w:r>
      <w:r w:rsidR="00EE3755">
        <w:rPr>
          <w:rFonts w:ascii="Arial Narrow" w:hAnsi="Arial Narrow"/>
          <w:lang w:val="es-PE"/>
        </w:rPr>
        <w:t>Creación de mallas</w:t>
      </w:r>
      <w:r w:rsidR="00E812FA">
        <w:rPr>
          <w:rFonts w:ascii="Arial Narrow" w:hAnsi="Arial Narrow"/>
          <w:lang w:val="es-PE"/>
        </w:rPr>
        <w:t xml:space="preserve"> de procesos</w:t>
      </w:r>
      <w:r w:rsidR="00311CF1">
        <w:rPr>
          <w:rFonts w:ascii="Arial Narrow" w:hAnsi="Arial Narrow"/>
          <w:lang w:val="es-PE"/>
        </w:rPr>
        <w:t>.</w:t>
      </w:r>
    </w:p>
    <w:p w14:paraId="570A3B6A" w14:textId="694EEB04" w:rsidR="005811C9" w:rsidRDefault="005811C9" w:rsidP="0043570B">
      <w:pPr>
        <w:pStyle w:val="Prrafodelista"/>
        <w:numPr>
          <w:ilvl w:val="3"/>
          <w:numId w:val="12"/>
        </w:numPr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b/>
          <w:lang w:val="es-PE"/>
        </w:rPr>
        <w:t>Visualización</w:t>
      </w:r>
      <w:r w:rsidR="00C6116E">
        <w:rPr>
          <w:rFonts w:ascii="Arial Narrow" w:hAnsi="Arial Narrow"/>
          <w:b/>
          <w:lang w:val="es-PE"/>
        </w:rPr>
        <w:t xml:space="preserve">. </w:t>
      </w:r>
      <w:r w:rsidR="009D0EDA">
        <w:rPr>
          <w:rFonts w:ascii="Arial Narrow" w:hAnsi="Arial Narrow"/>
          <w:lang w:val="es-PE"/>
        </w:rPr>
        <w:t xml:space="preserve">Interfaz gráfica que permita </w:t>
      </w:r>
      <w:r w:rsidR="00631C5F">
        <w:rPr>
          <w:rFonts w:ascii="Arial Narrow" w:hAnsi="Arial Narrow"/>
          <w:lang w:val="es-PE"/>
        </w:rPr>
        <w:t>el monitoreo de procesos.</w:t>
      </w:r>
      <w:r w:rsidR="00064679">
        <w:rPr>
          <w:rFonts w:ascii="Arial Narrow" w:hAnsi="Arial Narrow"/>
          <w:lang w:val="es-PE"/>
        </w:rPr>
        <w:t xml:space="preserve"> Revisión de estado</w:t>
      </w:r>
    </w:p>
    <w:p w14:paraId="4E27358E" w14:textId="1E5CCE58" w:rsidR="00CB321A" w:rsidRPr="00C4678B" w:rsidRDefault="008E7F27" w:rsidP="00CB321A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Gestor de </w:t>
      </w:r>
      <w:r w:rsidR="00CB321A">
        <w:rPr>
          <w:rFonts w:ascii="Arial Narrow" w:hAnsi="Arial Narrow"/>
          <w:lang w:val="es-PE"/>
        </w:rPr>
        <w:t>Documentos</w:t>
      </w:r>
    </w:p>
    <w:p w14:paraId="476A5039" w14:textId="77777777" w:rsidR="00AE47BA" w:rsidRDefault="00BC1A95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Componente que permite</w:t>
      </w:r>
      <w:r w:rsidR="007C3230">
        <w:rPr>
          <w:rFonts w:ascii="Arial Narrow" w:hAnsi="Arial Narrow"/>
          <w:lang w:val="es-PE"/>
        </w:rPr>
        <w:t xml:space="preserve"> </w:t>
      </w:r>
      <w:r w:rsidR="0099100A">
        <w:rPr>
          <w:rFonts w:ascii="Arial Narrow" w:hAnsi="Arial Narrow"/>
          <w:lang w:val="es-PE"/>
        </w:rPr>
        <w:t>rastrear, gestionar y almacenar documentos.</w:t>
      </w:r>
      <w:r w:rsidR="00FF7982">
        <w:rPr>
          <w:rFonts w:ascii="Arial Narrow" w:hAnsi="Arial Narrow"/>
          <w:lang w:val="es-PE"/>
        </w:rPr>
        <w:t xml:space="preserve"> </w:t>
      </w:r>
    </w:p>
    <w:p w14:paraId="513E5DDB" w14:textId="54946569" w:rsidR="00CB321A" w:rsidRDefault="00FF7982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Mantiene un registro de las diversas versiones creadas y modificadas</w:t>
      </w:r>
      <w:r w:rsidR="00AE47BA">
        <w:rPr>
          <w:rFonts w:ascii="Arial Narrow" w:hAnsi="Arial Narrow"/>
          <w:lang w:val="es-PE"/>
        </w:rPr>
        <w:t xml:space="preserve">. </w:t>
      </w:r>
    </w:p>
    <w:p w14:paraId="5C034AA7" w14:textId="01C2CBCE" w:rsidR="00AE47BA" w:rsidRDefault="005325FE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Será u</w:t>
      </w:r>
      <w:r w:rsidR="001628A2">
        <w:rPr>
          <w:rFonts w:ascii="Arial Narrow" w:hAnsi="Arial Narrow"/>
          <w:lang w:val="es-PE"/>
        </w:rPr>
        <w:t xml:space="preserve">tilizado para </w:t>
      </w:r>
      <w:r>
        <w:rPr>
          <w:rFonts w:ascii="Arial Narrow" w:hAnsi="Arial Narrow"/>
          <w:lang w:val="es-PE"/>
        </w:rPr>
        <w:t>gestionar</w:t>
      </w:r>
      <w:r w:rsidR="001628A2">
        <w:rPr>
          <w:rFonts w:ascii="Arial Narrow" w:hAnsi="Arial Narrow"/>
          <w:lang w:val="es-PE"/>
        </w:rPr>
        <w:t xml:space="preserve"> los documentos de sustento</w:t>
      </w:r>
      <w:r>
        <w:rPr>
          <w:rFonts w:ascii="Arial Narrow" w:hAnsi="Arial Narrow"/>
          <w:lang w:val="es-PE"/>
        </w:rPr>
        <w:t xml:space="preserve"> que </w:t>
      </w:r>
      <w:r w:rsidR="006945F5">
        <w:rPr>
          <w:rFonts w:ascii="Arial Narrow" w:hAnsi="Arial Narrow"/>
          <w:lang w:val="es-PE"/>
        </w:rPr>
        <w:t xml:space="preserve">sean requeridos en los flujos de procesos creados en el componente </w:t>
      </w:r>
      <w:r w:rsidR="00AF240E">
        <w:rPr>
          <w:rFonts w:ascii="Arial Narrow" w:hAnsi="Arial Narrow"/>
          <w:lang w:val="es-PE"/>
        </w:rPr>
        <w:t xml:space="preserve">Gestor de </w:t>
      </w:r>
      <w:r w:rsidR="006945F5">
        <w:rPr>
          <w:rFonts w:ascii="Arial Narrow" w:hAnsi="Arial Narrow"/>
          <w:lang w:val="es-PE"/>
        </w:rPr>
        <w:t>Workflow.</w:t>
      </w:r>
    </w:p>
    <w:p w14:paraId="2911610C" w14:textId="2514BB4F" w:rsidR="00DE7BE8" w:rsidRDefault="00055645" w:rsidP="00CB321A">
      <w:pPr>
        <w:pStyle w:val="Prrafodelista"/>
        <w:numPr>
          <w:ilvl w:val="2"/>
          <w:numId w:val="12"/>
        </w:numPr>
        <w:ind w:left="2977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Se encontró</w:t>
      </w:r>
      <w:r w:rsidR="00147E64">
        <w:rPr>
          <w:rFonts w:ascii="Arial Narrow" w:hAnsi="Arial Narrow"/>
          <w:lang w:val="es-PE"/>
        </w:rPr>
        <w:t>,</w:t>
      </w:r>
      <w:r>
        <w:rPr>
          <w:rFonts w:ascii="Arial Narrow" w:hAnsi="Arial Narrow"/>
          <w:lang w:val="es-PE"/>
        </w:rPr>
        <w:t xml:space="preserve"> </w:t>
      </w:r>
      <w:r w:rsidR="00147E64">
        <w:rPr>
          <w:rFonts w:ascii="Arial Narrow" w:hAnsi="Arial Narrow"/>
          <w:lang w:val="es-PE"/>
        </w:rPr>
        <w:t>en l</w:t>
      </w:r>
      <w:r w:rsidR="00DE7BE8">
        <w:rPr>
          <w:rFonts w:ascii="Arial Narrow" w:hAnsi="Arial Narrow"/>
          <w:lang w:val="es-PE"/>
        </w:rPr>
        <w:t>a mayoría de</w:t>
      </w:r>
      <w:r w:rsidR="00A83C38">
        <w:rPr>
          <w:rFonts w:ascii="Arial Narrow" w:hAnsi="Arial Narrow"/>
          <w:lang w:val="es-PE"/>
        </w:rPr>
        <w:t xml:space="preserve"> los</w:t>
      </w:r>
      <w:r w:rsidR="00DE7BE8">
        <w:rPr>
          <w:rFonts w:ascii="Arial Narrow" w:hAnsi="Arial Narrow"/>
          <w:lang w:val="es-PE"/>
        </w:rPr>
        <w:t xml:space="preserve"> procesos de negocio TO-BE</w:t>
      </w:r>
      <w:r w:rsidR="00147E64">
        <w:rPr>
          <w:rFonts w:ascii="Arial Narrow" w:hAnsi="Arial Narrow"/>
          <w:lang w:val="es-PE"/>
        </w:rPr>
        <w:t>,</w:t>
      </w:r>
      <w:r w:rsidR="00DE7BE8">
        <w:rPr>
          <w:rFonts w:ascii="Arial Narrow" w:hAnsi="Arial Narrow"/>
          <w:lang w:val="es-PE"/>
        </w:rPr>
        <w:t xml:space="preserve"> </w:t>
      </w:r>
      <w:r w:rsidR="00B619C2">
        <w:rPr>
          <w:rFonts w:ascii="Arial Narrow" w:hAnsi="Arial Narrow"/>
          <w:lang w:val="es-PE"/>
        </w:rPr>
        <w:t>el uso de un gestor de documentos</w:t>
      </w:r>
      <w:r w:rsidR="00F43D59">
        <w:rPr>
          <w:rFonts w:ascii="Arial Narrow" w:hAnsi="Arial Narrow"/>
          <w:lang w:val="es-PE"/>
        </w:rPr>
        <w:t>.</w:t>
      </w:r>
    </w:p>
    <w:p w14:paraId="76414843" w14:textId="2414EB25" w:rsidR="00F43D59" w:rsidRPr="00C4678B" w:rsidRDefault="00F43D59" w:rsidP="00F43D59">
      <w:pPr>
        <w:pStyle w:val="Prrafodelista"/>
        <w:ind w:left="2977"/>
        <w:jc w:val="both"/>
        <w:rPr>
          <w:rFonts w:ascii="Arial Narrow" w:hAnsi="Arial Narrow"/>
          <w:lang w:val="es-PE"/>
        </w:rPr>
      </w:pPr>
      <w:r w:rsidRPr="00F43D59">
        <w:rPr>
          <w:noProof/>
          <w:lang w:val="es-PE" w:eastAsia="es-PE"/>
        </w:rPr>
        <w:drawing>
          <wp:inline distT="0" distB="0" distL="0" distR="0" wp14:anchorId="25DF0E28" wp14:editId="5C87FF26">
            <wp:extent cx="4045469" cy="1604038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309" cy="160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DE8CC" w14:textId="54E66559" w:rsidR="00664162" w:rsidRPr="00C4678B" w:rsidRDefault="0097196C" w:rsidP="00664162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34" w:name="_Toc522127027"/>
      <w:r w:rsidRPr="00C4678B">
        <w:rPr>
          <w:rFonts w:ascii="Arial Narrow" w:hAnsi="Arial Narrow"/>
          <w:iCs/>
          <w:sz w:val="28"/>
          <w:szCs w:val="28"/>
          <w:lang w:val="es-PE"/>
        </w:rPr>
        <w:t>Back</w:t>
      </w:r>
      <w:r w:rsidR="00B4137C" w:rsidRPr="00C4678B">
        <w:rPr>
          <w:rFonts w:ascii="Arial Narrow" w:hAnsi="Arial Narrow"/>
          <w:iCs/>
          <w:sz w:val="28"/>
          <w:szCs w:val="28"/>
          <w:lang w:val="es-PE"/>
        </w:rPr>
        <w:t>-</w:t>
      </w:r>
      <w:r w:rsidRPr="00C4678B">
        <w:rPr>
          <w:rFonts w:ascii="Arial Narrow" w:hAnsi="Arial Narrow"/>
          <w:iCs/>
          <w:sz w:val="28"/>
          <w:szCs w:val="28"/>
          <w:lang w:val="es-PE"/>
        </w:rPr>
        <w:t>End</w:t>
      </w:r>
      <w:bookmarkEnd w:id="34"/>
    </w:p>
    <w:p w14:paraId="08FFCAB6" w14:textId="37FDCE68" w:rsidR="00664162" w:rsidRDefault="00664162" w:rsidP="00C4678B">
      <w:pPr>
        <w:ind w:left="1560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</w:t>
      </w:r>
      <w:r w:rsidR="000854FD" w:rsidRPr="00C4678B">
        <w:rPr>
          <w:rFonts w:ascii="Arial Narrow" w:hAnsi="Arial Narrow"/>
          <w:lang w:val="es-PE"/>
        </w:rPr>
        <w:t xml:space="preserve">la capa donde </w:t>
      </w:r>
      <w:r w:rsidRPr="00C4678B">
        <w:rPr>
          <w:rFonts w:ascii="Arial Narrow" w:hAnsi="Arial Narrow"/>
          <w:lang w:val="es-PE"/>
        </w:rPr>
        <w:t xml:space="preserve">se </w:t>
      </w:r>
      <w:r w:rsidR="00F83701" w:rsidRPr="00C4678B">
        <w:rPr>
          <w:rFonts w:ascii="Arial Narrow" w:hAnsi="Arial Narrow"/>
          <w:lang w:val="es-PE"/>
        </w:rPr>
        <w:t xml:space="preserve">va a alojar </w:t>
      </w:r>
      <w:r w:rsidRPr="00C4678B">
        <w:rPr>
          <w:rFonts w:ascii="Arial Narrow" w:hAnsi="Arial Narrow"/>
          <w:lang w:val="es-PE"/>
        </w:rPr>
        <w:t xml:space="preserve">la lógica de </w:t>
      </w:r>
      <w:r w:rsidR="00DC1650" w:rsidRPr="00C4678B">
        <w:rPr>
          <w:rFonts w:ascii="Arial Narrow" w:hAnsi="Arial Narrow"/>
          <w:lang w:val="es-PE"/>
        </w:rPr>
        <w:t>negocio,</w:t>
      </w:r>
      <w:r w:rsidR="004E74BF" w:rsidRPr="00C4678B">
        <w:rPr>
          <w:rFonts w:ascii="Arial Narrow" w:hAnsi="Arial Narrow"/>
          <w:lang w:val="es-PE"/>
        </w:rPr>
        <w:t xml:space="preserve"> es </w:t>
      </w:r>
      <w:r w:rsidR="00DC1650" w:rsidRPr="00C4678B">
        <w:rPr>
          <w:rFonts w:ascii="Arial Narrow" w:hAnsi="Arial Narrow"/>
          <w:lang w:val="es-PE"/>
        </w:rPr>
        <w:t>decir,</w:t>
      </w:r>
      <w:r w:rsidR="004E74BF" w:rsidRPr="00C4678B">
        <w:rPr>
          <w:rFonts w:ascii="Arial Narrow" w:hAnsi="Arial Narrow"/>
          <w:lang w:val="es-PE"/>
        </w:rPr>
        <w:t xml:space="preserve"> es el encargado de que todo funcione según el giro de negocio de la </w:t>
      </w:r>
      <w:r w:rsidR="00DC1650" w:rsidRPr="00C4678B">
        <w:rPr>
          <w:rFonts w:ascii="Arial Narrow" w:hAnsi="Arial Narrow"/>
          <w:lang w:val="es-PE"/>
        </w:rPr>
        <w:t>organización.</w:t>
      </w:r>
    </w:p>
    <w:p w14:paraId="45878069" w14:textId="373C8AC5" w:rsidR="0022207E" w:rsidRPr="00CA7508" w:rsidRDefault="0022207E" w:rsidP="00475B2F">
      <w:pPr>
        <w:ind w:left="1560"/>
        <w:jc w:val="both"/>
        <w:rPr>
          <w:ins w:id="35" w:author="Autor"/>
          <w:lang w:val="es-PE"/>
        </w:rPr>
      </w:pPr>
    </w:p>
    <w:p w14:paraId="7D23B9F2" w14:textId="59E51EC8" w:rsidR="001576FB" w:rsidRPr="00C4678B" w:rsidRDefault="0020010C" w:rsidP="00475B2F">
      <w:pPr>
        <w:ind w:left="1560"/>
        <w:jc w:val="both"/>
        <w:rPr>
          <w:rFonts w:ascii="Arial Narrow" w:hAnsi="Arial Narrow"/>
          <w:lang w:val="es-PE"/>
        </w:rPr>
      </w:pPr>
      <w:r>
        <w:object w:dxaOrig="15705" w:dyaOrig="8335" w14:anchorId="041D519F">
          <v:shape id="_x0000_i1026" type="#_x0000_t75" style="width:396pt;height:210pt" o:ole="">
            <v:imagedata r:id="rId27" o:title=""/>
          </v:shape>
          <o:OLEObject Type="Embed" ProgID="Visio.Drawing.11" ShapeID="_x0000_i1026" DrawAspect="Content" ObjectID="_1596037094" r:id="rId28"/>
        </w:object>
      </w:r>
    </w:p>
    <w:p w14:paraId="00911D26" w14:textId="762FD7AF" w:rsidR="001746AF" w:rsidRDefault="001746AF" w:rsidP="001545B0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Estándares y Patrones</w:t>
      </w:r>
    </w:p>
    <w:p w14:paraId="26CF9764" w14:textId="06DCEB49" w:rsidR="008A392C" w:rsidRPr="00C4678B" w:rsidRDefault="007F6B9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8A392C" w:rsidRPr="00C4678B">
        <w:rPr>
          <w:rFonts w:ascii="Arial Narrow" w:hAnsi="Arial Narrow"/>
          <w:i w:val="0"/>
          <w:lang w:val="es-PE"/>
        </w:rPr>
        <w:t xml:space="preserve">Negocio </w:t>
      </w:r>
    </w:p>
    <w:p w14:paraId="3108AB32" w14:textId="2166C5F7" w:rsidR="00756139" w:rsidRDefault="00756139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Será soportado por </w:t>
      </w:r>
      <w:r w:rsidR="009036EE">
        <w:rPr>
          <w:rFonts w:ascii="Arial Narrow" w:hAnsi="Arial Narrow"/>
          <w:lang w:val="es-PE"/>
        </w:rPr>
        <w:t>una arquitectura híbrida (monolítico y microservicios) dependiendo de los siguientes criterios:</w:t>
      </w:r>
    </w:p>
    <w:tbl>
      <w:tblPr>
        <w:tblStyle w:val="Tablaconcuadrcula"/>
        <w:tblW w:w="0" w:type="auto"/>
        <w:tblInd w:w="3227" w:type="dxa"/>
        <w:tblLook w:val="04A0" w:firstRow="1" w:lastRow="0" w:firstColumn="1" w:lastColumn="0" w:noHBand="0" w:noVBand="1"/>
      </w:tblPr>
      <w:tblGrid>
        <w:gridCol w:w="1808"/>
        <w:gridCol w:w="2594"/>
        <w:gridCol w:w="1947"/>
      </w:tblGrid>
      <w:tr w:rsidR="009036EE" w:rsidRPr="00340884" w14:paraId="22926722" w14:textId="77777777" w:rsidTr="009036EE">
        <w:trPr>
          <w:cantSplit/>
        </w:trPr>
        <w:tc>
          <w:tcPr>
            <w:tcW w:w="1800" w:type="dxa"/>
            <w:tcBorders>
              <w:bottom w:val="nil"/>
            </w:tcBorders>
          </w:tcPr>
          <w:p w14:paraId="260808D3" w14:textId="77777777" w:rsidR="009036EE" w:rsidRPr="00340884" w:rsidRDefault="009036EE" w:rsidP="00CA750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t>Monolítico</w:t>
            </w:r>
          </w:p>
        </w:tc>
        <w:tc>
          <w:tcPr>
            <w:tcW w:w="2594" w:type="dxa"/>
            <w:vMerge w:val="restart"/>
            <w:vAlign w:val="center"/>
          </w:tcPr>
          <w:p w14:paraId="1D47521C" w14:textId="77777777" w:rsidR="009036EE" w:rsidRDefault="009036EE" w:rsidP="00CA7508">
            <w:pPr>
              <w:jc w:val="center"/>
              <w:rPr>
                <w:rFonts w:ascii="Arial Narrow" w:hAnsi="Arial Narrow"/>
                <w:b/>
                <w:lang w:val="es-PE"/>
              </w:rPr>
            </w:pPr>
          </w:p>
          <w:p w14:paraId="5425AC46" w14:textId="77777777" w:rsidR="009036EE" w:rsidRPr="00340884" w:rsidRDefault="009036EE" w:rsidP="00CA7508">
            <w:pPr>
              <w:jc w:val="center"/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noProof/>
                <w:lang w:val="es-PE" w:eastAsia="es-PE"/>
              </w:rPr>
              <w:drawing>
                <wp:inline distT="0" distB="0" distL="0" distR="0" wp14:anchorId="7821E899" wp14:editId="47E529DF">
                  <wp:extent cx="1504336" cy="1066800"/>
                  <wp:effectExtent l="0" t="0" r="635" b="0"/>
                  <wp:docPr id="34" name="Picture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D4EC7B2-5F80-45C9-B600-875178E66AD3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4">
                            <a:extLst>
                              <a:ext uri="{FF2B5EF4-FFF2-40B4-BE49-F238E27FC236}">
                                <a16:creationId xmlns:a16="http://schemas.microsoft.com/office/drawing/2014/main" id="{1D4EC7B2-5F80-45C9-B600-875178E66AD3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6936" cy="1068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55" w:type="dxa"/>
            <w:tcBorders>
              <w:bottom w:val="nil"/>
            </w:tcBorders>
          </w:tcPr>
          <w:p w14:paraId="444EEACC" w14:textId="77777777" w:rsidR="009036EE" w:rsidRPr="00340884" w:rsidRDefault="009036EE" w:rsidP="00CA7508">
            <w:pPr>
              <w:rPr>
                <w:rFonts w:ascii="Arial Narrow" w:hAnsi="Arial Narrow"/>
                <w:b/>
                <w:lang w:val="es-PE"/>
              </w:rPr>
            </w:pPr>
            <w:r w:rsidRPr="00340884">
              <w:rPr>
                <w:rFonts w:ascii="Arial Narrow" w:hAnsi="Arial Narrow"/>
                <w:b/>
                <w:lang w:val="es-PE"/>
              </w:rPr>
              <w:t>Microservicios</w:t>
            </w:r>
          </w:p>
        </w:tc>
      </w:tr>
      <w:tr w:rsidR="009036EE" w:rsidRPr="00643EDE" w14:paraId="171768F3" w14:textId="77777777" w:rsidTr="009036EE">
        <w:trPr>
          <w:cantSplit/>
        </w:trPr>
        <w:tc>
          <w:tcPr>
            <w:tcW w:w="1800" w:type="dxa"/>
            <w:tcBorders>
              <w:top w:val="nil"/>
            </w:tcBorders>
          </w:tcPr>
          <w:p w14:paraId="658B40B7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caso que se requiera una integración con aplicaciones legados, satélites y externos.</w:t>
            </w:r>
          </w:p>
          <w:p w14:paraId="2A3EA39E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Corresponde en el escenario de procesos en lotes y de alta duración.</w:t>
            </w:r>
          </w:p>
          <w:p w14:paraId="4017B6E5" w14:textId="6EF95DE5" w:rsidR="009036EE" w:rsidRPr="001652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Corresponde cuando se espera un bajo nivel de transaccionalidad o </w:t>
            </w:r>
            <w:r w:rsidRPr="001264DD">
              <w:rPr>
                <w:rFonts w:ascii="Arial Narrow" w:hAnsi="Arial Narrow"/>
                <w:lang w:val="es-PE"/>
              </w:rPr>
              <w:t>tráfico</w:t>
            </w:r>
            <w:r w:rsidR="008F63F3" w:rsidRPr="001264DD">
              <w:rPr>
                <w:rFonts w:ascii="Arial Narrow" w:hAnsi="Arial Narrow"/>
                <w:lang w:val="es-PE"/>
              </w:rPr>
              <w:t xml:space="preserve"> </w:t>
            </w:r>
            <w:commentRangeStart w:id="36"/>
            <w:commentRangeStart w:id="37"/>
            <w:r w:rsidR="008F63F3" w:rsidRPr="001264DD">
              <w:rPr>
                <w:rFonts w:ascii="Arial Narrow" w:hAnsi="Arial Narrow"/>
                <w:lang w:val="es-PE"/>
              </w:rPr>
              <w:t>entre capas de la arquitectura</w:t>
            </w:r>
            <w:commentRangeEnd w:id="36"/>
            <w:r w:rsidR="00643EDE" w:rsidRPr="001264DD">
              <w:rPr>
                <w:rStyle w:val="Refdecomentario"/>
              </w:rPr>
              <w:commentReference w:id="36"/>
            </w:r>
            <w:commentRangeEnd w:id="37"/>
            <w:r w:rsidR="001264DD">
              <w:rPr>
                <w:rStyle w:val="Refdecomentario"/>
              </w:rPr>
              <w:commentReference w:id="37"/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  <w:tc>
          <w:tcPr>
            <w:tcW w:w="2594" w:type="dxa"/>
            <w:vMerge/>
          </w:tcPr>
          <w:p w14:paraId="68D04881" w14:textId="77777777" w:rsidR="009036EE" w:rsidRPr="001652EE" w:rsidRDefault="009036EE" w:rsidP="00CA7508">
            <w:pPr>
              <w:rPr>
                <w:rFonts w:ascii="Arial Narrow" w:hAnsi="Arial Narrow"/>
                <w:lang w:val="es-PE"/>
              </w:rPr>
            </w:pPr>
          </w:p>
        </w:tc>
        <w:tc>
          <w:tcPr>
            <w:tcW w:w="1955" w:type="dxa"/>
            <w:tcBorders>
              <w:top w:val="nil"/>
            </w:tcBorders>
          </w:tcPr>
          <w:p w14:paraId="197A6A7C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una mayor modularidad y descentralización de las aplicaciones.</w:t>
            </w:r>
          </w:p>
          <w:p w14:paraId="0853E6ED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entregas rápidas de funcionalidades.</w:t>
            </w:r>
          </w:p>
          <w:p w14:paraId="15CEB757" w14:textId="77777777" w:rsidR="009036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soportar las transacciones en línea y exposición de API’s para los canales digitales.</w:t>
            </w:r>
          </w:p>
          <w:p w14:paraId="365C42A6" w14:textId="4CCA63B2" w:rsidR="009036EE" w:rsidRPr="00AB0B75" w:rsidRDefault="009036EE" w:rsidP="00CA7508">
            <w:pPr>
              <w:rPr>
                <w:rFonts w:ascii="Arial Narrow" w:hAnsi="Arial Narrow"/>
                <w:b/>
                <w:color w:val="FF0000"/>
                <w:lang w:val="es-PE"/>
              </w:rPr>
            </w:pPr>
            <w:r w:rsidRPr="00AB0B75">
              <w:rPr>
                <w:rFonts w:ascii="Arial Narrow" w:hAnsi="Arial Narrow"/>
                <w:lang w:val="es-PE"/>
              </w:rPr>
              <w:t xml:space="preserve">Mayor aprovechamiento de herramientas tecnológicas de </w:t>
            </w:r>
            <w:commentRangeStart w:id="38"/>
            <w:commentRangeStart w:id="39"/>
            <w:r w:rsidRPr="00AB0B75">
              <w:rPr>
                <w:rFonts w:ascii="Arial Narrow" w:hAnsi="Arial Narrow"/>
                <w:lang w:val="es-PE"/>
              </w:rPr>
              <w:t>vanguardia</w:t>
            </w:r>
            <w:commentRangeEnd w:id="38"/>
            <w:r w:rsidR="00643EDE">
              <w:rPr>
                <w:rStyle w:val="Refdecomentario"/>
              </w:rPr>
              <w:commentReference w:id="38"/>
            </w:r>
            <w:commentRangeEnd w:id="39"/>
            <w:r w:rsidR="00F13308">
              <w:rPr>
                <w:rStyle w:val="Refdecomentario"/>
              </w:rPr>
              <w:commentReference w:id="39"/>
            </w:r>
            <w:r w:rsidRPr="00AB0B75">
              <w:rPr>
                <w:rFonts w:ascii="Arial Narrow" w:hAnsi="Arial Narrow"/>
                <w:b/>
                <w:lang w:val="es-PE"/>
              </w:rPr>
              <w:t xml:space="preserve"> </w:t>
            </w:r>
          </w:p>
          <w:p w14:paraId="0C759D12" w14:textId="77777777" w:rsidR="009036EE" w:rsidRPr="001652EE" w:rsidRDefault="009036EE" w:rsidP="00CA750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 utiliza para un mejor enfoque de arquitectura basada en dominios.</w:t>
            </w:r>
          </w:p>
        </w:tc>
      </w:tr>
    </w:tbl>
    <w:p w14:paraId="5140E520" w14:textId="37285431" w:rsidR="00964D49" w:rsidRPr="00C4678B" w:rsidRDefault="003B65BC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lastRenderedPageBreak/>
        <w:t xml:space="preserve">La seguridad será delegada a la capa superior o API Layer que será manejada </w:t>
      </w:r>
      <w:r w:rsidR="00B4750D" w:rsidRPr="00C4678B">
        <w:rPr>
          <w:rFonts w:ascii="Arial Narrow" w:hAnsi="Arial Narrow"/>
          <w:lang w:val="es-PE"/>
        </w:rPr>
        <w:t>por el</w:t>
      </w:r>
      <w:r w:rsidRPr="00C4678B">
        <w:rPr>
          <w:rFonts w:ascii="Arial Narrow" w:hAnsi="Arial Narrow"/>
          <w:lang w:val="es-PE"/>
        </w:rPr>
        <w:t xml:space="preserve"> p</w:t>
      </w:r>
      <w:r w:rsidR="00B4750D" w:rsidRPr="00C4678B">
        <w:rPr>
          <w:rFonts w:ascii="Arial Narrow" w:hAnsi="Arial Narrow"/>
          <w:lang w:val="es-PE"/>
        </w:rPr>
        <w:t>a</w:t>
      </w:r>
      <w:r w:rsidRPr="00C4678B">
        <w:rPr>
          <w:rFonts w:ascii="Arial Narrow" w:hAnsi="Arial Narrow"/>
          <w:lang w:val="es-PE"/>
        </w:rPr>
        <w:t>t</w:t>
      </w:r>
      <w:r w:rsidR="00B4750D" w:rsidRPr="00C4678B">
        <w:rPr>
          <w:rFonts w:ascii="Arial Narrow" w:hAnsi="Arial Narrow"/>
          <w:lang w:val="es-PE"/>
        </w:rPr>
        <w:t>r</w:t>
      </w:r>
      <w:r w:rsidRPr="00C4678B">
        <w:rPr>
          <w:rFonts w:ascii="Arial Narrow" w:hAnsi="Arial Narrow"/>
          <w:lang w:val="es-PE"/>
        </w:rPr>
        <w:t xml:space="preserve">ón API </w:t>
      </w:r>
      <w:r w:rsidR="00B4750D" w:rsidRPr="00C4678B">
        <w:rPr>
          <w:rFonts w:ascii="Arial Narrow" w:hAnsi="Arial Narrow"/>
          <w:lang w:val="es-PE"/>
        </w:rPr>
        <w:t>Gateway.</w:t>
      </w:r>
    </w:p>
    <w:p w14:paraId="433CE40A" w14:textId="77777777" w:rsidR="00C058E7" w:rsidRPr="00C4678B" w:rsidRDefault="00392EF2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El API Gateway implementará los siguientes patrones:</w:t>
      </w:r>
    </w:p>
    <w:p w14:paraId="120520D0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Routing</w:t>
      </w:r>
    </w:p>
    <w:p w14:paraId="69C8827C" w14:textId="77777777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Aggregation</w:t>
      </w:r>
    </w:p>
    <w:p w14:paraId="4C42AE5B" w14:textId="2330997C" w:rsidR="00C058E7" w:rsidRPr="00C4678B" w:rsidRDefault="00392EF2" w:rsidP="00C4678B">
      <w:pPr>
        <w:pStyle w:val="Prrafodelista"/>
        <w:numPr>
          <w:ilvl w:val="2"/>
          <w:numId w:val="6"/>
        </w:numPr>
        <w:ind w:left="411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Gateway Offloading</w:t>
      </w:r>
    </w:p>
    <w:p w14:paraId="1D66B966" w14:textId="30821544" w:rsidR="00C058E7" w:rsidRPr="00C4678B" w:rsidRDefault="00392EF2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 utilizará el patrón de Service Discovery para obtener en tiempo de ejecución la configuración de los servicios.</w:t>
      </w:r>
    </w:p>
    <w:p w14:paraId="02AD8584" w14:textId="4E2BF182" w:rsidR="00B50378" w:rsidRPr="00C4678B" w:rsidRDefault="00B5037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Datos</w:t>
      </w:r>
    </w:p>
    <w:p w14:paraId="4BC8F637" w14:textId="26A0E9CB" w:rsidR="00687CFF" w:rsidRDefault="00BD22AF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L</w:t>
      </w:r>
      <w:r w:rsidR="00687CFF" w:rsidRPr="00C4678B">
        <w:rPr>
          <w:rFonts w:ascii="Arial Narrow" w:hAnsi="Arial Narrow"/>
          <w:lang w:val="es-ES"/>
        </w:rPr>
        <w:t xml:space="preserve">os servicios de datos utilizarán JDBC y JPA para mapear </w:t>
      </w:r>
      <w:r w:rsidR="007178C6" w:rsidRPr="00C4678B">
        <w:rPr>
          <w:rFonts w:ascii="Arial Narrow" w:hAnsi="Arial Narrow"/>
          <w:lang w:val="es-ES"/>
        </w:rPr>
        <w:t>la</w:t>
      </w:r>
      <w:r w:rsidR="00D810C2">
        <w:rPr>
          <w:rFonts w:ascii="Arial Narrow" w:hAnsi="Arial Narrow"/>
          <w:lang w:val="es-ES"/>
        </w:rPr>
        <w:t>s</w:t>
      </w:r>
      <w:r w:rsidR="007178C6" w:rsidRPr="00C4678B">
        <w:rPr>
          <w:rFonts w:ascii="Arial Narrow" w:hAnsi="Arial Narrow"/>
          <w:lang w:val="es-ES"/>
        </w:rPr>
        <w:t xml:space="preserve"> entidad</w:t>
      </w:r>
      <w:r w:rsidR="003B682E">
        <w:rPr>
          <w:rFonts w:ascii="Arial Narrow" w:hAnsi="Arial Narrow"/>
          <w:lang w:val="es-ES"/>
        </w:rPr>
        <w:t>es</w:t>
      </w:r>
      <w:r w:rsidR="00687CFF" w:rsidRPr="00C4678B">
        <w:rPr>
          <w:rFonts w:ascii="Arial Narrow" w:hAnsi="Arial Narrow"/>
          <w:lang w:val="es-ES"/>
        </w:rPr>
        <w:t xml:space="preserve"> de negocio</w:t>
      </w:r>
      <w:r w:rsidR="00C149EE">
        <w:rPr>
          <w:rFonts w:ascii="Arial Narrow" w:hAnsi="Arial Narrow"/>
          <w:lang w:val="es-ES"/>
        </w:rPr>
        <w:t>, mediante el patrón DAO (Data Access Object).</w:t>
      </w:r>
    </w:p>
    <w:p w14:paraId="78D1F1F2" w14:textId="09584819" w:rsidR="000806B5" w:rsidRDefault="000806B5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>Contiene el modelo canónico de datos.</w:t>
      </w:r>
    </w:p>
    <w:p w14:paraId="1AD2A4AD" w14:textId="0901DD46" w:rsidR="007A7650" w:rsidRDefault="007A7650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lang w:val="es-ES"/>
        </w:rPr>
        <w:t xml:space="preserve">Contiene </w:t>
      </w:r>
      <w:r w:rsidR="000311B2">
        <w:rPr>
          <w:rFonts w:ascii="Arial Narrow" w:hAnsi="Arial Narrow"/>
          <w:lang w:val="es-ES"/>
        </w:rPr>
        <w:t>el</w:t>
      </w:r>
      <w:r w:rsidR="00F66401">
        <w:rPr>
          <w:rFonts w:ascii="Arial Narrow" w:hAnsi="Arial Narrow"/>
          <w:lang w:val="es-ES"/>
        </w:rPr>
        <w:t xml:space="preserve"> modelo de datos representado en un modelo de</w:t>
      </w:r>
      <w:r w:rsidR="002119FA">
        <w:rPr>
          <w:rFonts w:ascii="Arial Narrow" w:hAnsi="Arial Narrow"/>
          <w:lang w:val="es-ES"/>
        </w:rPr>
        <w:t xml:space="preserve"> objetos</w:t>
      </w:r>
      <w:r w:rsidR="00424616">
        <w:rPr>
          <w:rFonts w:ascii="Arial Narrow" w:hAnsi="Arial Narrow"/>
          <w:lang w:val="es-ES"/>
        </w:rPr>
        <w:t>.</w:t>
      </w:r>
    </w:p>
    <w:p w14:paraId="3B550EE0" w14:textId="71799608" w:rsidR="004B386A" w:rsidRPr="00C4678B" w:rsidRDefault="00AA3958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 xml:space="preserve">Servicios de </w:t>
      </w:r>
      <w:r w:rsidR="00AB258B" w:rsidRPr="00C4678B">
        <w:rPr>
          <w:rFonts w:ascii="Arial Narrow" w:hAnsi="Arial Narrow"/>
          <w:i w:val="0"/>
          <w:lang w:val="es-PE"/>
        </w:rPr>
        <w:t xml:space="preserve">Batch con </w:t>
      </w:r>
      <w:r w:rsidR="004B386A" w:rsidRPr="00C4678B">
        <w:rPr>
          <w:rFonts w:ascii="Arial Narrow" w:hAnsi="Arial Narrow"/>
          <w:i w:val="0"/>
          <w:lang w:val="es-PE"/>
        </w:rPr>
        <w:t>Jobs</w:t>
      </w:r>
    </w:p>
    <w:p w14:paraId="4FDA2AFD" w14:textId="096014EB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Son de naturaleza de procesamiento Batch y son los que se ejecutan a una determinada hora de </w:t>
      </w:r>
      <w:r w:rsidR="004B386A" w:rsidRPr="00C4678B">
        <w:rPr>
          <w:rFonts w:ascii="Arial Narrow" w:hAnsi="Arial Narrow"/>
          <w:lang w:val="es-ES"/>
        </w:rPr>
        <w:t>ejecución</w:t>
      </w:r>
      <w:r w:rsidRPr="00C4678B">
        <w:rPr>
          <w:rFonts w:ascii="Arial Narrow" w:hAnsi="Arial Narrow"/>
          <w:lang w:val="es-ES"/>
        </w:rPr>
        <w:t xml:space="preserve"> configurada mediante un scheduler y cron.</w:t>
      </w:r>
    </w:p>
    <w:p w14:paraId="7FB00E23" w14:textId="77777777" w:rsidR="00687CFF" w:rsidRPr="00C4678B" w:rsidRDefault="00687CFF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No necesitan una condición previa para que se ejecuten.</w:t>
      </w:r>
    </w:p>
    <w:p w14:paraId="36311508" w14:textId="262991B5" w:rsidR="00246571" w:rsidRDefault="004B386A" w:rsidP="00C4678B">
      <w:pPr>
        <w:numPr>
          <w:ilvl w:val="0"/>
          <w:numId w:val="7"/>
        </w:numPr>
        <w:tabs>
          <w:tab w:val="clear" w:pos="2880"/>
        </w:tabs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</w:t>
      </w:r>
      <w:r w:rsidR="00687CFF" w:rsidRPr="00C4678B">
        <w:rPr>
          <w:rFonts w:ascii="Arial Narrow" w:hAnsi="Arial Narrow"/>
          <w:lang w:val="es-ES"/>
        </w:rPr>
        <w:t xml:space="preserve"> </w:t>
      </w:r>
      <w:r w:rsidRPr="00C4678B">
        <w:rPr>
          <w:rFonts w:ascii="Arial Narrow" w:hAnsi="Arial Narrow"/>
          <w:lang w:val="es-ES"/>
        </w:rPr>
        <w:t>construidos</w:t>
      </w:r>
      <w:r w:rsidR="00687CFF" w:rsidRPr="00C4678B">
        <w:rPr>
          <w:rFonts w:ascii="Arial Narrow" w:hAnsi="Arial Narrow"/>
          <w:lang w:val="es-ES"/>
        </w:rPr>
        <w:t xml:space="preserve"> con una arquitectura </w:t>
      </w:r>
      <w:r w:rsidRPr="00C4678B">
        <w:rPr>
          <w:rFonts w:ascii="Arial Narrow" w:hAnsi="Arial Narrow"/>
          <w:lang w:val="es-ES"/>
        </w:rPr>
        <w:t>monolítica</w:t>
      </w:r>
      <w:r w:rsidR="00687CFF" w:rsidRPr="00C4678B">
        <w:rPr>
          <w:rFonts w:ascii="Arial Narrow" w:hAnsi="Arial Narrow"/>
          <w:lang w:val="es-ES"/>
        </w:rPr>
        <w:t xml:space="preserve"> utilizando el manejo de colas </w:t>
      </w:r>
      <w:r w:rsidRPr="00C4678B">
        <w:rPr>
          <w:rFonts w:ascii="Arial Narrow" w:hAnsi="Arial Narrow"/>
          <w:lang w:val="es-ES"/>
        </w:rPr>
        <w:t>asíncronas</w:t>
      </w:r>
      <w:r w:rsidR="00687CFF" w:rsidRPr="00C4678B">
        <w:rPr>
          <w:rFonts w:ascii="Arial Narrow" w:hAnsi="Arial Narrow"/>
          <w:lang w:val="es-ES"/>
        </w:rPr>
        <w:t xml:space="preserve"> para su ejecución, debido a que necesitan varias instrucciones juntas para su ejecución.</w:t>
      </w:r>
      <w:r w:rsidR="00D01BFC">
        <w:rPr>
          <w:rFonts w:ascii="Arial Narrow" w:hAnsi="Arial Narrow"/>
          <w:lang w:val="es-ES"/>
        </w:rPr>
        <w:t xml:space="preserve"> </w:t>
      </w:r>
    </w:p>
    <w:p w14:paraId="2D92B259" w14:textId="5D694A29" w:rsidR="00D01BFC" w:rsidRDefault="00D01BFC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en escenarios de procesos en batch masivos, lotes y de alta duración.</w:t>
      </w:r>
    </w:p>
    <w:p w14:paraId="076E6A4E" w14:textId="77777777" w:rsidR="00372FA3" w:rsidRDefault="00D01BFC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Utilizado para aplicaciones con bajo nivel de transaccionalidad o tráfico</w:t>
      </w:r>
      <w:r w:rsidR="00DC04A6">
        <w:rPr>
          <w:rFonts w:ascii="Arial Narrow" w:hAnsi="Arial Narrow"/>
          <w:lang w:val="es-PE"/>
        </w:rPr>
        <w:t xml:space="preserve"> desde la capa de Front-End hacia la capa de Back-End</w:t>
      </w:r>
      <w:r w:rsidR="002F3BC6">
        <w:rPr>
          <w:rFonts w:ascii="Arial Narrow" w:hAnsi="Arial Narrow"/>
          <w:lang w:val="es-PE"/>
        </w:rPr>
        <w:t>.</w:t>
      </w:r>
      <w:r w:rsidR="00D33786">
        <w:rPr>
          <w:rFonts w:ascii="Arial Narrow" w:hAnsi="Arial Narrow"/>
          <w:lang w:val="es-PE"/>
        </w:rPr>
        <w:t xml:space="preserve"> </w:t>
      </w:r>
    </w:p>
    <w:p w14:paraId="2B4EEADA" w14:textId="2A7D4073" w:rsidR="00D01BFC" w:rsidRPr="00C4678B" w:rsidRDefault="00B527A3" w:rsidP="00D01BFC">
      <w:pPr>
        <w:pStyle w:val="Prrafodelista"/>
        <w:numPr>
          <w:ilvl w:val="1"/>
          <w:numId w:val="7"/>
        </w:numPr>
        <w:tabs>
          <w:tab w:val="clear" w:pos="3600"/>
        </w:tabs>
        <w:ind w:left="4111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Existe </w:t>
      </w:r>
      <w:r w:rsidR="00B84C75">
        <w:rPr>
          <w:rFonts w:ascii="Arial Narrow" w:hAnsi="Arial Narrow"/>
          <w:lang w:val="es-PE"/>
        </w:rPr>
        <w:t>alta transaccionalidad en el interior de los procesos ejecutados en el Back-End.</w:t>
      </w:r>
    </w:p>
    <w:p w14:paraId="06FA1C00" w14:textId="70E03EE7" w:rsidR="00302EDF" w:rsidRPr="00C4678B" w:rsidRDefault="00246571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Mensajería</w:t>
      </w:r>
    </w:p>
    <w:p w14:paraId="36E0CBD2" w14:textId="717740B4" w:rsidR="00687CFF" w:rsidRPr="00C4678B" w:rsidRDefault="00687CFF" w:rsidP="00C4678B">
      <w:pPr>
        <w:pStyle w:val="Prrafodelista"/>
        <w:ind w:left="3261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Serán de dos tipos:</w:t>
      </w:r>
    </w:p>
    <w:p w14:paraId="68F80656" w14:textId="7C2382BC" w:rsidR="00687CFF" w:rsidRDefault="00687CFF" w:rsidP="00C4678B">
      <w:pPr>
        <w:pStyle w:val="Prrafodelista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 xml:space="preserve">Basados en el patrón Queue (Punto a Punto con Distribute Queue) para el manejo de </w:t>
      </w:r>
      <w:r w:rsidR="006E1391" w:rsidRPr="00C4678B">
        <w:rPr>
          <w:rFonts w:ascii="Arial Narrow" w:hAnsi="Arial Narrow"/>
          <w:lang w:val="es-ES"/>
        </w:rPr>
        <w:t>mensajería</w:t>
      </w:r>
      <w:r w:rsidRPr="00C4678B">
        <w:rPr>
          <w:rFonts w:ascii="Arial Narrow" w:hAnsi="Arial Narrow"/>
          <w:lang w:val="es-ES"/>
        </w:rPr>
        <w:t xml:space="preserve"> </w:t>
      </w:r>
      <w:r w:rsidR="006E1391" w:rsidRPr="00C4678B">
        <w:rPr>
          <w:rFonts w:ascii="Arial Narrow" w:hAnsi="Arial Narrow"/>
          <w:lang w:val="es-ES"/>
        </w:rPr>
        <w:t>asíncrona</w:t>
      </w:r>
      <w:r w:rsidRPr="00C4678B">
        <w:rPr>
          <w:rFonts w:ascii="Arial Narrow" w:hAnsi="Arial Narrow"/>
          <w:lang w:val="es-ES"/>
        </w:rPr>
        <w:t xml:space="preserve"> para las aplicaciones </w:t>
      </w:r>
      <w:r w:rsidR="006E1391" w:rsidRPr="00C4678B">
        <w:rPr>
          <w:rFonts w:ascii="Arial Narrow" w:hAnsi="Arial Narrow"/>
          <w:lang w:val="es-ES"/>
        </w:rPr>
        <w:t>monolíticas</w:t>
      </w:r>
      <w:r w:rsidRPr="00C4678B">
        <w:rPr>
          <w:rFonts w:ascii="Arial Narrow" w:hAnsi="Arial Narrow"/>
          <w:lang w:val="es-ES"/>
        </w:rPr>
        <w:t xml:space="preserve"> que se utilizarán para la ejecución de Jobs Batcheros.</w:t>
      </w:r>
    </w:p>
    <w:p w14:paraId="795B6D8A" w14:textId="79DF0D6C" w:rsidR="00E0623F" w:rsidRPr="00C4678B" w:rsidRDefault="003E7A4A" w:rsidP="00E0623F">
      <w:pPr>
        <w:pStyle w:val="Prrafodelista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PE" w:eastAsia="es-PE"/>
        </w:rPr>
        <w:drawing>
          <wp:inline distT="0" distB="0" distL="0" distR="0" wp14:anchorId="69574D5A" wp14:editId="6D44DD04">
            <wp:extent cx="3543300" cy="59049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44" cy="6044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3C1A52" w14:textId="1AA834A6" w:rsidR="00302EDF" w:rsidRDefault="00687CFF" w:rsidP="00C4678B">
      <w:pPr>
        <w:pStyle w:val="Prrafodelista"/>
        <w:numPr>
          <w:ilvl w:val="0"/>
          <w:numId w:val="8"/>
        </w:numPr>
        <w:ind w:left="3686"/>
        <w:jc w:val="both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Basados en el patrón Topic (Publish/Subscribe) para el manejo de eventos</w:t>
      </w:r>
      <w:r w:rsidR="00252D53">
        <w:rPr>
          <w:rFonts w:ascii="Arial Narrow" w:hAnsi="Arial Narrow"/>
          <w:lang w:val="es-ES"/>
        </w:rPr>
        <w:t xml:space="preserve"> asíncronos</w:t>
      </w:r>
      <w:r w:rsidRPr="00C4678B">
        <w:rPr>
          <w:rFonts w:ascii="Arial Narrow" w:hAnsi="Arial Narrow"/>
          <w:lang w:val="es-ES"/>
        </w:rPr>
        <w:t xml:space="preserve"> en los microservicios</w:t>
      </w:r>
      <w:r w:rsidR="00252D53">
        <w:rPr>
          <w:rFonts w:ascii="Arial Narrow" w:hAnsi="Arial Narrow"/>
          <w:lang w:val="es-ES"/>
        </w:rPr>
        <w:t>.</w:t>
      </w:r>
    </w:p>
    <w:p w14:paraId="41F8918E" w14:textId="77F4D8D6" w:rsidR="00406BA3" w:rsidRPr="00C4678B" w:rsidRDefault="00406BA3" w:rsidP="00406BA3">
      <w:pPr>
        <w:pStyle w:val="Prrafodelista"/>
        <w:ind w:left="3686"/>
        <w:jc w:val="both"/>
        <w:rPr>
          <w:rFonts w:ascii="Arial Narrow" w:hAnsi="Arial Narrow"/>
          <w:lang w:val="es-ES"/>
        </w:rPr>
      </w:pPr>
      <w:r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072F8B4C" wp14:editId="45FF9855">
            <wp:extent cx="3595687" cy="1282777"/>
            <wp:effectExtent l="0" t="0" r="508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371" cy="12951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2DF55B" w14:textId="65DA0D57" w:rsidR="006E1391" w:rsidRPr="00C4678B" w:rsidRDefault="006E1391" w:rsidP="00C4678B">
      <w:pPr>
        <w:pStyle w:val="Ttulo5"/>
        <w:ind w:left="3261" w:hanging="1291"/>
        <w:rPr>
          <w:rFonts w:ascii="Arial Narrow" w:hAnsi="Arial Narrow"/>
          <w:i w:val="0"/>
          <w:lang w:val="es-PE"/>
        </w:rPr>
      </w:pPr>
      <w:r w:rsidRPr="00C4678B">
        <w:rPr>
          <w:rFonts w:ascii="Arial Narrow" w:hAnsi="Arial Narrow"/>
          <w:i w:val="0"/>
          <w:lang w:val="es-PE"/>
        </w:rPr>
        <w:t>Servicios de Caché</w:t>
      </w:r>
    </w:p>
    <w:p w14:paraId="55555C45" w14:textId="7162B672" w:rsidR="0025507D" w:rsidRPr="00C4678B" w:rsidRDefault="0025507D" w:rsidP="00C4678B">
      <w:pPr>
        <w:pStyle w:val="Prrafodelista"/>
        <w:numPr>
          <w:ilvl w:val="1"/>
          <w:numId w:val="6"/>
        </w:numPr>
        <w:ind w:left="3686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Estos servicios serán utilizados con la finalidad de cargar en memoria los siguientes tipos de información:</w:t>
      </w:r>
    </w:p>
    <w:p w14:paraId="7B83F1EC" w14:textId="77777777" w:rsidR="00547F93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Paramétricas.</w:t>
      </w:r>
    </w:p>
    <w:p w14:paraId="0FE4DAE8" w14:textId="0F0244D7" w:rsidR="00547F93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Información de catálogos.</w:t>
      </w:r>
    </w:p>
    <w:p w14:paraId="2E475C30" w14:textId="59AEBD89" w:rsidR="004B386A" w:rsidRPr="00C4678B" w:rsidRDefault="00547F93" w:rsidP="00C4678B">
      <w:pPr>
        <w:pStyle w:val="Prrafodelista"/>
        <w:numPr>
          <w:ilvl w:val="0"/>
          <w:numId w:val="9"/>
        </w:numPr>
        <w:ind w:left="4111"/>
        <w:rPr>
          <w:rFonts w:ascii="Arial Narrow" w:hAnsi="Arial Narrow"/>
          <w:lang w:val="es-ES"/>
        </w:rPr>
      </w:pPr>
      <w:r w:rsidRPr="00C4678B">
        <w:rPr>
          <w:rFonts w:ascii="Arial Narrow" w:hAnsi="Arial Narrow"/>
          <w:lang w:val="es-ES"/>
        </w:rPr>
        <w:t>Tablas maestras con poco movimiento.</w:t>
      </w:r>
    </w:p>
    <w:p w14:paraId="53826216" w14:textId="2AB094BC" w:rsidR="0006010E" w:rsidRDefault="0006010E" w:rsidP="0006010E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p w14:paraId="5346C56A" w14:textId="77777777" w:rsidR="005D23D7" w:rsidRPr="005D23D7" w:rsidRDefault="005D23D7" w:rsidP="005D23D7">
      <w:pPr>
        <w:rPr>
          <w:lang w:val="es-PE"/>
        </w:rPr>
      </w:pP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06010E" w:rsidRPr="00C4678B" w14:paraId="2415CA9D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6B56D84D" w14:textId="70401355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7DB501DF" w14:textId="55C3D0F5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06010E" w:rsidRPr="00643EDE" w14:paraId="002A8D35" w14:textId="77777777" w:rsidTr="005D23D7">
        <w:trPr>
          <w:cantSplit/>
        </w:trPr>
        <w:tc>
          <w:tcPr>
            <w:tcW w:w="2254" w:type="dxa"/>
          </w:tcPr>
          <w:p w14:paraId="730AB396" w14:textId="33374F59" w:rsidR="0006010E" w:rsidRPr="00C4678B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Soporte microservicios</w:t>
            </w:r>
          </w:p>
        </w:tc>
        <w:tc>
          <w:tcPr>
            <w:tcW w:w="5144" w:type="dxa"/>
          </w:tcPr>
          <w:p w14:paraId="7C98776D" w14:textId="1E9ED8BF" w:rsidR="0006010E" w:rsidRPr="00C4678B" w:rsidRDefault="00D03D72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370B8C" w:rsidRPr="00643EDE" w14:paraId="09427218" w14:textId="77777777" w:rsidTr="005D23D7">
        <w:trPr>
          <w:cantSplit/>
        </w:trPr>
        <w:tc>
          <w:tcPr>
            <w:tcW w:w="2254" w:type="dxa"/>
          </w:tcPr>
          <w:p w14:paraId="459D0A8C" w14:textId="6AE2E705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/>
                <w:lang w:val="es-PE"/>
              </w:rPr>
              <w:t>Soporte API RESTFul y SOAP</w:t>
            </w:r>
          </w:p>
        </w:tc>
        <w:tc>
          <w:tcPr>
            <w:tcW w:w="5144" w:type="dxa"/>
          </w:tcPr>
          <w:p w14:paraId="34AA6DC8" w14:textId="3A605402" w:rsidR="00370B8C" w:rsidRPr="001F4D3A" w:rsidRDefault="00370B8C" w:rsidP="00370B8C">
            <w:pPr>
              <w:rPr>
                <w:rFonts w:ascii="Arial Narrow" w:hAnsi="Arial Narrow"/>
                <w:lang w:val="es-PE"/>
              </w:rPr>
            </w:pPr>
            <w:r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 xml:space="preserve">Soporte a servicios web </w:t>
            </w:r>
            <w:r w:rsidR="00933559" w:rsidRPr="001F4D3A">
              <w:rPr>
                <w:rFonts w:ascii="Arial Narrow" w:hAnsi="Arial Narrow" w:cs="Arial"/>
                <w:color w:val="000000" w:themeColor="text1"/>
                <w:szCs w:val="22"/>
                <w:lang w:val="es-PE"/>
              </w:rPr>
              <w:t>usando protocolos REST y SOAP.</w:t>
            </w:r>
          </w:p>
        </w:tc>
      </w:tr>
      <w:tr w:rsidR="0006010E" w:rsidRPr="00643EDE" w14:paraId="4A7C3804" w14:textId="77777777" w:rsidTr="001A6D93">
        <w:trPr>
          <w:cantSplit/>
        </w:trPr>
        <w:tc>
          <w:tcPr>
            <w:tcW w:w="2254" w:type="dxa"/>
            <w:shd w:val="clear" w:color="auto" w:fill="auto"/>
          </w:tcPr>
          <w:p w14:paraId="282BE012" w14:textId="5E266325" w:rsidR="0006010E" w:rsidRPr="001A6D93" w:rsidRDefault="0006010E" w:rsidP="00F66431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>Transacciones Asíncronas</w:t>
            </w:r>
            <w:r w:rsidR="00AB0B75">
              <w:rPr>
                <w:rFonts w:ascii="Arial Narrow" w:hAnsi="Arial Narrow"/>
                <w:lang w:val="es-PE"/>
              </w:rPr>
              <w:t xml:space="preserve"> </w:t>
            </w:r>
          </w:p>
        </w:tc>
        <w:tc>
          <w:tcPr>
            <w:tcW w:w="5144" w:type="dxa"/>
            <w:shd w:val="clear" w:color="auto" w:fill="auto"/>
          </w:tcPr>
          <w:p w14:paraId="363FD933" w14:textId="35B6C1E8" w:rsidR="001F671E" w:rsidRPr="00C4678B" w:rsidRDefault="002178BA" w:rsidP="001A6D93">
            <w:pPr>
              <w:rPr>
                <w:rFonts w:ascii="Arial Narrow" w:hAnsi="Arial Narrow"/>
                <w:lang w:val="es-PE"/>
              </w:rPr>
            </w:pPr>
            <w:r w:rsidRPr="001A6D93">
              <w:rPr>
                <w:rFonts w:ascii="Arial Narrow" w:hAnsi="Arial Narrow"/>
                <w:lang w:val="es-PE"/>
              </w:rPr>
              <w:t xml:space="preserve">Permite la ejecución de transacciones </w:t>
            </w:r>
            <w:r w:rsidR="001A6D93" w:rsidRPr="001A6D93">
              <w:rPr>
                <w:rFonts w:ascii="Arial Narrow" w:hAnsi="Arial Narrow"/>
                <w:lang w:val="es-PE"/>
              </w:rPr>
              <w:t>con procesamiento en segundo plano</w:t>
            </w:r>
            <w:r w:rsidR="00955D0C">
              <w:rPr>
                <w:rFonts w:ascii="Arial Narrow" w:hAnsi="Arial Narrow"/>
                <w:lang w:val="es-PE"/>
              </w:rPr>
              <w:t>.</w:t>
            </w:r>
          </w:p>
        </w:tc>
      </w:tr>
      <w:tr w:rsidR="0006010E" w:rsidRPr="00643EDE" w14:paraId="0F7B439B" w14:textId="77777777" w:rsidTr="005D23D7">
        <w:trPr>
          <w:cantSplit/>
        </w:trPr>
        <w:tc>
          <w:tcPr>
            <w:tcW w:w="2254" w:type="dxa"/>
          </w:tcPr>
          <w:p w14:paraId="58EAAC67" w14:textId="2413779B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Mensajería JMS</w:t>
            </w:r>
          </w:p>
        </w:tc>
        <w:tc>
          <w:tcPr>
            <w:tcW w:w="5144" w:type="dxa"/>
          </w:tcPr>
          <w:p w14:paraId="3DE4D990" w14:textId="5EDD3E77" w:rsidR="0006010E" w:rsidRPr="00C4678B" w:rsidRDefault="00267635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Java Message Server, protocolo JEE para el manejo de mensajería asíncrona.</w:t>
            </w:r>
          </w:p>
        </w:tc>
      </w:tr>
      <w:tr w:rsidR="0006010E" w:rsidRPr="00643EDE" w14:paraId="51B41990" w14:textId="77777777" w:rsidTr="005D23D7">
        <w:trPr>
          <w:cantSplit/>
        </w:trPr>
        <w:tc>
          <w:tcPr>
            <w:tcW w:w="2254" w:type="dxa"/>
          </w:tcPr>
          <w:p w14:paraId="26AC779C" w14:textId="5F5E1868" w:rsidR="0006010E" w:rsidRDefault="0006010E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caché</w:t>
            </w:r>
          </w:p>
        </w:tc>
        <w:tc>
          <w:tcPr>
            <w:tcW w:w="5144" w:type="dxa"/>
          </w:tcPr>
          <w:p w14:paraId="41757270" w14:textId="7BC152E4" w:rsidR="0006010E" w:rsidRPr="00C4678B" w:rsidRDefault="00E7327D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mantener en memoria persistencia de datos</w:t>
            </w:r>
            <w:r w:rsidR="0089444D">
              <w:rPr>
                <w:rFonts w:ascii="Arial Narrow" w:hAnsi="Arial Narrow"/>
                <w:lang w:val="es-PE"/>
              </w:rPr>
              <w:t>.</w:t>
            </w:r>
          </w:p>
        </w:tc>
      </w:tr>
      <w:tr w:rsidR="00331E48" w:rsidRPr="00643EDE" w14:paraId="600AB4F2" w14:textId="77777777" w:rsidTr="005D23D7">
        <w:trPr>
          <w:cantSplit/>
        </w:trPr>
        <w:tc>
          <w:tcPr>
            <w:tcW w:w="2254" w:type="dxa"/>
          </w:tcPr>
          <w:p w14:paraId="024EDE54" w14:textId="54B29006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errores</w:t>
            </w:r>
          </w:p>
        </w:tc>
        <w:tc>
          <w:tcPr>
            <w:tcW w:w="5144" w:type="dxa"/>
          </w:tcPr>
          <w:p w14:paraId="26B3EFFE" w14:textId="2EF29079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un catálogo de errores para respuesta a los servicios invocados.</w:t>
            </w:r>
          </w:p>
        </w:tc>
      </w:tr>
      <w:tr w:rsidR="00331E48" w:rsidRPr="00643EDE" w14:paraId="735B1105" w14:textId="77777777" w:rsidTr="005D23D7">
        <w:trPr>
          <w:cantSplit/>
        </w:trPr>
        <w:tc>
          <w:tcPr>
            <w:tcW w:w="2254" w:type="dxa"/>
          </w:tcPr>
          <w:p w14:paraId="418A9FBA" w14:textId="7AF90553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Excepciones</w:t>
            </w:r>
          </w:p>
        </w:tc>
        <w:tc>
          <w:tcPr>
            <w:tcW w:w="5144" w:type="dxa"/>
          </w:tcPr>
          <w:p w14:paraId="7E1E8180" w14:textId="78D7A693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Manejar bifurcaciones para continuar con la aplicación o enviar a una porción de código para el tratamiento de un error.</w:t>
            </w:r>
          </w:p>
        </w:tc>
      </w:tr>
      <w:tr w:rsidR="00331E48" w:rsidRPr="00643EDE" w14:paraId="0860B261" w14:textId="77777777" w:rsidTr="005D23D7">
        <w:trPr>
          <w:cantSplit/>
        </w:trPr>
        <w:tc>
          <w:tcPr>
            <w:tcW w:w="2254" w:type="dxa"/>
          </w:tcPr>
          <w:p w14:paraId="5CDCBB66" w14:textId="4AA1FEA1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Service Discovery</w:t>
            </w:r>
          </w:p>
        </w:tc>
        <w:tc>
          <w:tcPr>
            <w:tcW w:w="5144" w:type="dxa"/>
          </w:tcPr>
          <w:p w14:paraId="1B0E22FB" w14:textId="74E124F2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descubrir en tiempo ejecución la ubicación de un servicio.</w:t>
            </w:r>
          </w:p>
        </w:tc>
      </w:tr>
      <w:tr w:rsidR="00331E48" w:rsidRPr="00643EDE" w14:paraId="4BBFFCC0" w14:textId="77777777" w:rsidTr="005D23D7">
        <w:trPr>
          <w:cantSplit/>
        </w:trPr>
        <w:tc>
          <w:tcPr>
            <w:tcW w:w="2254" w:type="dxa"/>
          </w:tcPr>
          <w:p w14:paraId="720CBA63" w14:textId="04ECF22E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Eventos (Publish/Suscribe)</w:t>
            </w:r>
          </w:p>
        </w:tc>
        <w:tc>
          <w:tcPr>
            <w:tcW w:w="5144" w:type="dxa"/>
          </w:tcPr>
          <w:p w14:paraId="6D575E0D" w14:textId="704E10B1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Manejador de eventos de tipo TOPIC para la ejecución de acciones asíncronas y/o reactivas.</w:t>
            </w:r>
          </w:p>
        </w:tc>
      </w:tr>
      <w:tr w:rsidR="00331E48" w:rsidRPr="00643EDE" w14:paraId="183B0A10" w14:textId="77777777" w:rsidTr="005D23D7">
        <w:trPr>
          <w:cantSplit/>
        </w:trPr>
        <w:tc>
          <w:tcPr>
            <w:tcW w:w="2254" w:type="dxa"/>
          </w:tcPr>
          <w:p w14:paraId="7A9DE8A9" w14:textId="58F89745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lastRenderedPageBreak/>
              <w:t>Auditoría</w:t>
            </w:r>
          </w:p>
        </w:tc>
        <w:tc>
          <w:tcPr>
            <w:tcW w:w="5144" w:type="dxa"/>
          </w:tcPr>
          <w:p w14:paraId="16F38B7D" w14:textId="03CCAEE7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seguir el rastro de una actividad u operación de negocio.</w:t>
            </w:r>
          </w:p>
        </w:tc>
      </w:tr>
      <w:tr w:rsidR="00331E48" w:rsidRPr="00643EDE" w14:paraId="736C0A60" w14:textId="77777777" w:rsidTr="005D23D7">
        <w:trPr>
          <w:cantSplit/>
        </w:trPr>
        <w:tc>
          <w:tcPr>
            <w:tcW w:w="2254" w:type="dxa"/>
          </w:tcPr>
          <w:p w14:paraId="23042BB1" w14:textId="6D8F2E94" w:rsidR="00331E48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Gestión de trazabilidad</w:t>
            </w:r>
          </w:p>
        </w:tc>
        <w:tc>
          <w:tcPr>
            <w:tcW w:w="5144" w:type="dxa"/>
          </w:tcPr>
          <w:p w14:paraId="720CE2F7" w14:textId="30BE114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Maneja la correlación de eventos para visualizar el end-to-end de una transacción de negocio.</w:t>
            </w:r>
          </w:p>
        </w:tc>
      </w:tr>
      <w:tr w:rsidR="00331E48" w:rsidRPr="00643EDE" w14:paraId="4F8B7758" w14:textId="77777777" w:rsidTr="005D23D7">
        <w:trPr>
          <w:cantSplit/>
        </w:trPr>
        <w:tc>
          <w:tcPr>
            <w:tcW w:w="2254" w:type="dxa"/>
          </w:tcPr>
          <w:p w14:paraId="1567C9E3" w14:textId="289CCF4C" w:rsidR="001E0CA7" w:rsidRDefault="00331E48" w:rsidP="000A17A3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Soporte ejecución de job’s</w:t>
            </w:r>
          </w:p>
        </w:tc>
        <w:tc>
          <w:tcPr>
            <w:tcW w:w="5144" w:type="dxa"/>
          </w:tcPr>
          <w:p w14:paraId="49B8BF30" w14:textId="5614F608" w:rsidR="00331E48" w:rsidRPr="00C4678B" w:rsidRDefault="00331E48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Procesos de alta duración serán soportados por job’s. Podrán ser ejecutados a demanda o programados.</w:t>
            </w:r>
          </w:p>
        </w:tc>
      </w:tr>
      <w:tr w:rsidR="000A17A3" w:rsidRPr="00643EDE" w14:paraId="32D6CDB2" w14:textId="77777777" w:rsidTr="005D23D7">
        <w:trPr>
          <w:cantSplit/>
        </w:trPr>
        <w:tc>
          <w:tcPr>
            <w:tcW w:w="2254" w:type="dxa"/>
          </w:tcPr>
          <w:p w14:paraId="6CC2A5A2" w14:textId="50329317" w:rsidR="000A17A3" w:rsidRDefault="000A17A3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Monitoreo Centralizado</w:t>
            </w:r>
          </w:p>
        </w:tc>
        <w:tc>
          <w:tcPr>
            <w:tcW w:w="5144" w:type="dxa"/>
          </w:tcPr>
          <w:p w14:paraId="025931C4" w14:textId="609E7834" w:rsidR="000A17A3" w:rsidRDefault="00645F51" w:rsidP="00331E48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Capacidad de recolectar todos los registros de eventos de las API’s y/o servicios para su po</w:t>
            </w:r>
            <w:r w:rsidR="006E7712">
              <w:rPr>
                <w:rFonts w:ascii="Arial Narrow" w:hAnsi="Arial Narrow"/>
                <w:lang w:val="es-PE"/>
              </w:rPr>
              <w:t>s</w:t>
            </w:r>
            <w:r>
              <w:rPr>
                <w:rFonts w:ascii="Arial Narrow" w:hAnsi="Arial Narrow"/>
                <w:lang w:val="es-PE"/>
              </w:rPr>
              <w:t>terior explotación y visualización.</w:t>
            </w:r>
          </w:p>
        </w:tc>
      </w:tr>
    </w:tbl>
    <w:p w14:paraId="4F408C81" w14:textId="3F04ACB2" w:rsidR="0022207E" w:rsidRDefault="00166870" w:rsidP="0022207E">
      <w:pPr>
        <w:pStyle w:val="Ttulo3"/>
        <w:rPr>
          <w:rFonts w:ascii="Arial Narrow" w:hAnsi="Arial Narrow"/>
          <w:iCs/>
          <w:sz w:val="28"/>
          <w:szCs w:val="28"/>
          <w:lang w:val="es-PE"/>
        </w:rPr>
      </w:pPr>
      <w:bookmarkStart w:id="40" w:name="_Toc522127028"/>
      <w:r w:rsidRPr="00C4678B">
        <w:rPr>
          <w:rFonts w:ascii="Arial Narrow" w:hAnsi="Arial Narrow"/>
          <w:iCs/>
          <w:sz w:val="28"/>
          <w:szCs w:val="28"/>
          <w:lang w:val="es-PE"/>
        </w:rPr>
        <w:t>Integración</w:t>
      </w:r>
      <w:bookmarkEnd w:id="40"/>
    </w:p>
    <w:p w14:paraId="342CE5DA" w14:textId="35DCA2D5" w:rsidR="00803A0F" w:rsidRDefault="00803A0F" w:rsidP="00D97576">
      <w:pPr>
        <w:ind w:left="1560" w:firstLine="1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 xml:space="preserve">Es la capa que se encarga de exponer los servicios </w:t>
      </w:r>
      <w:r w:rsidR="00430808" w:rsidRPr="00C4678B">
        <w:rPr>
          <w:rFonts w:ascii="Arial Narrow" w:hAnsi="Arial Narrow"/>
          <w:lang w:val="es-PE"/>
        </w:rPr>
        <w:t>al Front</w:t>
      </w:r>
      <w:r w:rsidR="00FD1E3D">
        <w:rPr>
          <w:rFonts w:ascii="Arial Narrow" w:hAnsi="Arial Narrow"/>
          <w:lang w:val="es-PE"/>
        </w:rPr>
        <w:t>-</w:t>
      </w:r>
      <w:r w:rsidR="00600A35" w:rsidRPr="00C4678B">
        <w:rPr>
          <w:rFonts w:ascii="Arial Narrow" w:hAnsi="Arial Narrow"/>
          <w:lang w:val="es-PE"/>
        </w:rPr>
        <w:t xml:space="preserve">End. </w:t>
      </w:r>
      <w:r w:rsidR="00410DD5" w:rsidRPr="00C4678B">
        <w:rPr>
          <w:rFonts w:ascii="Arial Narrow" w:hAnsi="Arial Narrow"/>
          <w:lang w:val="es-PE"/>
        </w:rPr>
        <w:t xml:space="preserve">Se encarga de crear servicios </w:t>
      </w:r>
      <w:r w:rsidR="004903D0" w:rsidRPr="00C4678B">
        <w:rPr>
          <w:rFonts w:ascii="Arial Narrow" w:hAnsi="Arial Narrow"/>
          <w:lang w:val="es-PE"/>
        </w:rPr>
        <w:t xml:space="preserve">compuestos, </w:t>
      </w:r>
      <w:r w:rsidR="008965D2" w:rsidRPr="00C4678B">
        <w:rPr>
          <w:rFonts w:ascii="Arial Narrow" w:hAnsi="Arial Narrow"/>
          <w:lang w:val="es-PE"/>
        </w:rPr>
        <w:t xml:space="preserve">lo cual es </w:t>
      </w:r>
      <w:r w:rsidR="004903D0" w:rsidRPr="00C4678B">
        <w:rPr>
          <w:rFonts w:ascii="Arial Narrow" w:hAnsi="Arial Narrow"/>
          <w:lang w:val="es-PE"/>
        </w:rPr>
        <w:t xml:space="preserve">resultado de integrar llamadas a varios servicios de </w:t>
      </w:r>
      <w:r w:rsidR="008965D2" w:rsidRPr="00C4678B">
        <w:rPr>
          <w:rFonts w:ascii="Arial Narrow" w:hAnsi="Arial Narrow"/>
          <w:lang w:val="es-PE"/>
        </w:rPr>
        <w:t>negocio. Asimismo,</w:t>
      </w:r>
      <w:r w:rsidR="004903D0" w:rsidRPr="00C4678B">
        <w:rPr>
          <w:rFonts w:ascii="Arial Narrow" w:hAnsi="Arial Narrow"/>
          <w:lang w:val="es-PE"/>
        </w:rPr>
        <w:t xml:space="preserve"> </w:t>
      </w:r>
      <w:r w:rsidR="005455C9" w:rsidRPr="00C4678B">
        <w:rPr>
          <w:rFonts w:ascii="Arial Narrow" w:hAnsi="Arial Narrow"/>
          <w:lang w:val="es-PE"/>
        </w:rPr>
        <w:t>contiene “mediaciones</w:t>
      </w:r>
      <w:r w:rsidR="00656065" w:rsidRPr="00C4678B">
        <w:rPr>
          <w:rFonts w:ascii="Arial Narrow" w:hAnsi="Arial Narrow"/>
          <w:lang w:val="es-PE"/>
        </w:rPr>
        <w:t>”,</w:t>
      </w:r>
      <w:r w:rsidR="005455C9" w:rsidRPr="00C4678B">
        <w:rPr>
          <w:rFonts w:ascii="Arial Narrow" w:hAnsi="Arial Narrow"/>
          <w:lang w:val="es-PE"/>
        </w:rPr>
        <w:t xml:space="preserve"> que transforman datos y también enrutan </w:t>
      </w:r>
      <w:r w:rsidR="005574CF" w:rsidRPr="00C4678B">
        <w:rPr>
          <w:rFonts w:ascii="Arial Narrow" w:hAnsi="Arial Narrow"/>
          <w:lang w:val="es-PE"/>
        </w:rPr>
        <w:t xml:space="preserve">las peticiones al </w:t>
      </w:r>
      <w:r w:rsidR="00E077E4">
        <w:rPr>
          <w:rFonts w:ascii="Arial Narrow" w:hAnsi="Arial Narrow"/>
          <w:lang w:val="es-PE"/>
        </w:rPr>
        <w:t>B</w:t>
      </w:r>
      <w:r w:rsidR="005574CF" w:rsidRPr="00C4678B">
        <w:rPr>
          <w:rFonts w:ascii="Arial Narrow" w:hAnsi="Arial Narrow"/>
          <w:lang w:val="es-PE"/>
        </w:rPr>
        <w:t>ack</w:t>
      </w:r>
      <w:r w:rsidR="00E077E4">
        <w:rPr>
          <w:rFonts w:ascii="Arial Narrow" w:hAnsi="Arial Narrow"/>
          <w:lang w:val="es-PE"/>
        </w:rPr>
        <w:t>-E</w:t>
      </w:r>
      <w:r w:rsidR="005574CF" w:rsidRPr="00C4678B">
        <w:rPr>
          <w:rFonts w:ascii="Arial Narrow" w:hAnsi="Arial Narrow"/>
          <w:lang w:val="es-PE"/>
        </w:rPr>
        <w:t xml:space="preserve">nd </w:t>
      </w:r>
      <w:r w:rsidR="00656065" w:rsidRPr="00C4678B">
        <w:rPr>
          <w:rFonts w:ascii="Arial Narrow" w:hAnsi="Arial Narrow"/>
          <w:lang w:val="es-PE"/>
        </w:rPr>
        <w:t>correspondiente.</w:t>
      </w:r>
    </w:p>
    <w:p w14:paraId="6CE2070D" w14:textId="77777777" w:rsidR="00836FCA" w:rsidRDefault="00836FCA" w:rsidP="00D97576">
      <w:pPr>
        <w:ind w:left="1560" w:firstLine="1"/>
        <w:jc w:val="both"/>
        <w:rPr>
          <w:rFonts w:ascii="Arial Narrow" w:hAnsi="Arial Narrow"/>
          <w:lang w:val="es-PE"/>
        </w:rPr>
      </w:pPr>
    </w:p>
    <w:p w14:paraId="64A1210E" w14:textId="6947F803" w:rsidR="00656065" w:rsidRPr="00C4678B" w:rsidRDefault="00844D0E" w:rsidP="00D97576">
      <w:pPr>
        <w:ind w:left="1560" w:firstLine="1"/>
        <w:jc w:val="center"/>
        <w:rPr>
          <w:rFonts w:ascii="Arial Narrow" w:hAnsi="Arial Narrow"/>
          <w:b/>
          <w:lang w:val="es-PE"/>
        </w:rPr>
      </w:pPr>
      <w:ins w:id="41" w:author="Autor">
        <w:r w:rsidRPr="00CA7508">
          <w:rPr>
            <w:lang w:val="es-PE"/>
          </w:rPr>
          <w:t xml:space="preserve"> </w:t>
        </w:r>
      </w:ins>
      <w:r w:rsidR="00DA3791">
        <w:object w:dxaOrig="15705" w:dyaOrig="8335" w14:anchorId="61DA3E19">
          <v:shape id="_x0000_i1027" type="#_x0000_t75" style="width:384.6pt;height:204pt" o:ole="">
            <v:imagedata r:id="rId32" o:title=""/>
          </v:shape>
          <o:OLEObject Type="Embed" ProgID="Visio.Drawing.11" ShapeID="_x0000_i1027" DrawAspect="Content" ObjectID="_1596037095" r:id="rId33"/>
        </w:object>
      </w:r>
    </w:p>
    <w:p w14:paraId="5A23CD2B" w14:textId="06A1AAFA" w:rsidR="00D62DEB" w:rsidRPr="00C4678B" w:rsidRDefault="00C86A6D" w:rsidP="00725E7B">
      <w:pPr>
        <w:pStyle w:val="Ttulo4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Patrones</w:t>
      </w:r>
      <w:r w:rsidR="00836FCA">
        <w:rPr>
          <w:rFonts w:ascii="Arial Narrow" w:hAnsi="Arial Narrow"/>
          <w:lang w:val="es-PE"/>
        </w:rPr>
        <w:t xml:space="preserve"> y Estándares</w:t>
      </w:r>
    </w:p>
    <w:p w14:paraId="3A2A6181" w14:textId="46DB7984" w:rsidR="00836FCA" w:rsidRPr="001E3B91" w:rsidRDefault="00836FCA" w:rsidP="00D97576">
      <w:pPr>
        <w:pStyle w:val="Prrafodelista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API Gateway</w:t>
      </w:r>
    </w:p>
    <w:p w14:paraId="6CD19511" w14:textId="6C8A5956" w:rsidR="00836FCA" w:rsidRDefault="00836FCA" w:rsidP="00836FCA">
      <w:pPr>
        <w:pStyle w:val="Prrafodelista"/>
        <w:ind w:left="2977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Esta tecnología implementa los siguientes patrones:</w:t>
      </w:r>
    </w:p>
    <w:p w14:paraId="3D95E7DE" w14:textId="363569D8" w:rsidR="00EE6583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 xml:space="preserve">Backends for Frontends </w:t>
      </w:r>
    </w:p>
    <w:p w14:paraId="32E3B671" w14:textId="7DD70192" w:rsidR="004F2B51" w:rsidRPr="00C4678B" w:rsidRDefault="003C74AF" w:rsidP="00836FCA">
      <w:pPr>
        <w:ind w:left="3402"/>
        <w:jc w:val="both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Crear API’s con la finalidad de</w:t>
      </w:r>
      <w:r w:rsidR="00AA6141">
        <w:rPr>
          <w:rFonts w:ascii="Arial Narrow" w:hAnsi="Arial Narrow"/>
          <w:lang w:val="es-PE"/>
        </w:rPr>
        <w:t xml:space="preserve"> virtualizar un servicio de Back-End</w:t>
      </w:r>
      <w:r w:rsidR="00FD2346">
        <w:rPr>
          <w:rFonts w:ascii="Arial Narrow" w:hAnsi="Arial Narrow"/>
          <w:lang w:val="es-PE"/>
        </w:rPr>
        <w:t xml:space="preserve"> y gestionar </w:t>
      </w:r>
      <w:r>
        <w:rPr>
          <w:rFonts w:ascii="Arial Narrow" w:hAnsi="Arial Narrow"/>
          <w:lang w:val="es-PE"/>
        </w:rPr>
        <w:t>el tráfico</w:t>
      </w:r>
      <w:r w:rsidR="00481F56">
        <w:rPr>
          <w:rFonts w:ascii="Arial Narrow" w:hAnsi="Arial Narrow"/>
          <w:lang w:val="es-PE"/>
        </w:rPr>
        <w:t xml:space="preserve"> (</w:t>
      </w:r>
      <w:r w:rsidR="00555478">
        <w:rPr>
          <w:rFonts w:ascii="Arial Narrow" w:hAnsi="Arial Narrow"/>
          <w:lang w:val="es-PE"/>
        </w:rPr>
        <w:t>throttling</w:t>
      </w:r>
      <w:r w:rsidR="00481F56">
        <w:rPr>
          <w:rFonts w:ascii="Arial Narrow" w:hAnsi="Arial Narrow"/>
          <w:lang w:val="es-PE"/>
        </w:rPr>
        <w:t>)</w:t>
      </w:r>
      <w:r>
        <w:rPr>
          <w:rFonts w:ascii="Arial Narrow" w:hAnsi="Arial Narrow"/>
          <w:lang w:val="es-PE"/>
        </w:rPr>
        <w:t xml:space="preserve"> de los diferentes canales</w:t>
      </w:r>
      <w:r w:rsidR="00FD2346">
        <w:rPr>
          <w:rFonts w:ascii="Arial Narrow" w:hAnsi="Arial Narrow"/>
          <w:lang w:val="es-PE"/>
        </w:rPr>
        <w:t xml:space="preserve"> que puedan utilizarl</w:t>
      </w:r>
      <w:r w:rsidR="00CF2B8D">
        <w:rPr>
          <w:rFonts w:ascii="Arial Narrow" w:hAnsi="Arial Narrow"/>
          <w:lang w:val="es-PE"/>
        </w:rPr>
        <w:t>o.</w:t>
      </w:r>
    </w:p>
    <w:p w14:paraId="67969FEC" w14:textId="08B4B41B" w:rsidR="00EE6583" w:rsidRDefault="00884D11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lastRenderedPageBreak/>
        <w:drawing>
          <wp:inline distT="0" distB="0" distL="0" distR="0" wp14:anchorId="27F7EA62" wp14:editId="180D74C6">
            <wp:extent cx="1425600" cy="1501200"/>
            <wp:effectExtent l="0" t="0" r="3175" b="3810"/>
            <wp:docPr id="6" name="Imagen 4">
              <a:extLst xmlns:a="http://schemas.openxmlformats.org/drawingml/2006/main">
                <a:ext uri="{FF2B5EF4-FFF2-40B4-BE49-F238E27FC236}">
                  <a16:creationId xmlns:a16="http://schemas.microsoft.com/office/drawing/2014/main" id="{029D184A-D771-4D25-A385-2B1E5EBB091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>
                      <a:extLst>
                        <a:ext uri="{FF2B5EF4-FFF2-40B4-BE49-F238E27FC236}">
                          <a16:creationId xmlns:a16="http://schemas.microsoft.com/office/drawing/2014/main" id="{029D184A-D771-4D25-A385-2B1E5EBB091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5600" cy="15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1ECB" w14:textId="0517EB42" w:rsidR="008D7ECE" w:rsidRDefault="000E185A" w:rsidP="00836FCA">
      <w:pPr>
        <w:ind w:left="3402"/>
        <w:jc w:val="center"/>
      </w:pPr>
      <w:r>
        <w:object w:dxaOrig="5971" w:dyaOrig="4271" w14:anchorId="0D9586D0">
          <v:shape id="_x0000_i1028" type="#_x0000_t75" style="width:139.8pt;height:99.6pt" o:ole="">
            <v:imagedata r:id="rId35" o:title=""/>
          </v:shape>
          <o:OLEObject Type="Embed" ProgID="Visio.Drawing.11" ShapeID="_x0000_i1028" DrawAspect="Content" ObjectID="_1596037096" r:id="rId36"/>
        </w:object>
      </w:r>
    </w:p>
    <w:p w14:paraId="01A9090A" w14:textId="77777777" w:rsidR="00A848F3" w:rsidRPr="00C4678B" w:rsidRDefault="00A848F3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56EA418A" w14:textId="77777777" w:rsidR="00180C20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Gateway Aggregation</w:t>
      </w:r>
    </w:p>
    <w:p w14:paraId="3AED1195" w14:textId="22A39E0E" w:rsidR="00EE6583" w:rsidRDefault="00180C20" w:rsidP="00836FCA">
      <w:pPr>
        <w:pStyle w:val="Prrafodelista"/>
        <w:ind w:left="3402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Para agregar múltiples solicitudes individuales en una única solicitud. Este patrón es útil cuando un cliente debe realizar múltiples llamadas a diferentes sistemas backend para realizar una operación.</w:t>
      </w:r>
    </w:p>
    <w:p w14:paraId="79F347D7" w14:textId="77777777" w:rsidR="00A848F3" w:rsidRPr="00C4678B" w:rsidRDefault="00A848F3" w:rsidP="00836FCA">
      <w:pPr>
        <w:pStyle w:val="Prrafodelista"/>
        <w:ind w:left="3402"/>
        <w:rPr>
          <w:rFonts w:ascii="Arial Narrow" w:hAnsi="Arial Narrow"/>
          <w:lang w:val="es-PE"/>
        </w:rPr>
      </w:pPr>
    </w:p>
    <w:p w14:paraId="643AB8FB" w14:textId="68169CEB" w:rsidR="00EF1F18" w:rsidRPr="00C4678B" w:rsidRDefault="007E1416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53EFF16D" wp14:editId="73C62AFE">
            <wp:extent cx="2026800" cy="2318400"/>
            <wp:effectExtent l="0" t="0" r="0" b="5715"/>
            <wp:docPr id="9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9D5CA7F1-67F2-4C4B-8066-CAFE3CE749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9D5CA7F1-67F2-4C4B-8066-CAFE3CE749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68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28F48" w14:textId="77777777" w:rsidR="00EF1F18" w:rsidRPr="00C4678B" w:rsidRDefault="00EF1F18" w:rsidP="007E1416">
      <w:pPr>
        <w:rPr>
          <w:rFonts w:ascii="Arial Narrow" w:hAnsi="Arial Narrow"/>
          <w:lang w:val="es-PE"/>
        </w:rPr>
      </w:pPr>
    </w:p>
    <w:p w14:paraId="33C8441E" w14:textId="5F627766" w:rsidR="00EE6583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Gateway Offloading</w:t>
      </w:r>
    </w:p>
    <w:p w14:paraId="5F8B5E6B" w14:textId="7D757275" w:rsidR="007E1416" w:rsidRDefault="00214269" w:rsidP="00836FCA">
      <w:pPr>
        <w:pStyle w:val="Prrafodelista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Simplificar el desarrollo y configuración de APIs y/o servicios eliminando la dependencia no funcional como la seguridad, registro de eventos, conectividad, transacciones, ya que una configuración o desarrollo más simple da como resultado una administración y escalabilidad más sencillas y simplifica las actualizaciones de las API</w:t>
      </w:r>
      <w:r w:rsidR="0006010E">
        <w:rPr>
          <w:rFonts w:ascii="Arial Narrow" w:hAnsi="Arial Narrow"/>
          <w:lang w:val="es-PE"/>
        </w:rPr>
        <w:t>’</w:t>
      </w:r>
      <w:r w:rsidRPr="00C4678B">
        <w:rPr>
          <w:rFonts w:ascii="Arial Narrow" w:hAnsi="Arial Narrow"/>
          <w:lang w:val="es-PE"/>
        </w:rPr>
        <w:t>s y servicios.</w:t>
      </w:r>
    </w:p>
    <w:p w14:paraId="5B56CC24" w14:textId="6B936EAE" w:rsidR="007E1416" w:rsidRDefault="00725E7B" w:rsidP="00836FCA">
      <w:pPr>
        <w:ind w:left="3402"/>
        <w:jc w:val="center"/>
        <w:rPr>
          <w:rFonts w:ascii="Arial Narrow" w:hAnsi="Arial Narrow"/>
          <w:lang w:val="es-PE"/>
        </w:rPr>
      </w:pPr>
      <w:r w:rsidRPr="00C4678B">
        <w:rPr>
          <w:noProof/>
          <w:lang w:val="es-PE" w:eastAsia="es-PE"/>
        </w:rPr>
        <w:lastRenderedPageBreak/>
        <w:drawing>
          <wp:inline distT="0" distB="0" distL="0" distR="0" wp14:anchorId="60FD4EA7" wp14:editId="27B78D3D">
            <wp:extent cx="3967200" cy="745200"/>
            <wp:effectExtent l="0" t="0" r="0" b="0"/>
            <wp:docPr id="11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70CE176E-08A0-43E9-9BA8-6BF29BB7267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70CE176E-08A0-43E9-9BA8-6BF29BB7267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57"/>
                    <a:stretch/>
                  </pic:blipFill>
                  <pic:spPr bwMode="auto">
                    <a:xfrm>
                      <a:off x="0" y="0"/>
                      <a:ext cx="3967200" cy="74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F3B0" w14:textId="77777777" w:rsidR="00F00978" w:rsidRPr="00F74978" w:rsidRDefault="00F00978" w:rsidP="00836FCA">
      <w:pPr>
        <w:ind w:left="3402"/>
        <w:jc w:val="center"/>
        <w:rPr>
          <w:rFonts w:ascii="Arial Narrow" w:hAnsi="Arial Narrow"/>
          <w:lang w:val="es-PE"/>
        </w:rPr>
      </w:pPr>
    </w:p>
    <w:p w14:paraId="2A02FB6B" w14:textId="1C44DD99" w:rsidR="00C86A6D" w:rsidRPr="001E3B91" w:rsidRDefault="00EE6583" w:rsidP="00836FCA">
      <w:pPr>
        <w:pStyle w:val="Prrafodelista"/>
        <w:numPr>
          <w:ilvl w:val="2"/>
          <w:numId w:val="11"/>
        </w:numPr>
        <w:ind w:left="3402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Gateway Routing</w:t>
      </w:r>
    </w:p>
    <w:p w14:paraId="18F5F214" w14:textId="13D8F657" w:rsidR="001210DD" w:rsidRDefault="001210DD" w:rsidP="00836FCA">
      <w:pPr>
        <w:pStyle w:val="Prrafodelista"/>
        <w:ind w:left="3402"/>
        <w:jc w:val="both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lang w:val="es-PE"/>
        </w:rPr>
        <w:t>Con este patrón la aplicación frontend solo necesita conocer y comunicarse con un único punto final, si un servicio se consolida o se descompone, el frontend no necesariamente requiere actualización. Puede continuar realizando solicitudes al API Gateway solo con cambiar el enrutamiento.</w:t>
      </w:r>
    </w:p>
    <w:p w14:paraId="6511C216" w14:textId="73EBC9C2" w:rsidR="00082820" w:rsidRDefault="00725E7B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  <w:r w:rsidRPr="00C4678B">
        <w:rPr>
          <w:rFonts w:ascii="Arial Narrow" w:hAnsi="Arial Narrow"/>
          <w:noProof/>
          <w:lang w:val="es-PE" w:eastAsia="es-PE"/>
        </w:rPr>
        <w:drawing>
          <wp:inline distT="0" distB="0" distL="0" distR="0" wp14:anchorId="372C761F" wp14:editId="1D4391EA">
            <wp:extent cx="4021464" cy="99579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535" cy="998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A7FB6F" w14:textId="77777777" w:rsidR="00F00978" w:rsidRDefault="00F00978" w:rsidP="00836FCA">
      <w:pPr>
        <w:pStyle w:val="Prrafodelista"/>
        <w:ind w:left="3402"/>
        <w:jc w:val="center"/>
        <w:rPr>
          <w:rFonts w:ascii="Arial Narrow" w:hAnsi="Arial Narrow"/>
          <w:lang w:val="es-PE"/>
        </w:rPr>
      </w:pPr>
    </w:p>
    <w:p w14:paraId="4F8EAE80" w14:textId="4347AF31" w:rsidR="002F44A0" w:rsidRPr="001E3B91" w:rsidRDefault="002F44A0" w:rsidP="002F44A0">
      <w:pPr>
        <w:pStyle w:val="Prrafodelista"/>
        <w:numPr>
          <w:ilvl w:val="1"/>
          <w:numId w:val="11"/>
        </w:numPr>
        <w:ind w:left="2977"/>
        <w:rPr>
          <w:rFonts w:ascii="Arial Narrow" w:hAnsi="Arial Narrow"/>
          <w:b/>
          <w:lang w:val="es-PE"/>
        </w:rPr>
      </w:pPr>
      <w:r w:rsidRPr="001E3B91">
        <w:rPr>
          <w:rFonts w:ascii="Arial Narrow" w:hAnsi="Arial Narrow"/>
          <w:b/>
          <w:lang w:val="es-PE"/>
        </w:rPr>
        <w:t>Swagger Service Wizard</w:t>
      </w:r>
    </w:p>
    <w:p w14:paraId="3018B129" w14:textId="08FC48E1" w:rsidR="002F44A0" w:rsidRDefault="002A525E" w:rsidP="002F44A0">
      <w:pPr>
        <w:pStyle w:val="Prrafodelista"/>
        <w:ind w:left="2977"/>
        <w:rPr>
          <w:rFonts w:ascii="Arial Narrow" w:hAnsi="Arial Narrow"/>
          <w:lang w:val="es-PE"/>
        </w:rPr>
      </w:pPr>
      <w:r w:rsidRPr="002A525E">
        <w:rPr>
          <w:rFonts w:ascii="Arial Narrow" w:hAnsi="Arial Narrow"/>
          <w:lang w:val="es-ES"/>
        </w:rPr>
        <w:t>Serie de reglas, especificaciones y herramientas que nos ayudan a documentar nuestras API</w:t>
      </w:r>
      <w:r>
        <w:rPr>
          <w:rFonts w:ascii="Arial Narrow" w:hAnsi="Arial Narrow"/>
          <w:lang w:val="es-ES"/>
        </w:rPr>
        <w:t>’</w:t>
      </w:r>
      <w:r w:rsidRPr="002A525E">
        <w:rPr>
          <w:rFonts w:ascii="Arial Narrow" w:hAnsi="Arial Narrow"/>
          <w:lang w:val="es-ES"/>
        </w:rPr>
        <w:t>s. De esta manera, podemos realizar documentación que sea realmente útil para las personas que la necesitan. Swagger</w:t>
      </w:r>
      <w:r>
        <w:rPr>
          <w:rFonts w:ascii="Arial Narrow" w:hAnsi="Arial Narrow"/>
          <w:lang w:val="es-ES"/>
        </w:rPr>
        <w:t xml:space="preserve"> Service</w:t>
      </w:r>
      <w:r w:rsidRPr="002A525E">
        <w:rPr>
          <w:rFonts w:ascii="Arial Narrow" w:hAnsi="Arial Narrow"/>
          <w:lang w:val="es-ES"/>
        </w:rPr>
        <w:t xml:space="preserve"> nos ayuda a crear documentación que todo el mundo entienda.</w:t>
      </w:r>
      <w:r w:rsidR="00CC117B">
        <w:rPr>
          <w:rFonts w:ascii="Arial Narrow" w:hAnsi="Arial Narrow"/>
          <w:lang w:val="es-ES"/>
        </w:rPr>
        <w:t xml:space="preserve"> </w:t>
      </w:r>
    </w:p>
    <w:p w14:paraId="39E475D7" w14:textId="77777777" w:rsidR="002F44A0" w:rsidRPr="002F44A0" w:rsidRDefault="002F44A0" w:rsidP="002F44A0">
      <w:pPr>
        <w:rPr>
          <w:rFonts w:ascii="Arial Narrow" w:hAnsi="Arial Narrow"/>
          <w:lang w:val="es-PE"/>
        </w:rPr>
      </w:pPr>
    </w:p>
    <w:p w14:paraId="44285046" w14:textId="53DB1E16" w:rsidR="00163751" w:rsidRDefault="00163751" w:rsidP="00163751">
      <w:pPr>
        <w:pStyle w:val="Ttulo4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>Capacidades</w:t>
      </w:r>
    </w:p>
    <w:tbl>
      <w:tblPr>
        <w:tblStyle w:val="TableStyle1"/>
        <w:tblW w:w="3857" w:type="pct"/>
        <w:tblInd w:w="1972" w:type="dxa"/>
        <w:tblLayout w:type="fixed"/>
        <w:tblLook w:val="04A0" w:firstRow="1" w:lastRow="0" w:firstColumn="1" w:lastColumn="0" w:noHBand="0" w:noVBand="1"/>
      </w:tblPr>
      <w:tblGrid>
        <w:gridCol w:w="2254"/>
        <w:gridCol w:w="5144"/>
      </w:tblGrid>
      <w:tr w:rsidR="00AB22AF" w:rsidRPr="00DA34DF" w14:paraId="40CA08CE" w14:textId="77777777" w:rsidTr="005D23D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tcW w:w="2254" w:type="dxa"/>
          </w:tcPr>
          <w:p w14:paraId="43D67B44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</w:t>
            </w:r>
          </w:p>
        </w:tc>
        <w:tc>
          <w:tcPr>
            <w:tcW w:w="5144" w:type="dxa"/>
          </w:tcPr>
          <w:p w14:paraId="1643C42F" w14:textId="77777777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Descripción</w:t>
            </w:r>
          </w:p>
        </w:tc>
      </w:tr>
      <w:tr w:rsidR="00AB22AF" w:rsidRPr="00643EDE" w14:paraId="395D2C94" w14:textId="77777777" w:rsidTr="005D23D7">
        <w:trPr>
          <w:cantSplit/>
        </w:trPr>
        <w:tc>
          <w:tcPr>
            <w:tcW w:w="2254" w:type="dxa"/>
          </w:tcPr>
          <w:p w14:paraId="21C0967D" w14:textId="0E86D9DE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Soporte API’s y Microservicios</w:t>
            </w:r>
          </w:p>
        </w:tc>
        <w:tc>
          <w:tcPr>
            <w:tcW w:w="5144" w:type="dxa"/>
          </w:tcPr>
          <w:p w14:paraId="7459F01B" w14:textId="2332174A" w:rsidR="00AB22AF" w:rsidRPr="00DA34DF" w:rsidRDefault="00601DC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Estilo de programación orientada a soportar capacidades muy granulares</w:t>
            </w:r>
          </w:p>
        </w:tc>
      </w:tr>
      <w:tr w:rsidR="00AB22AF" w:rsidRPr="00643EDE" w14:paraId="2D389FC8" w14:textId="77777777" w:rsidTr="005D23D7">
        <w:trPr>
          <w:cantSplit/>
        </w:trPr>
        <w:tc>
          <w:tcPr>
            <w:tcW w:w="2254" w:type="dxa"/>
          </w:tcPr>
          <w:p w14:paraId="4683EB7A" w14:textId="53DBB71B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Autenticación y Autorización</w:t>
            </w:r>
          </w:p>
        </w:tc>
        <w:tc>
          <w:tcPr>
            <w:tcW w:w="5144" w:type="dxa"/>
          </w:tcPr>
          <w:p w14:paraId="4DED8C9F" w14:textId="209E6675" w:rsidR="00AB22AF" w:rsidRPr="00DA34DF" w:rsidRDefault="00FF4F8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Acceso a los recursos de</w:t>
            </w:r>
            <w:r w:rsidR="00047017">
              <w:rPr>
                <w:rFonts w:ascii="Arial Narrow" w:hAnsi="Arial Narrow"/>
                <w:lang w:val="es-PE"/>
              </w:rPr>
              <w:t>sde</w:t>
            </w:r>
            <w:r w:rsidRPr="00DA34DF">
              <w:rPr>
                <w:rFonts w:ascii="Arial Narrow" w:hAnsi="Arial Narrow"/>
                <w:lang w:val="es-PE"/>
              </w:rPr>
              <w:t xml:space="preserve"> la capa Front-End y Back-End.</w:t>
            </w:r>
          </w:p>
        </w:tc>
      </w:tr>
      <w:tr w:rsidR="00AB22AF" w:rsidRPr="00643EDE" w14:paraId="55F2F7B3" w14:textId="77777777" w:rsidTr="005D23D7">
        <w:trPr>
          <w:cantSplit/>
        </w:trPr>
        <w:tc>
          <w:tcPr>
            <w:tcW w:w="2254" w:type="dxa"/>
          </w:tcPr>
          <w:p w14:paraId="70568456" w14:textId="33941044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Transacciones Síncronas</w:t>
            </w:r>
          </w:p>
        </w:tc>
        <w:tc>
          <w:tcPr>
            <w:tcW w:w="5144" w:type="dxa"/>
          </w:tcPr>
          <w:p w14:paraId="421FB86D" w14:textId="347F2972" w:rsidR="00FD694C" w:rsidRPr="00DA34DF" w:rsidRDefault="00FD694C" w:rsidP="0002164A">
            <w:pPr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Permite la ejecución de transacciones síncronas únicamente.</w:t>
            </w:r>
          </w:p>
        </w:tc>
      </w:tr>
      <w:tr w:rsidR="00AB22AF" w:rsidRPr="00643EDE" w14:paraId="0E721636" w14:textId="77777777" w:rsidTr="005D23D7">
        <w:trPr>
          <w:cantSplit/>
        </w:trPr>
        <w:tc>
          <w:tcPr>
            <w:tcW w:w="2254" w:type="dxa"/>
          </w:tcPr>
          <w:p w14:paraId="65158084" w14:textId="3DAFF77C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Seguridad OWASP Top 10</w:t>
            </w:r>
          </w:p>
        </w:tc>
        <w:tc>
          <w:tcPr>
            <w:tcW w:w="5144" w:type="dxa"/>
          </w:tcPr>
          <w:p w14:paraId="04F036C7" w14:textId="0AC81B21" w:rsidR="00AB22AF" w:rsidRPr="00DA34DF" w:rsidRDefault="002D5C02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 w:cs="Arial"/>
                <w:color w:val="000000" w:themeColor="text1"/>
                <w:shd w:val="clear" w:color="auto" w:fill="FFFFFF"/>
                <w:lang w:val="es-PE"/>
              </w:rPr>
              <w:t>Los diez riesgos más críticos para Aplicaciones Web y servicios Web</w:t>
            </w:r>
          </w:p>
        </w:tc>
      </w:tr>
      <w:tr w:rsidR="00AB22AF" w:rsidRPr="00643EDE" w14:paraId="612832D3" w14:textId="77777777" w:rsidTr="005D23D7">
        <w:trPr>
          <w:cantSplit/>
        </w:trPr>
        <w:tc>
          <w:tcPr>
            <w:tcW w:w="2254" w:type="dxa"/>
          </w:tcPr>
          <w:p w14:paraId="7B4F7FBE" w14:textId="4B3317F2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Validación de Esquemas</w:t>
            </w:r>
          </w:p>
        </w:tc>
        <w:tc>
          <w:tcPr>
            <w:tcW w:w="5144" w:type="dxa"/>
          </w:tcPr>
          <w:p w14:paraId="33E48752" w14:textId="370540EE" w:rsidR="00AB22AF" w:rsidRPr="00DA34DF" w:rsidRDefault="0038607B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Acción que valida las estructuras de los mensajes en los servicios web tanto SOAP como REST.</w:t>
            </w:r>
          </w:p>
        </w:tc>
      </w:tr>
      <w:tr w:rsidR="00AB22AF" w:rsidRPr="00643EDE" w14:paraId="53C87819" w14:textId="77777777" w:rsidTr="005D23D7">
        <w:trPr>
          <w:cantSplit/>
        </w:trPr>
        <w:tc>
          <w:tcPr>
            <w:tcW w:w="2254" w:type="dxa"/>
          </w:tcPr>
          <w:p w14:paraId="5E32A0EB" w14:textId="23144C12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Ruteo</w:t>
            </w:r>
          </w:p>
        </w:tc>
        <w:tc>
          <w:tcPr>
            <w:tcW w:w="5144" w:type="dxa"/>
          </w:tcPr>
          <w:p w14:paraId="57543029" w14:textId="70FFD259" w:rsidR="00AB22AF" w:rsidRPr="00DA34DF" w:rsidRDefault="002717BE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Proxy de </w:t>
            </w:r>
            <w:r w:rsidR="005376D4" w:rsidRPr="00DA34DF">
              <w:rPr>
                <w:rFonts w:ascii="Arial Narrow" w:hAnsi="Arial Narrow"/>
                <w:lang w:val="es-PE"/>
              </w:rPr>
              <w:t>servicios</w:t>
            </w:r>
            <w:r w:rsidRPr="00DA34DF">
              <w:rPr>
                <w:rFonts w:ascii="Arial Narrow" w:hAnsi="Arial Narrow"/>
                <w:lang w:val="es-PE"/>
              </w:rPr>
              <w:t xml:space="preserve"> hacia la capa </w:t>
            </w:r>
            <w:r w:rsidR="005376D4" w:rsidRPr="00DA34DF">
              <w:rPr>
                <w:rFonts w:ascii="Arial Narrow" w:hAnsi="Arial Narrow"/>
                <w:lang w:val="es-PE"/>
              </w:rPr>
              <w:t>B</w:t>
            </w:r>
            <w:r w:rsidRPr="00DA34DF">
              <w:rPr>
                <w:rFonts w:ascii="Arial Narrow" w:hAnsi="Arial Narrow"/>
                <w:lang w:val="es-PE"/>
              </w:rPr>
              <w:t>ack-</w:t>
            </w:r>
            <w:r w:rsidR="005376D4" w:rsidRPr="00DA34DF">
              <w:rPr>
                <w:rFonts w:ascii="Arial Narrow" w:hAnsi="Arial Narrow"/>
                <w:lang w:val="es-PE"/>
              </w:rPr>
              <w:t>E</w:t>
            </w:r>
            <w:r w:rsidRPr="00DA34DF">
              <w:rPr>
                <w:rFonts w:ascii="Arial Narrow" w:hAnsi="Arial Narrow"/>
                <w:lang w:val="es-PE"/>
              </w:rPr>
              <w:t>nd</w:t>
            </w:r>
          </w:p>
        </w:tc>
      </w:tr>
      <w:tr w:rsidR="00AB22AF" w:rsidRPr="00643EDE" w14:paraId="40D16E9E" w14:textId="77777777" w:rsidTr="005D23D7">
        <w:trPr>
          <w:cantSplit/>
        </w:trPr>
        <w:tc>
          <w:tcPr>
            <w:tcW w:w="2254" w:type="dxa"/>
          </w:tcPr>
          <w:p w14:paraId="4CB443CD" w14:textId="0F9BD68E" w:rsidR="00AB22AF" w:rsidRPr="00DA34DF" w:rsidRDefault="00AB22AF" w:rsidP="00AB22A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lastRenderedPageBreak/>
              <w:t xml:space="preserve">Throttling &amp; SLA </w:t>
            </w:r>
            <w:r w:rsidR="00622C1B">
              <w:rPr>
                <w:rFonts w:ascii="Arial Narrow" w:hAnsi="Arial Narrow"/>
                <w:lang w:val="es-PE"/>
              </w:rPr>
              <w:t xml:space="preserve">en </w:t>
            </w:r>
            <w:r w:rsidRPr="00DA34DF">
              <w:rPr>
                <w:rFonts w:ascii="Arial Narrow" w:hAnsi="Arial Narrow"/>
                <w:lang w:val="es-PE"/>
              </w:rPr>
              <w:t>Servicios</w:t>
            </w:r>
          </w:p>
        </w:tc>
        <w:tc>
          <w:tcPr>
            <w:tcW w:w="5144" w:type="dxa"/>
          </w:tcPr>
          <w:p w14:paraId="3A99FED1" w14:textId="7757284F" w:rsidR="00AB22AF" w:rsidRPr="00DA34DF" w:rsidRDefault="005376D4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Capacidad que permite limitar el tráfico de las transacciones a los servicios y API’s.</w:t>
            </w:r>
          </w:p>
        </w:tc>
      </w:tr>
      <w:tr w:rsidR="00AB22AF" w:rsidRPr="00643EDE" w14:paraId="252C6BEA" w14:textId="77777777" w:rsidTr="005D23D7">
        <w:trPr>
          <w:cantSplit/>
        </w:trPr>
        <w:tc>
          <w:tcPr>
            <w:tcW w:w="2254" w:type="dxa"/>
          </w:tcPr>
          <w:p w14:paraId="3D8D834F" w14:textId="7E26572C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Múltiples protocolos</w:t>
            </w:r>
          </w:p>
        </w:tc>
        <w:tc>
          <w:tcPr>
            <w:tcW w:w="5144" w:type="dxa"/>
          </w:tcPr>
          <w:p w14:paraId="78F3345A" w14:textId="4F0640F3" w:rsidR="00AB22AF" w:rsidRPr="00DA34DF" w:rsidRDefault="00B9272C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la ejecución de todos los protocolos estándares de aplicación </w:t>
            </w:r>
            <w:r w:rsidR="00A16855" w:rsidRPr="00DA34DF">
              <w:rPr>
                <w:rFonts w:ascii="Arial Narrow" w:hAnsi="Arial Narrow"/>
                <w:lang w:val="es-PE"/>
              </w:rPr>
              <w:t>definidos</w:t>
            </w:r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AB22AF" w:rsidRPr="00643EDE" w14:paraId="22AFB1AF" w14:textId="77777777" w:rsidTr="005D23D7">
        <w:trPr>
          <w:cantSplit/>
        </w:trPr>
        <w:tc>
          <w:tcPr>
            <w:tcW w:w="2254" w:type="dxa"/>
          </w:tcPr>
          <w:p w14:paraId="3434B65E" w14:textId="0FF78CDB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Virtualización y Exposición API’s</w:t>
            </w:r>
          </w:p>
        </w:tc>
        <w:tc>
          <w:tcPr>
            <w:tcW w:w="5144" w:type="dxa"/>
          </w:tcPr>
          <w:p w14:paraId="6544FD20" w14:textId="23AE8753" w:rsidR="00AB22AF" w:rsidRPr="00DA34DF" w:rsidRDefault="001F0BF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exponer interfaces fuera de la implementación de los servicios ubicados en el Back-End.</w:t>
            </w:r>
          </w:p>
        </w:tc>
      </w:tr>
      <w:tr w:rsidR="00AB22AF" w:rsidRPr="00643EDE" w14:paraId="39183B3A" w14:textId="77777777" w:rsidTr="005D23D7">
        <w:trPr>
          <w:cantSplit/>
        </w:trPr>
        <w:tc>
          <w:tcPr>
            <w:tcW w:w="2254" w:type="dxa"/>
          </w:tcPr>
          <w:p w14:paraId="4940401E" w14:textId="0B18F465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Orquestación y Agregación API’s</w:t>
            </w:r>
          </w:p>
        </w:tc>
        <w:tc>
          <w:tcPr>
            <w:tcW w:w="5144" w:type="dxa"/>
          </w:tcPr>
          <w:p w14:paraId="40E8ABEB" w14:textId="768D48C8" w:rsidR="00AB22AF" w:rsidRPr="00DA34DF" w:rsidRDefault="00D642B0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reducir la cantidad de llamadas a los servicios del Back-End.</w:t>
            </w:r>
          </w:p>
        </w:tc>
      </w:tr>
      <w:tr w:rsidR="00AB22AF" w:rsidRPr="00643EDE" w14:paraId="02A46A77" w14:textId="77777777" w:rsidTr="005D23D7">
        <w:trPr>
          <w:cantSplit/>
        </w:trPr>
        <w:tc>
          <w:tcPr>
            <w:tcW w:w="2254" w:type="dxa"/>
          </w:tcPr>
          <w:p w14:paraId="71A4E647" w14:textId="1E83B01A" w:rsidR="00AB22AF" w:rsidRPr="00DA34DF" w:rsidRDefault="00AB22AF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OAuth 2.0</w:t>
            </w:r>
          </w:p>
        </w:tc>
        <w:tc>
          <w:tcPr>
            <w:tcW w:w="5144" w:type="dxa"/>
          </w:tcPr>
          <w:p w14:paraId="5E231333" w14:textId="552A9415" w:rsidR="00AB22AF" w:rsidRPr="00DA34DF" w:rsidRDefault="000C7059" w:rsidP="0002164A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Protocolo de seguridad para manejar el accesos y autenticación a los servicios del Back-End.</w:t>
            </w:r>
          </w:p>
        </w:tc>
      </w:tr>
      <w:tr w:rsidR="0028124F" w:rsidRPr="00643EDE" w14:paraId="27540B3B" w14:textId="77777777" w:rsidTr="005D23D7">
        <w:trPr>
          <w:cantSplit/>
        </w:trPr>
        <w:tc>
          <w:tcPr>
            <w:tcW w:w="2254" w:type="dxa"/>
          </w:tcPr>
          <w:p w14:paraId="78951006" w14:textId="110CC112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Transformación</w:t>
            </w:r>
          </w:p>
        </w:tc>
        <w:tc>
          <w:tcPr>
            <w:tcW w:w="5144" w:type="dxa"/>
          </w:tcPr>
          <w:p w14:paraId="0994AA40" w14:textId="50778445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la transformación de los esquemas y mensajes de los servicios en cualquier formato de tipo ANSI.</w:t>
            </w:r>
          </w:p>
        </w:tc>
      </w:tr>
      <w:tr w:rsidR="0028124F" w:rsidRPr="00643EDE" w14:paraId="381A872E" w14:textId="77777777" w:rsidTr="005D23D7">
        <w:trPr>
          <w:cantSplit/>
        </w:trPr>
        <w:tc>
          <w:tcPr>
            <w:tcW w:w="2254" w:type="dxa"/>
          </w:tcPr>
          <w:p w14:paraId="5E3F8FD4" w14:textId="36875C6F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Caché</w:t>
            </w:r>
          </w:p>
        </w:tc>
        <w:tc>
          <w:tcPr>
            <w:tcW w:w="5144" w:type="dxa"/>
          </w:tcPr>
          <w:p w14:paraId="477D9719" w14:textId="3247080E" w:rsidR="0028124F" w:rsidRPr="00DA34DF" w:rsidRDefault="00035836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 xml:space="preserve">Permite mantener en memoria persistencia de </w:t>
            </w:r>
            <w:r w:rsidR="004963A3">
              <w:rPr>
                <w:rFonts w:ascii="Arial Narrow" w:hAnsi="Arial Narrow"/>
                <w:lang w:val="es-PE"/>
              </w:rPr>
              <w:t>API’s</w:t>
            </w:r>
            <w:r w:rsidRPr="00DA34DF">
              <w:rPr>
                <w:rFonts w:ascii="Arial Narrow" w:hAnsi="Arial Narrow"/>
                <w:lang w:val="es-PE"/>
              </w:rPr>
              <w:t>.</w:t>
            </w:r>
          </w:p>
        </w:tc>
      </w:tr>
      <w:tr w:rsidR="0028124F" w:rsidRPr="00643EDE" w14:paraId="04626379" w14:textId="77777777" w:rsidTr="005D23D7">
        <w:trPr>
          <w:cantSplit/>
        </w:trPr>
        <w:tc>
          <w:tcPr>
            <w:tcW w:w="2254" w:type="dxa"/>
          </w:tcPr>
          <w:p w14:paraId="6CC0B52B" w14:textId="3FEE3D31" w:rsidR="0028124F" w:rsidRPr="00DA34DF" w:rsidRDefault="0028124F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HSM</w:t>
            </w:r>
          </w:p>
        </w:tc>
        <w:tc>
          <w:tcPr>
            <w:tcW w:w="5144" w:type="dxa"/>
          </w:tcPr>
          <w:p w14:paraId="37F31B12" w14:textId="5DDD3908" w:rsidR="0028124F" w:rsidRPr="00DA34DF" w:rsidRDefault="003033EB" w:rsidP="0028124F">
            <w:pPr>
              <w:rPr>
                <w:rFonts w:ascii="Arial Narrow" w:hAnsi="Arial Narrow"/>
                <w:lang w:val="es-PE"/>
              </w:rPr>
            </w:pPr>
            <w:r w:rsidRPr="00DA34DF">
              <w:rPr>
                <w:rFonts w:ascii="Arial Narrow" w:hAnsi="Arial Narrow"/>
                <w:lang w:val="es-PE"/>
              </w:rPr>
              <w:t>Permite almacenar y guardar llaves privadas.</w:t>
            </w:r>
          </w:p>
        </w:tc>
      </w:tr>
    </w:tbl>
    <w:p w14:paraId="5F556F2D" w14:textId="3AD693E9" w:rsidR="00764E70" w:rsidRPr="00764E70" w:rsidRDefault="006156AB" w:rsidP="00764E70">
      <w:pPr>
        <w:pStyle w:val="Ttulo3"/>
        <w:rPr>
          <w:rFonts w:ascii="Arial Narrow" w:hAnsi="Arial Narrow"/>
          <w:lang w:val="es-PE"/>
        </w:rPr>
      </w:pPr>
      <w:bookmarkStart w:id="42" w:name="_Toc522127029"/>
      <w:r>
        <w:rPr>
          <w:rFonts w:ascii="Arial Narrow" w:hAnsi="Arial Narrow"/>
          <w:lang w:val="es-PE"/>
        </w:rPr>
        <w:t>Mapa de Interacción</w:t>
      </w:r>
      <w:bookmarkEnd w:id="42"/>
    </w:p>
    <w:p w14:paraId="1CE4D8D9" w14:textId="2A2DAD44" w:rsidR="00E81379" w:rsidRDefault="00E81379" w:rsidP="00AB0043">
      <w:pPr>
        <w:ind w:left="1560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t xml:space="preserve">A continuación, se muestra la arquitectura de aplicación </w:t>
      </w:r>
      <w:r w:rsidR="00A605E4">
        <w:rPr>
          <w:rFonts w:ascii="Arial Narrow" w:hAnsi="Arial Narrow"/>
          <w:lang w:val="es-PE"/>
        </w:rPr>
        <w:t>con las relaciones entre cada uno de sus componentes:</w:t>
      </w:r>
    </w:p>
    <w:p w14:paraId="605AC2D5" w14:textId="62B18E1A" w:rsidR="00764E70" w:rsidRPr="00BA6A66" w:rsidRDefault="005109B9" w:rsidP="00AB0043">
      <w:pPr>
        <w:ind w:left="1560"/>
        <w:jc w:val="center"/>
        <w:rPr>
          <w:rFonts w:ascii="Arial Narrow" w:hAnsi="Arial Narrow"/>
          <w:lang w:val="es-PE"/>
        </w:rPr>
      </w:pPr>
      <w:r>
        <w:rPr>
          <w:noProof/>
          <w:lang w:val="es-PE" w:eastAsia="es-PE"/>
        </w:rPr>
        <w:lastRenderedPageBreak/>
        <w:drawing>
          <wp:inline distT="0" distB="0" distL="0" distR="0" wp14:anchorId="50A5629F" wp14:editId="154CC75A">
            <wp:extent cx="4900074" cy="3816927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07100" cy="38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8271" w:type="dxa"/>
        <w:tblInd w:w="1809" w:type="dxa"/>
        <w:tblLook w:val="0000" w:firstRow="0" w:lastRow="0" w:firstColumn="0" w:lastColumn="0" w:noHBand="0" w:noVBand="0"/>
      </w:tblPr>
      <w:tblGrid>
        <w:gridCol w:w="906"/>
        <w:gridCol w:w="7365"/>
      </w:tblGrid>
      <w:tr w:rsidR="00764E70" w:rsidRPr="00C4678B" w14:paraId="07550A89" w14:textId="77777777" w:rsidTr="00AB0043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14F1479D" w14:textId="77777777" w:rsidR="00764E70" w:rsidRPr="009B2CD2" w:rsidRDefault="00764E70" w:rsidP="0002164A">
            <w:pPr>
              <w:pStyle w:val="TableText"/>
              <w:keepNext/>
              <w:jc w:val="center"/>
              <w:rPr>
                <w:rFonts w:ascii="Arial Narrow" w:hAnsi="Arial Narrow"/>
                <w:b/>
                <w:lang w:val="es-PE"/>
              </w:rPr>
            </w:pPr>
          </w:p>
        </w:tc>
      </w:tr>
      <w:tr w:rsidR="00764E70" w:rsidRPr="0002164A" w14:paraId="7316ACBE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6481DB98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44637523" wp14:editId="3691A817">
                      <wp:extent cx="428400" cy="0"/>
                      <wp:effectExtent l="0" t="76200" r="10160" b="95250"/>
                      <wp:docPr id="10" name="Conector recto de flecha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tx1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6A49FC8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ector recto de flecha 10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" strokecolor="black [3213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64D24E67" w14:textId="1583195E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componente Workflow, dependiendo de las actividades configuradas, utiliza algún Servicio de Negocio o Servicio Batch a través de la capa de integración. También puede enviar notificaciones utilizando el Servicio de Notificaciones o utilizar Reglas de Negocio para validaciones.</w:t>
            </w:r>
            <w:r w:rsidR="00B01226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643EDE" w14:paraId="6F1E0C20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47EDE15F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0CEA552C" wp14:editId="14D23228">
                      <wp:extent cx="428400" cy="0"/>
                      <wp:effectExtent l="0" t="76200" r="10160" b="95250"/>
                      <wp:docPr id="13" name="Conector recto de flecha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197F343" id="Conector recto de flecha 13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" strokecolor="#538135 [2409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0BEBC62B" w14:textId="4E57A78C" w:rsidR="00764E70" w:rsidRPr="00C4678B" w:rsidRDefault="00677F0A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Dependiendo de las funcionalidades implementadas en l</w:t>
            </w:r>
            <w:r w:rsidR="00DB7E7B">
              <w:rPr>
                <w:rFonts w:ascii="Arial Narrow" w:hAnsi="Arial Narrow"/>
                <w:lang w:val="es-PE"/>
              </w:rPr>
              <w:t xml:space="preserve">os </w:t>
            </w:r>
            <w:r>
              <w:rPr>
                <w:rFonts w:ascii="Arial Narrow" w:hAnsi="Arial Narrow"/>
                <w:lang w:val="es-PE"/>
              </w:rPr>
              <w:t>S</w:t>
            </w:r>
            <w:r w:rsidR="00DB7E7B">
              <w:rPr>
                <w:rFonts w:ascii="Arial Narrow" w:hAnsi="Arial Narrow"/>
                <w:lang w:val="es-PE"/>
              </w:rPr>
              <w:t xml:space="preserve">ervicios de </w:t>
            </w:r>
            <w:r>
              <w:rPr>
                <w:rFonts w:ascii="Arial Narrow" w:hAnsi="Arial Narrow"/>
                <w:lang w:val="es-PE"/>
              </w:rPr>
              <w:t>N</w:t>
            </w:r>
            <w:r w:rsidR="00DB7E7B">
              <w:rPr>
                <w:rFonts w:ascii="Arial Narrow" w:hAnsi="Arial Narrow"/>
                <w:lang w:val="es-PE"/>
              </w:rPr>
              <w:t>egocio</w:t>
            </w:r>
            <w:r>
              <w:rPr>
                <w:rFonts w:ascii="Arial Narrow" w:hAnsi="Arial Narrow"/>
                <w:lang w:val="es-PE"/>
              </w:rPr>
              <w:t>,</w:t>
            </w:r>
            <w:r w:rsidR="002B4178">
              <w:rPr>
                <w:rFonts w:ascii="Arial Narrow" w:hAnsi="Arial Narrow"/>
                <w:lang w:val="es-PE"/>
              </w:rPr>
              <w:t xml:space="preserve"> </w:t>
            </w:r>
            <w:r w:rsidR="00375862">
              <w:rPr>
                <w:rFonts w:ascii="Arial Narrow" w:hAnsi="Arial Narrow"/>
                <w:lang w:val="es-PE"/>
              </w:rPr>
              <w:t xml:space="preserve">podrían </w:t>
            </w:r>
            <w:r w:rsidR="00824E57">
              <w:rPr>
                <w:rFonts w:ascii="Arial Narrow" w:hAnsi="Arial Narrow"/>
                <w:lang w:val="es-PE"/>
              </w:rPr>
              <w:t>comunicarse con</w:t>
            </w:r>
            <w:r w:rsidR="00375862">
              <w:rPr>
                <w:rFonts w:ascii="Arial Narrow" w:hAnsi="Arial Narrow"/>
                <w:lang w:val="es-PE"/>
              </w:rPr>
              <w:t xml:space="preserve"> </w:t>
            </w:r>
            <w:r w:rsidR="00824E57">
              <w:rPr>
                <w:rFonts w:ascii="Arial Narrow" w:hAnsi="Arial Narrow"/>
                <w:lang w:val="es-PE"/>
              </w:rPr>
              <w:t>el Gestor de Parametrización y Gestor de Documentos a través de la capa de integración</w:t>
            </w:r>
            <w:r>
              <w:rPr>
                <w:rFonts w:ascii="Arial Narrow" w:hAnsi="Arial Narrow"/>
                <w:lang w:val="es-PE"/>
              </w:rPr>
              <w:t>.</w:t>
            </w:r>
          </w:p>
        </w:tc>
      </w:tr>
      <w:tr w:rsidR="00764E70" w:rsidRPr="0002164A" w14:paraId="3793E02D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6EC423C7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5EDAF2B5" wp14:editId="109E0337">
                      <wp:extent cx="428400" cy="0"/>
                      <wp:effectExtent l="0" t="76200" r="10160" b="95250"/>
                      <wp:docPr id="12" name="Conector recto de flecha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783A5145" id="Conector recto de flecha 12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" strokecolor="red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59D88BE" w14:textId="6780944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Orquestación de procesos Batch utiliza los servicios de Batch y Job’s para ejecutar cada proceso configurado en un orden y priorización establecido. Utiliza la capa de Integración para lanzar la ejecución.</w:t>
            </w:r>
            <w:r w:rsidR="00D748B8">
              <w:rPr>
                <w:rFonts w:ascii="Arial Narrow" w:hAnsi="Arial Narrow"/>
                <w:lang w:val="es-PE"/>
              </w:rPr>
              <w:t xml:space="preserve"> Puede utilizar el servicio de Notificaciones.</w:t>
            </w:r>
            <w:r w:rsidR="006B07F1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764E70" w:rsidRPr="0002164A" w14:paraId="0EEDF8CA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3F0C01A1" w14:textId="77777777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18EE1951" wp14:editId="014E0515">
                      <wp:extent cx="428400" cy="0"/>
                      <wp:effectExtent l="0" t="76200" r="10160" b="95250"/>
                      <wp:docPr id="14" name="Conector recto de flecha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3399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F10E2B1" id="Conector recto de flecha 14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" strokecolor="#f39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4AA74AD0" w14:textId="447D1C90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Caché se comunica con el Servicio de Datos para refrescar el contenido en memoria</w:t>
            </w:r>
            <w:r w:rsidR="006018D6">
              <w:rPr>
                <w:rFonts w:ascii="Arial Narrow" w:hAnsi="Arial Narrow"/>
                <w:lang w:val="es-PE"/>
              </w:rPr>
              <w:t>. (*)</w:t>
            </w:r>
          </w:p>
        </w:tc>
      </w:tr>
      <w:tr w:rsidR="00764E70" w:rsidRPr="0002164A" w14:paraId="08A8E7A8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5A6E0E16" w14:textId="77777777" w:rsidR="00764E70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2925A323" wp14:editId="23F04B83">
                      <wp:extent cx="428400" cy="0"/>
                      <wp:effectExtent l="0" t="76200" r="10160" b="95250"/>
                      <wp:docPr id="15" name="Conector recto de flecha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0000FF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4D0A81" id="Conector recto de flecha 1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" strokecolor="blue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4B1F3E61" w14:textId="4C8987FA" w:rsidR="00764E70" w:rsidRPr="00C4678B" w:rsidRDefault="00764E7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El Front-End utiliza </w:t>
            </w:r>
            <w:r w:rsidR="00153735">
              <w:rPr>
                <w:rFonts w:ascii="Arial Narrow" w:hAnsi="Arial Narrow"/>
                <w:lang w:val="es-PE"/>
              </w:rPr>
              <w:t>servicios de negocio</w:t>
            </w:r>
            <w:r>
              <w:rPr>
                <w:rFonts w:ascii="Arial Narrow" w:hAnsi="Arial Narrow"/>
                <w:lang w:val="es-PE"/>
              </w:rPr>
              <w:t xml:space="preserve"> publicados en la capa de Integración para su funcionamiento</w:t>
            </w:r>
            <w:r w:rsidR="008F4798">
              <w:rPr>
                <w:rFonts w:ascii="Arial Narrow" w:hAnsi="Arial Narrow"/>
                <w:lang w:val="es-PE"/>
              </w:rPr>
              <w:t>.</w:t>
            </w:r>
            <w:r w:rsidR="006018D6">
              <w:rPr>
                <w:rFonts w:ascii="Arial Narrow" w:hAnsi="Arial Narrow"/>
                <w:lang w:val="es-PE"/>
              </w:rPr>
              <w:t xml:space="preserve"> (*)</w:t>
            </w:r>
          </w:p>
        </w:tc>
      </w:tr>
      <w:tr w:rsidR="002F4084" w:rsidRPr="0002164A" w14:paraId="02E29425" w14:textId="77777777" w:rsidTr="005F1350">
        <w:trPr>
          <w:cantSplit/>
        </w:trPr>
        <w:tc>
          <w:tcPr>
            <w:tcW w:w="906" w:type="dxa"/>
            <w:shd w:val="clear" w:color="auto" w:fill="auto"/>
            <w:vAlign w:val="center"/>
          </w:tcPr>
          <w:p w14:paraId="303B8897" w14:textId="7F4279A3" w:rsidR="002F4084" w:rsidRDefault="00B830A8" w:rsidP="0002164A">
            <w:pPr>
              <w:pStyle w:val="TableText"/>
              <w:keepNext/>
              <w:jc w:val="both"/>
              <w:rPr>
                <w:rFonts w:ascii="Arial Narrow" w:hAnsi="Arial Narrow"/>
                <w:noProof/>
                <w:lang w:val="es-PE" w:eastAsia="es-PE"/>
              </w:rPr>
            </w:pPr>
            <w:r>
              <w:rPr>
                <w:rFonts w:ascii="Arial Narrow" w:hAnsi="Arial Narrow"/>
                <w:noProof/>
                <w:lang w:val="es-PE" w:eastAsia="es-PE"/>
              </w:rPr>
              <mc:AlternateContent>
                <mc:Choice Requires="wps">
                  <w:drawing>
                    <wp:inline distT="0" distB="0" distL="0" distR="0" wp14:anchorId="34416A5C" wp14:editId="5EB3F312">
                      <wp:extent cx="428400" cy="0"/>
                      <wp:effectExtent l="0" t="76200" r="10160" b="95250"/>
                      <wp:docPr id="5" name="Conector recto de flecha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4284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chemeClr val="accent2"/>
                                </a:solidFill>
                                <a:prstDash val="sysDash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1EA88C90" id="Conector recto de flecha 5" o:spid="_x0000_s1026" type="#_x0000_t32" style="width:33.75pt;height:0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" strokecolor="#ed7d31 [3205]" strokeweight="1.5pt">
                      <v:stroke dashstyle="3 1" endarrow="block" joinstyle="miter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7365" w:type="dxa"/>
            <w:vAlign w:val="center"/>
          </w:tcPr>
          <w:p w14:paraId="76F3D295" w14:textId="4120F9B1" w:rsidR="002F4084" w:rsidRDefault="00616737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>El Servicio de Mensajes se comunica con el Servicio de Batch y Jobs para la ejecución de procesos en segundo plano de larga duración. Puede utilizar el servicio de Notificaciones.</w:t>
            </w:r>
          </w:p>
        </w:tc>
      </w:tr>
      <w:tr w:rsidR="005F1350" w:rsidRPr="00643EDE" w14:paraId="4BDDD71D" w14:textId="77777777" w:rsidTr="00E11EB2">
        <w:trPr>
          <w:cantSplit/>
        </w:trPr>
        <w:tc>
          <w:tcPr>
            <w:tcW w:w="8271" w:type="dxa"/>
            <w:gridSpan w:val="2"/>
            <w:shd w:val="clear" w:color="auto" w:fill="auto"/>
            <w:vAlign w:val="center"/>
          </w:tcPr>
          <w:p w14:paraId="277EF085" w14:textId="6D7C6BE2" w:rsidR="005F1350" w:rsidRDefault="005F1350" w:rsidP="0002164A">
            <w:pPr>
              <w:pStyle w:val="TableText"/>
              <w:keepNext/>
              <w:jc w:val="both"/>
              <w:rPr>
                <w:rFonts w:ascii="Arial Narrow" w:hAnsi="Arial Narrow"/>
                <w:lang w:val="es-PE"/>
              </w:rPr>
            </w:pPr>
            <w:r>
              <w:rPr>
                <w:rFonts w:ascii="Arial Narrow" w:hAnsi="Arial Narrow"/>
                <w:lang w:val="es-PE"/>
              </w:rPr>
              <w:t xml:space="preserve">(*) </w:t>
            </w:r>
            <w:r w:rsidR="00B96FB8">
              <w:rPr>
                <w:rFonts w:ascii="Arial Narrow" w:hAnsi="Arial Narrow"/>
                <w:lang w:val="es-PE"/>
              </w:rPr>
              <w:t xml:space="preserve">Los Servicios de Negocio, Servicio de Caché y Servicios de Batch y Job’s </w:t>
            </w:r>
            <w:r w:rsidR="009B4615">
              <w:rPr>
                <w:rFonts w:ascii="Arial Narrow" w:hAnsi="Arial Narrow"/>
                <w:lang w:val="es-PE"/>
              </w:rPr>
              <w:t>se comunican</w:t>
            </w:r>
            <w:r w:rsidR="00B96FB8">
              <w:rPr>
                <w:rFonts w:ascii="Arial Narrow" w:hAnsi="Arial Narrow"/>
                <w:lang w:val="es-PE"/>
              </w:rPr>
              <w:t xml:space="preserve"> directamente los Servicios de Datos</w:t>
            </w:r>
            <w:r w:rsidR="00B01226">
              <w:rPr>
                <w:rFonts w:ascii="Arial Narrow" w:hAnsi="Arial Narrow"/>
                <w:lang w:val="es-PE"/>
              </w:rPr>
              <w:t>.</w:t>
            </w:r>
          </w:p>
        </w:tc>
      </w:tr>
    </w:tbl>
    <w:p w14:paraId="1C337261" w14:textId="77777777" w:rsidR="00297E9C" w:rsidRDefault="00297E9C">
      <w:pPr>
        <w:spacing w:before="0" w:after="160" w:line="259" w:lineRule="auto"/>
        <w:rPr>
          <w:rFonts w:ascii="Arial Narrow" w:hAnsi="Arial Narrow"/>
          <w:lang w:val="es-PE"/>
        </w:rPr>
      </w:pPr>
      <w:r>
        <w:rPr>
          <w:rFonts w:ascii="Arial Narrow" w:hAnsi="Arial Narrow"/>
          <w:lang w:val="es-PE"/>
        </w:rPr>
        <w:br w:type="page"/>
      </w:r>
    </w:p>
    <w:p w14:paraId="30BD38AF" w14:textId="77777777" w:rsidR="003F4746" w:rsidRDefault="003F4746" w:rsidP="00297E9C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  <w:sectPr w:rsidR="003F4746" w:rsidSect="00542EEC"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7CB7AC8E" w14:textId="1D55EABF" w:rsidR="00297E9C" w:rsidRDefault="00297E9C" w:rsidP="00297E9C">
      <w:pPr>
        <w:pStyle w:val="Ttulo2"/>
        <w:numPr>
          <w:ilvl w:val="1"/>
          <w:numId w:val="1"/>
        </w:numPr>
        <w:rPr>
          <w:rFonts w:ascii="Arial Narrow" w:hAnsi="Arial Narrow"/>
          <w:lang w:val="es-PE"/>
        </w:rPr>
      </w:pPr>
      <w:bookmarkStart w:id="43" w:name="_Toc522127030"/>
      <w:r>
        <w:rPr>
          <w:rFonts w:ascii="Arial Narrow" w:hAnsi="Arial Narrow"/>
          <w:lang w:val="es-PE"/>
        </w:rPr>
        <w:lastRenderedPageBreak/>
        <w:t>Arquitectura de Integración</w:t>
      </w:r>
      <w:bookmarkEnd w:id="43"/>
    </w:p>
    <w:p w14:paraId="041B729D" w14:textId="13E0F908" w:rsidR="00E20471" w:rsidRDefault="00E20471" w:rsidP="00E20471">
      <w:pPr>
        <w:rPr>
          <w:rFonts w:ascii="Arial Narrow" w:hAnsi="Arial Narrow"/>
          <w:lang w:val="es-PE"/>
        </w:rPr>
      </w:pPr>
      <w:r w:rsidRPr="00A81E6B">
        <w:rPr>
          <w:rFonts w:ascii="Arial Narrow" w:hAnsi="Arial Narrow"/>
          <w:lang w:val="es-PE"/>
        </w:rPr>
        <w:t xml:space="preserve">Este diagrama muestra el mapa de integraciones y los sistemas que deben sufrir cambios para </w:t>
      </w:r>
      <w:r w:rsidR="00D225F3" w:rsidRPr="00A81E6B">
        <w:rPr>
          <w:rFonts w:ascii="Arial Narrow" w:hAnsi="Arial Narrow"/>
          <w:lang w:val="es-PE"/>
        </w:rPr>
        <w:t xml:space="preserve">conectarse a la arquitectura </w:t>
      </w:r>
      <w:commentRangeStart w:id="44"/>
      <w:commentRangeStart w:id="45"/>
      <w:r w:rsidR="00D225F3" w:rsidRPr="00A81E6B">
        <w:rPr>
          <w:rFonts w:ascii="Arial Narrow" w:hAnsi="Arial Narrow"/>
          <w:lang w:val="es-PE"/>
        </w:rPr>
        <w:t>KADABRA</w:t>
      </w:r>
      <w:commentRangeEnd w:id="44"/>
      <w:r w:rsidR="00F66431">
        <w:rPr>
          <w:rStyle w:val="Refdecomentario"/>
        </w:rPr>
        <w:commentReference w:id="44"/>
      </w:r>
      <w:commentRangeEnd w:id="45"/>
      <w:r w:rsidR="00F13308">
        <w:rPr>
          <w:rStyle w:val="Refdecomentario"/>
        </w:rPr>
        <w:commentReference w:id="45"/>
      </w:r>
      <w:r w:rsidR="00D225F3" w:rsidRPr="00A81E6B">
        <w:rPr>
          <w:rFonts w:ascii="Arial Narrow" w:hAnsi="Arial Narrow"/>
          <w:lang w:val="es-PE"/>
        </w:rPr>
        <w:t>.</w:t>
      </w:r>
    </w:p>
    <w:p w14:paraId="40083A1D" w14:textId="1FA62F9B" w:rsidR="00261381" w:rsidRDefault="00261381" w:rsidP="00993062">
      <w:pPr>
        <w:ind w:left="567"/>
        <w:rPr>
          <w:ins w:id="46" w:author="Autor"/>
          <w:rFonts w:ascii="Arial Narrow" w:hAnsi="Arial Narrow"/>
          <w:lang w:val="es-PE"/>
        </w:rPr>
      </w:pPr>
    </w:p>
    <w:p w14:paraId="668358CE" w14:textId="7B9DC15E" w:rsidR="009F4974" w:rsidRDefault="00882DE6" w:rsidP="00993062">
      <w:pPr>
        <w:ind w:left="567"/>
        <w:rPr>
          <w:rFonts w:ascii="Arial Narrow" w:hAnsi="Arial Narrow"/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6E101F6B" wp14:editId="2B10814F">
            <wp:extent cx="7829550" cy="413286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834813" cy="413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90B8" w14:textId="109EF28C" w:rsidR="0070370C" w:rsidRPr="00A81E6B" w:rsidRDefault="0070370C" w:rsidP="00330B25">
      <w:pPr>
        <w:ind w:left="567"/>
        <w:jc w:val="center"/>
        <w:rPr>
          <w:rFonts w:ascii="Arial Narrow" w:hAnsi="Arial Narrow"/>
          <w:lang w:val="es-PE"/>
        </w:rPr>
      </w:pPr>
      <w:r>
        <w:object w:dxaOrig="2737" w:dyaOrig="312" w14:anchorId="1E4D255C">
          <v:shape id="_x0000_i1029" type="#_x0000_t75" style="width:136.8pt;height:15.6pt" o:ole="">
            <v:imagedata r:id="rId42" o:title=""/>
          </v:shape>
          <o:OLEObject Type="Embed" ProgID="Visio.Drawing.11" ShapeID="_x0000_i1029" DrawAspect="Content" ObjectID="_1596037097" r:id="rId43"/>
        </w:object>
      </w:r>
    </w:p>
    <w:sectPr w:rsidR="0070370C" w:rsidRPr="00A81E6B" w:rsidSect="003F4746"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9" w:author="Autor" w:initials="A">
    <w:p w14:paraId="3E913DE6" w14:textId="77777777" w:rsidR="00F13308" w:rsidRDefault="00F13308" w:rsidP="00643EDE">
      <w:pPr>
        <w:pStyle w:val="Prrafodelista"/>
        <w:ind w:left="0"/>
        <w:jc w:val="both"/>
        <w:rPr>
          <w:rFonts w:ascii="Arial Narrow" w:hAnsi="Arial Narrow"/>
          <w:lang w:val="es-PE"/>
        </w:rPr>
      </w:pPr>
      <w:r>
        <w:rPr>
          <w:rStyle w:val="Refdecomentario"/>
        </w:rPr>
        <w:annotationRef/>
      </w:r>
      <w:r>
        <w:rPr>
          <w:rFonts w:ascii="Arial Narrow" w:hAnsi="Arial Narrow"/>
          <w:b/>
          <w:color w:val="FF0000"/>
          <w:lang w:val="es-PE"/>
        </w:rPr>
        <w:t xml:space="preserve">Ventajas o </w:t>
      </w:r>
      <w:proofErr w:type="spellStart"/>
      <w:r>
        <w:rPr>
          <w:rFonts w:ascii="Arial Narrow" w:hAnsi="Arial Narrow"/>
          <w:b/>
          <w:color w:val="FF0000"/>
          <w:lang w:val="es-PE"/>
        </w:rPr>
        <w:t>deventajas</w:t>
      </w:r>
      <w:proofErr w:type="spellEnd"/>
      <w:r>
        <w:rPr>
          <w:rFonts w:ascii="Arial Narrow" w:hAnsi="Arial Narrow"/>
          <w:b/>
          <w:color w:val="FF0000"/>
          <w:lang w:val="es-PE"/>
        </w:rPr>
        <w:t xml:space="preserve"> de cada modelo. Sesiones con </w:t>
      </w:r>
      <w:proofErr w:type="spellStart"/>
      <w:r>
        <w:rPr>
          <w:rFonts w:ascii="Arial Narrow" w:hAnsi="Arial Narrow"/>
          <w:b/>
          <w:color w:val="FF0000"/>
          <w:lang w:val="es-PE"/>
        </w:rPr>
        <w:t>sql</w:t>
      </w:r>
      <w:proofErr w:type="spellEnd"/>
      <w:r>
        <w:rPr>
          <w:rFonts w:ascii="Arial Narrow" w:hAnsi="Arial Narrow"/>
          <w:b/>
          <w:color w:val="FF0000"/>
          <w:lang w:val="es-PE"/>
        </w:rPr>
        <w:t xml:space="preserve"> lite y token.</w:t>
      </w:r>
    </w:p>
    <w:p w14:paraId="433ADB59" w14:textId="43FDCFE1" w:rsidR="00F13308" w:rsidRPr="00643EDE" w:rsidRDefault="00F13308">
      <w:pPr>
        <w:pStyle w:val="Textocomentario"/>
        <w:rPr>
          <w:lang w:val="es-PE"/>
        </w:rPr>
      </w:pPr>
    </w:p>
  </w:comment>
  <w:comment w:id="28" w:author="Autor" w:initials="A">
    <w:p w14:paraId="32E685F2" w14:textId="29EAD2EF" w:rsidR="0078399B" w:rsidRDefault="0078399B">
      <w:pPr>
        <w:pStyle w:val="Textocomentario"/>
      </w:pPr>
      <w:r>
        <w:rPr>
          <w:rStyle w:val="Refdecomentario"/>
        </w:rPr>
        <w:annotationRef/>
      </w:r>
      <w:r>
        <w:t xml:space="preserve">El </w:t>
      </w:r>
      <w:proofErr w:type="spellStart"/>
      <w:r>
        <w:t>uso</w:t>
      </w:r>
      <w:proofErr w:type="spellEnd"/>
      <w:r>
        <w:t xml:space="preserve"> de token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obligatorio</w:t>
      </w:r>
      <w:proofErr w:type="spellEnd"/>
      <w:r>
        <w:t xml:space="preserve">. La </w:t>
      </w:r>
      <w:proofErr w:type="spellStart"/>
      <w:r>
        <w:t>diferencia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almacenamiento</w:t>
      </w:r>
      <w:proofErr w:type="spellEnd"/>
      <w:r>
        <w:t xml:space="preserve"> de token por session. Se </w:t>
      </w:r>
      <w:proofErr w:type="spellStart"/>
      <w:r>
        <w:t>detalla</w:t>
      </w:r>
      <w:proofErr w:type="spellEnd"/>
      <w:r>
        <w:t xml:space="preserve"> </w:t>
      </w:r>
      <w:proofErr w:type="spellStart"/>
      <w:r>
        <w:t>diferencias</w:t>
      </w:r>
      <w:proofErr w:type="spellEnd"/>
      <w:r>
        <w:t>.</w:t>
      </w:r>
    </w:p>
  </w:comment>
  <w:comment w:id="32" w:author="Autor" w:initials="A">
    <w:p w14:paraId="14EFEA6D" w14:textId="52169CA8" w:rsidR="00F13308" w:rsidRPr="00643EDE" w:rsidRDefault="00F1330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643EDE">
        <w:rPr>
          <w:lang w:val="es-PE"/>
        </w:rPr>
        <w:t xml:space="preserve">Se coordinó que no se </w:t>
      </w:r>
      <w:proofErr w:type="spellStart"/>
      <w:r w:rsidRPr="00643EDE">
        <w:rPr>
          <w:lang w:val="es-PE"/>
        </w:rPr>
        <w:t>usaria</w:t>
      </w:r>
      <w:proofErr w:type="spellEnd"/>
      <w:r w:rsidRPr="00643EDE">
        <w:rPr>
          <w:lang w:val="es-PE"/>
        </w:rPr>
        <w:t xml:space="preserve"> un motor de reglas de negocio, confirmar…</w:t>
      </w:r>
    </w:p>
  </w:comment>
  <w:comment w:id="33" w:author="Autor" w:initials="A">
    <w:p w14:paraId="04D36A18" w14:textId="519DCE67" w:rsidR="00F13308" w:rsidRDefault="00F13308">
      <w:pPr>
        <w:pStyle w:val="Textocomentario"/>
      </w:pPr>
      <w:r>
        <w:rPr>
          <w:rStyle w:val="Refdecomentario"/>
        </w:rPr>
        <w:annotationRef/>
      </w:r>
      <w:r>
        <w:t xml:space="preserve">Es </w:t>
      </w:r>
      <w:proofErr w:type="spellStart"/>
      <w:r>
        <w:t>correcto</w:t>
      </w:r>
      <w:proofErr w:type="spellEnd"/>
      <w:r>
        <w:t xml:space="preserve">. No se </w:t>
      </w:r>
      <w:proofErr w:type="spellStart"/>
      <w:r>
        <w:t>usará</w:t>
      </w:r>
      <w:proofErr w:type="spellEnd"/>
      <w:r>
        <w:t xml:space="preserve"> un motor de </w:t>
      </w:r>
      <w:proofErr w:type="spellStart"/>
      <w:r>
        <w:t>reglas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el gestor </w:t>
      </w:r>
      <w:proofErr w:type="spellStart"/>
      <w:r>
        <w:t>permitirá</w:t>
      </w:r>
      <w:proofErr w:type="spellEnd"/>
      <w:r>
        <w:t xml:space="preserve"> </w:t>
      </w:r>
      <w:proofErr w:type="spellStart"/>
      <w:r>
        <w:t>configurarlas</w:t>
      </w:r>
      <w:proofErr w:type="spellEnd"/>
      <w:r>
        <w:t>.</w:t>
      </w:r>
    </w:p>
  </w:comment>
  <w:comment w:id="36" w:author="Autor" w:initials="A">
    <w:p w14:paraId="423C321F" w14:textId="31D8828E" w:rsidR="00F13308" w:rsidRPr="00643EDE" w:rsidRDefault="00F1330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643EDE">
        <w:rPr>
          <w:lang w:val="es-PE"/>
        </w:rPr>
        <w:t>Completar con lo de color rojo</w:t>
      </w:r>
    </w:p>
  </w:comment>
  <w:comment w:id="37" w:author="Autor" w:initials="A">
    <w:p w14:paraId="4DC2E843" w14:textId="3E3B1EF7" w:rsidR="001264DD" w:rsidRDefault="001264DD">
      <w:pPr>
        <w:pStyle w:val="Textocomentario"/>
      </w:pPr>
      <w:r>
        <w:rPr>
          <w:rStyle w:val="Refdecomentario"/>
        </w:rPr>
        <w:annotationRef/>
      </w:r>
      <w:r>
        <w:t xml:space="preserve">De </w:t>
      </w:r>
      <w:proofErr w:type="spellStart"/>
      <w:r>
        <w:t>acuerdo</w:t>
      </w:r>
      <w:proofErr w:type="spellEnd"/>
    </w:p>
  </w:comment>
  <w:comment w:id="38" w:author="Autor" w:initials="A">
    <w:p w14:paraId="4EB7F689" w14:textId="33726071" w:rsidR="00F13308" w:rsidRPr="00643EDE" w:rsidRDefault="00F13308">
      <w:pPr>
        <w:pStyle w:val="Textocomentario"/>
        <w:rPr>
          <w:lang w:val="es-PE"/>
        </w:rPr>
      </w:pPr>
      <w:r>
        <w:rPr>
          <w:rStyle w:val="Refdecomentario"/>
        </w:rPr>
        <w:annotationRef/>
      </w:r>
      <w:r w:rsidRPr="00AB0B75">
        <w:rPr>
          <w:rFonts w:ascii="Arial Narrow" w:hAnsi="Arial Narrow"/>
          <w:b/>
          <w:color w:val="FF0000"/>
          <w:lang w:val="es-PE"/>
        </w:rPr>
        <w:t>DevOps</w:t>
      </w:r>
      <w:r>
        <w:rPr>
          <w:rFonts w:ascii="Arial Narrow" w:hAnsi="Arial Narrow"/>
          <w:b/>
          <w:color w:val="FF0000"/>
          <w:lang w:val="es-PE"/>
        </w:rPr>
        <w:t xml:space="preserve"> – Puedo usar </w:t>
      </w:r>
      <w:proofErr w:type="spellStart"/>
      <w:r>
        <w:rPr>
          <w:rFonts w:ascii="Arial Narrow" w:hAnsi="Arial Narrow"/>
          <w:b/>
          <w:color w:val="FF0000"/>
          <w:lang w:val="es-PE"/>
        </w:rPr>
        <w:t>devops</w:t>
      </w:r>
      <w:proofErr w:type="spellEnd"/>
      <w:r>
        <w:rPr>
          <w:rFonts w:ascii="Arial Narrow" w:hAnsi="Arial Narrow"/>
          <w:b/>
          <w:color w:val="FF0000"/>
          <w:lang w:val="es-PE"/>
        </w:rPr>
        <w:t xml:space="preserve"> sin usar microservicios</w:t>
      </w:r>
      <w:r w:rsidRPr="00AB0B75">
        <w:rPr>
          <w:rFonts w:ascii="Arial Narrow" w:hAnsi="Arial Narrow"/>
          <w:b/>
          <w:color w:val="FF0000"/>
          <w:lang w:val="es-PE"/>
        </w:rPr>
        <w:t>.</w:t>
      </w:r>
    </w:p>
  </w:comment>
  <w:comment w:id="39" w:author="Autor" w:initials="A">
    <w:p w14:paraId="3A1AE5EA" w14:textId="2BCEE3EE" w:rsidR="00F13308" w:rsidRDefault="00F13308">
      <w:pPr>
        <w:pStyle w:val="Textocomentario"/>
      </w:pPr>
      <w:r>
        <w:rPr>
          <w:rStyle w:val="Refdecomentario"/>
        </w:rPr>
        <w:annotationRef/>
      </w:r>
      <w:r w:rsidR="00174B19" w:rsidRPr="00174B19">
        <w:t xml:space="preserve">Si, </w:t>
      </w:r>
      <w:proofErr w:type="spellStart"/>
      <w:r w:rsidR="00174B19" w:rsidRPr="00174B19">
        <w:t>pero</w:t>
      </w:r>
      <w:proofErr w:type="spellEnd"/>
      <w:r w:rsidR="00174B19" w:rsidRPr="00174B19">
        <w:t xml:space="preserve"> el </w:t>
      </w:r>
      <w:proofErr w:type="spellStart"/>
      <w:r w:rsidR="00174B19" w:rsidRPr="00174B19">
        <w:t>concepto</w:t>
      </w:r>
      <w:proofErr w:type="spellEnd"/>
      <w:r w:rsidR="00174B19" w:rsidRPr="00174B19">
        <w:t xml:space="preserve"> de DevOps se </w:t>
      </w:r>
      <w:proofErr w:type="spellStart"/>
      <w:r w:rsidR="00174B19" w:rsidRPr="00174B19">
        <w:t>ajusta</w:t>
      </w:r>
      <w:proofErr w:type="spellEnd"/>
      <w:r w:rsidR="00174B19" w:rsidRPr="00174B19">
        <w:t xml:space="preserve"> </w:t>
      </w:r>
      <w:proofErr w:type="spellStart"/>
      <w:r w:rsidR="00174B19" w:rsidRPr="00174B19">
        <w:t>más</w:t>
      </w:r>
      <w:proofErr w:type="spellEnd"/>
      <w:r w:rsidR="00174B19" w:rsidRPr="00174B19">
        <w:t xml:space="preserve"> a un </w:t>
      </w:r>
      <w:proofErr w:type="spellStart"/>
      <w:r w:rsidR="00174B19" w:rsidRPr="00174B19">
        <w:t>esquema</w:t>
      </w:r>
      <w:proofErr w:type="spellEnd"/>
      <w:r w:rsidR="00174B19" w:rsidRPr="00174B19">
        <w:t xml:space="preserve"> de </w:t>
      </w:r>
      <w:proofErr w:type="spellStart"/>
      <w:r w:rsidR="00174B19" w:rsidRPr="00174B19">
        <w:t>microservicios</w:t>
      </w:r>
      <w:proofErr w:type="spellEnd"/>
      <w:r w:rsidR="00174B19" w:rsidRPr="00174B19">
        <w:t xml:space="preserve">, </w:t>
      </w:r>
      <w:proofErr w:type="spellStart"/>
      <w:r w:rsidR="00174B19" w:rsidRPr="00174B19">
        <w:t>debido</w:t>
      </w:r>
      <w:proofErr w:type="spellEnd"/>
      <w:r w:rsidR="00174B19" w:rsidRPr="00174B19">
        <w:t xml:space="preserve"> a </w:t>
      </w:r>
      <w:proofErr w:type="spellStart"/>
      <w:r w:rsidR="00174B19" w:rsidRPr="00174B19">
        <w:t>su</w:t>
      </w:r>
      <w:proofErr w:type="spellEnd"/>
      <w:r w:rsidR="00174B19" w:rsidRPr="00174B19">
        <w:t xml:space="preserve"> </w:t>
      </w:r>
      <w:proofErr w:type="spellStart"/>
      <w:r w:rsidR="00174B19" w:rsidRPr="00174B19">
        <w:t>facilidad</w:t>
      </w:r>
      <w:proofErr w:type="spellEnd"/>
      <w:r w:rsidR="00174B19" w:rsidRPr="00174B19">
        <w:t xml:space="preserve"> de </w:t>
      </w:r>
      <w:proofErr w:type="spellStart"/>
      <w:r w:rsidR="00174B19" w:rsidRPr="00174B19">
        <w:t>despliegue</w:t>
      </w:r>
      <w:proofErr w:type="spellEnd"/>
      <w:r w:rsidR="00174B19" w:rsidRPr="00174B19">
        <w:t xml:space="preserve"> entre los </w:t>
      </w:r>
      <w:proofErr w:type="spellStart"/>
      <w:r w:rsidR="00174B19" w:rsidRPr="00174B19">
        <w:t>ambientes</w:t>
      </w:r>
      <w:proofErr w:type="spellEnd"/>
      <w:r w:rsidR="00174B19" w:rsidRPr="00174B19">
        <w:t xml:space="preserve"> de </w:t>
      </w:r>
      <w:proofErr w:type="spellStart"/>
      <w:r w:rsidR="00174B19" w:rsidRPr="00174B19">
        <w:t>integración</w:t>
      </w:r>
      <w:proofErr w:type="spellEnd"/>
      <w:r w:rsidR="00174B19" w:rsidRPr="00174B19">
        <w:t xml:space="preserve">, </w:t>
      </w:r>
      <w:proofErr w:type="spellStart"/>
      <w:r w:rsidR="00174B19" w:rsidRPr="00174B19">
        <w:t>calidad</w:t>
      </w:r>
      <w:proofErr w:type="spellEnd"/>
      <w:r w:rsidR="00174B19" w:rsidRPr="00174B19">
        <w:t xml:space="preserve"> y </w:t>
      </w:r>
      <w:proofErr w:type="spellStart"/>
      <w:r w:rsidR="00174B19" w:rsidRPr="00174B19">
        <w:t>producción</w:t>
      </w:r>
      <w:proofErr w:type="spellEnd"/>
      <w:r w:rsidR="00174B19" w:rsidRPr="00174B19">
        <w:t xml:space="preserve">. </w:t>
      </w:r>
      <w:proofErr w:type="spellStart"/>
      <w:r w:rsidR="00174B19" w:rsidRPr="00174B19">
        <w:t>Además</w:t>
      </w:r>
      <w:proofErr w:type="spellEnd"/>
      <w:r w:rsidR="00174B19" w:rsidRPr="00174B19">
        <w:t xml:space="preserve">, con DevOps se </w:t>
      </w:r>
      <w:proofErr w:type="spellStart"/>
      <w:r w:rsidR="00174B19" w:rsidRPr="00174B19">
        <w:t>logra</w:t>
      </w:r>
      <w:proofErr w:type="spellEnd"/>
      <w:r w:rsidR="00174B19" w:rsidRPr="00174B19">
        <w:t xml:space="preserve"> </w:t>
      </w:r>
      <w:proofErr w:type="spellStart"/>
      <w:r w:rsidR="00174B19" w:rsidRPr="00174B19">
        <w:t>optimizar</w:t>
      </w:r>
      <w:proofErr w:type="spellEnd"/>
      <w:r w:rsidR="00174B19" w:rsidRPr="00174B19">
        <w:t xml:space="preserve"> las </w:t>
      </w:r>
      <w:proofErr w:type="spellStart"/>
      <w:r w:rsidR="00174B19" w:rsidRPr="00174B19">
        <w:t>pruebas</w:t>
      </w:r>
      <w:proofErr w:type="spellEnd"/>
      <w:r w:rsidR="00174B19" w:rsidRPr="00174B19">
        <w:t xml:space="preserve"> de </w:t>
      </w:r>
      <w:proofErr w:type="spellStart"/>
      <w:r w:rsidR="00174B19" w:rsidRPr="00174B19">
        <w:t>código</w:t>
      </w:r>
      <w:proofErr w:type="spellEnd"/>
      <w:r w:rsidR="00174B19" w:rsidRPr="00174B19">
        <w:t xml:space="preserve"> a </w:t>
      </w:r>
      <w:proofErr w:type="spellStart"/>
      <w:r w:rsidR="00174B19" w:rsidRPr="00174B19">
        <w:t>nivel</w:t>
      </w:r>
      <w:proofErr w:type="spellEnd"/>
      <w:r w:rsidR="00174B19" w:rsidRPr="00174B19">
        <w:t xml:space="preserve"> </w:t>
      </w:r>
      <w:proofErr w:type="spellStart"/>
      <w:r w:rsidR="00174B19" w:rsidRPr="00174B19">
        <w:t>unitario</w:t>
      </w:r>
      <w:proofErr w:type="spellEnd"/>
      <w:r w:rsidR="00174B19" w:rsidRPr="00174B19">
        <w:t xml:space="preserve"> </w:t>
      </w:r>
      <w:proofErr w:type="spellStart"/>
      <w:r w:rsidR="00174B19" w:rsidRPr="00174B19">
        <w:t>utilizando</w:t>
      </w:r>
      <w:proofErr w:type="spellEnd"/>
      <w:r w:rsidR="00174B19" w:rsidRPr="00174B19">
        <w:t xml:space="preserve"> las </w:t>
      </w:r>
      <w:proofErr w:type="spellStart"/>
      <w:r w:rsidR="00174B19" w:rsidRPr="00174B19">
        <w:t>prácticas</w:t>
      </w:r>
      <w:proofErr w:type="spellEnd"/>
      <w:r w:rsidR="00174B19" w:rsidRPr="00174B19">
        <w:t xml:space="preserve"> de TDD (Test Driven Domain) y </w:t>
      </w:r>
      <w:proofErr w:type="spellStart"/>
      <w:r w:rsidR="00174B19" w:rsidRPr="00174B19">
        <w:t>código</w:t>
      </w:r>
      <w:proofErr w:type="spellEnd"/>
      <w:r w:rsidR="00174B19" w:rsidRPr="00174B19">
        <w:t xml:space="preserve"> </w:t>
      </w:r>
      <w:proofErr w:type="spellStart"/>
      <w:r w:rsidR="00174B19" w:rsidRPr="00174B19">
        <w:t>limpio</w:t>
      </w:r>
      <w:proofErr w:type="spellEnd"/>
      <w:r w:rsidR="00174B19" w:rsidRPr="00174B19">
        <w:t xml:space="preserve"> (</w:t>
      </w:r>
      <w:proofErr w:type="spellStart"/>
      <w:r w:rsidR="00174B19" w:rsidRPr="00174B19">
        <w:t>eliminación</w:t>
      </w:r>
      <w:proofErr w:type="spellEnd"/>
      <w:r w:rsidR="00174B19" w:rsidRPr="00174B19">
        <w:t xml:space="preserve"> de </w:t>
      </w:r>
      <w:proofErr w:type="spellStart"/>
      <w:r w:rsidR="00174B19" w:rsidRPr="00174B19">
        <w:t>código</w:t>
      </w:r>
      <w:proofErr w:type="spellEnd"/>
      <w:r w:rsidR="00174B19" w:rsidRPr="00174B19">
        <w:t xml:space="preserve"> </w:t>
      </w:r>
      <w:proofErr w:type="spellStart"/>
      <w:r w:rsidR="00174B19" w:rsidRPr="00174B19">
        <w:t>basura</w:t>
      </w:r>
      <w:proofErr w:type="spellEnd"/>
      <w:r w:rsidR="00174B19" w:rsidRPr="00174B19">
        <w:t xml:space="preserve">). Para </w:t>
      </w:r>
      <w:proofErr w:type="spellStart"/>
      <w:r w:rsidR="00174B19" w:rsidRPr="00174B19">
        <w:t>usar</w:t>
      </w:r>
      <w:proofErr w:type="spellEnd"/>
      <w:r w:rsidR="00174B19" w:rsidRPr="00174B19">
        <w:t xml:space="preserve"> DevOps </w:t>
      </w:r>
      <w:proofErr w:type="spellStart"/>
      <w:r w:rsidR="00174B19" w:rsidRPr="00174B19">
        <w:t>en</w:t>
      </w:r>
      <w:proofErr w:type="spellEnd"/>
      <w:r w:rsidR="00174B19" w:rsidRPr="00174B19">
        <w:t xml:space="preserve"> </w:t>
      </w:r>
      <w:proofErr w:type="spellStart"/>
      <w:r w:rsidR="00174B19" w:rsidRPr="00174B19">
        <w:t>aplicaciones</w:t>
      </w:r>
      <w:proofErr w:type="spellEnd"/>
      <w:r w:rsidR="00174B19" w:rsidRPr="00174B19">
        <w:t xml:space="preserve"> </w:t>
      </w:r>
      <w:proofErr w:type="spellStart"/>
      <w:r w:rsidR="00174B19" w:rsidRPr="00174B19">
        <w:t>monoliticas</w:t>
      </w:r>
      <w:proofErr w:type="spellEnd"/>
      <w:r w:rsidR="00174B19" w:rsidRPr="00174B19">
        <w:t xml:space="preserve"> se </w:t>
      </w:r>
      <w:proofErr w:type="spellStart"/>
      <w:r w:rsidR="00174B19" w:rsidRPr="00174B19">
        <w:t>necesita</w:t>
      </w:r>
      <w:proofErr w:type="spellEnd"/>
      <w:r w:rsidR="00174B19" w:rsidRPr="00174B19">
        <w:t xml:space="preserve"> </w:t>
      </w:r>
      <w:proofErr w:type="spellStart"/>
      <w:r w:rsidR="00174B19" w:rsidRPr="00174B19">
        <w:t>implementar</w:t>
      </w:r>
      <w:proofErr w:type="spellEnd"/>
      <w:r w:rsidR="00174B19" w:rsidRPr="00174B19">
        <w:t xml:space="preserve"> </w:t>
      </w:r>
      <w:proofErr w:type="spellStart"/>
      <w:r w:rsidR="00174B19" w:rsidRPr="00174B19">
        <w:t>más</w:t>
      </w:r>
      <w:proofErr w:type="spellEnd"/>
      <w:r w:rsidR="00174B19" w:rsidRPr="00174B19">
        <w:t xml:space="preserve"> puntos de control para </w:t>
      </w:r>
      <w:proofErr w:type="spellStart"/>
      <w:r w:rsidR="00174B19" w:rsidRPr="00174B19">
        <w:t>cumplir</w:t>
      </w:r>
      <w:proofErr w:type="spellEnd"/>
      <w:r w:rsidR="00174B19" w:rsidRPr="00174B19">
        <w:t xml:space="preserve"> con las </w:t>
      </w:r>
      <w:proofErr w:type="spellStart"/>
      <w:r w:rsidR="00174B19" w:rsidRPr="00174B19">
        <w:t>ventajas</w:t>
      </w:r>
      <w:proofErr w:type="spellEnd"/>
      <w:r w:rsidR="00174B19" w:rsidRPr="00174B19">
        <w:t xml:space="preserve"> </w:t>
      </w:r>
      <w:proofErr w:type="spellStart"/>
      <w:r w:rsidR="00174B19" w:rsidRPr="00174B19">
        <w:t>descritas</w:t>
      </w:r>
      <w:proofErr w:type="spellEnd"/>
      <w:r w:rsidR="00174B19" w:rsidRPr="00174B19">
        <w:t xml:space="preserve"> </w:t>
      </w:r>
      <w:proofErr w:type="spellStart"/>
      <w:r w:rsidR="00174B19" w:rsidRPr="00174B19">
        <w:t>anteriormente</w:t>
      </w:r>
      <w:proofErr w:type="spellEnd"/>
      <w:r w:rsidR="00174B19" w:rsidRPr="00174B19">
        <w:t>.</w:t>
      </w:r>
    </w:p>
  </w:comment>
  <w:comment w:id="44" w:author="Autor" w:initials="A">
    <w:p w14:paraId="680FED50" w14:textId="263D8AF1" w:rsidR="00F13308" w:rsidRPr="00192436" w:rsidRDefault="00F13308" w:rsidP="00F66431">
      <w:pPr>
        <w:rPr>
          <w:rFonts w:ascii="Arial Narrow" w:hAnsi="Arial Narrow"/>
          <w:b/>
          <w:color w:val="FF0000"/>
          <w:lang w:val="es-PE"/>
        </w:rPr>
      </w:pPr>
      <w:r>
        <w:rPr>
          <w:rStyle w:val="Refdecomentario"/>
        </w:rPr>
        <w:annotationRef/>
      </w:r>
      <w:r w:rsidRPr="00192436">
        <w:rPr>
          <w:rFonts w:ascii="Arial Narrow" w:hAnsi="Arial Narrow"/>
          <w:b/>
          <w:color w:val="FF0000"/>
          <w:lang w:val="es-PE"/>
        </w:rPr>
        <w:t xml:space="preserve">¿El acceso a la instancia de replicación será directo por parte de prima o integra? </w:t>
      </w:r>
    </w:p>
    <w:p w14:paraId="61D61EE0" w14:textId="6E6B5C87" w:rsidR="00F13308" w:rsidRPr="00F66431" w:rsidRDefault="00F13308">
      <w:pPr>
        <w:pStyle w:val="Textocomentario"/>
        <w:rPr>
          <w:lang w:val="es-PE"/>
        </w:rPr>
      </w:pPr>
    </w:p>
  </w:comment>
  <w:comment w:id="45" w:author="Autor" w:initials="A">
    <w:p w14:paraId="2E042B8C" w14:textId="6BDA8B32" w:rsidR="00F13308" w:rsidRDefault="00F13308">
      <w:pPr>
        <w:pStyle w:val="Textocomentario"/>
      </w:pPr>
      <w:r>
        <w:rPr>
          <w:rStyle w:val="Refdecomentario"/>
        </w:rPr>
        <w:annotationRef/>
      </w:r>
      <w:r>
        <w:t xml:space="preserve">Es </w:t>
      </w:r>
      <w:proofErr w:type="spellStart"/>
      <w:r>
        <w:t>correcto</w:t>
      </w:r>
      <w:proofErr w:type="spellEnd"/>
      <w:r>
        <w:t xml:space="preserve">, </w:t>
      </w:r>
      <w:proofErr w:type="spellStart"/>
      <w:r>
        <w:t>pero</w:t>
      </w:r>
      <w:proofErr w:type="spellEnd"/>
      <w:r>
        <w:t xml:space="preserve"> solo </w:t>
      </w:r>
      <w:proofErr w:type="gramStart"/>
      <w:r>
        <w:t>a</w:t>
      </w:r>
      <w:proofErr w:type="gram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instancia</w:t>
      </w:r>
      <w:proofErr w:type="spellEnd"/>
      <w:r>
        <w:t xml:space="preserve"> de replica.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33ADB59" w15:done="0"/>
  <w15:commentEx w15:paraId="32E685F2" w15:paraIdParent="433ADB59" w15:done="0"/>
  <w15:commentEx w15:paraId="14EFEA6D" w15:done="0"/>
  <w15:commentEx w15:paraId="04D36A18" w15:paraIdParent="14EFEA6D" w15:done="0"/>
  <w15:commentEx w15:paraId="423C321F" w15:done="0"/>
  <w15:commentEx w15:paraId="4DC2E843" w15:paraIdParent="423C321F" w15:done="0"/>
  <w15:commentEx w15:paraId="4EB7F689" w15:done="0"/>
  <w15:commentEx w15:paraId="3A1AE5EA" w15:paraIdParent="4EB7F689" w15:done="0"/>
  <w15:commentEx w15:paraId="61D61EE0" w15:done="0"/>
  <w15:commentEx w15:paraId="2E042B8C" w15:paraIdParent="61D61EE0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2E685F2" w16cid:durableId="1F2192BB"/>
  <w16cid:commentId w16cid:paraId="14EFEA6D" w16cid:durableId="1F2185ED"/>
  <w16cid:commentId w16cid:paraId="04D36A18" w16cid:durableId="1F2185F9"/>
  <w16cid:commentId w16cid:paraId="423C321F" w16cid:durableId="1F2185EE"/>
  <w16cid:commentId w16cid:paraId="4DC2E843" w16cid:durableId="1F218EB9"/>
  <w16cid:commentId w16cid:paraId="4EB7F689" w16cid:durableId="1F2185EF"/>
  <w16cid:commentId w16cid:paraId="3A1AE5EA" w16cid:durableId="1F21895B"/>
  <w16cid:commentId w16cid:paraId="61D61EE0" w16cid:durableId="1F2185F0"/>
  <w16cid:commentId w16cid:paraId="2E042B8C" w16cid:durableId="1F2186B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C45660C" w14:textId="77777777" w:rsidR="009B187C" w:rsidRDefault="009B187C" w:rsidP="00C967CC">
      <w:pPr>
        <w:spacing w:before="0" w:after="0"/>
      </w:pPr>
      <w:r>
        <w:separator/>
      </w:r>
    </w:p>
  </w:endnote>
  <w:endnote w:type="continuationSeparator" w:id="0">
    <w:p w14:paraId="218BA018" w14:textId="77777777" w:rsidR="009B187C" w:rsidRDefault="009B187C" w:rsidP="00C967CC">
      <w:pPr>
        <w:spacing w:before="0" w:after="0"/>
      </w:pPr>
      <w:r>
        <w:continuationSeparator/>
      </w:r>
    </w:p>
  </w:endnote>
  <w:endnote w:type="continuationNotice" w:id="1">
    <w:p w14:paraId="29B1CD30" w14:textId="77777777" w:rsidR="009B187C" w:rsidRDefault="009B187C">
      <w:pPr>
        <w:spacing w:before="0"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303251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AB1F7B0" w14:textId="7D88B8E6" w:rsidR="00F13308" w:rsidRDefault="00F13308" w:rsidP="00C967CC">
        <w:pPr>
          <w:pStyle w:val="Piedepgin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80A730" w14:textId="77777777" w:rsidR="009B187C" w:rsidRDefault="009B187C" w:rsidP="00C967CC">
      <w:pPr>
        <w:spacing w:before="0" w:after="0"/>
      </w:pPr>
      <w:r>
        <w:separator/>
      </w:r>
    </w:p>
  </w:footnote>
  <w:footnote w:type="continuationSeparator" w:id="0">
    <w:p w14:paraId="5A5CEDE8" w14:textId="77777777" w:rsidR="009B187C" w:rsidRDefault="009B187C" w:rsidP="00C967CC">
      <w:pPr>
        <w:spacing w:before="0" w:after="0"/>
      </w:pPr>
      <w:r>
        <w:continuationSeparator/>
      </w:r>
    </w:p>
  </w:footnote>
  <w:footnote w:type="continuationNotice" w:id="1">
    <w:p w14:paraId="7058F40F" w14:textId="77777777" w:rsidR="009B187C" w:rsidRDefault="009B187C">
      <w:pPr>
        <w:spacing w:before="0" w:after="0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945FA"/>
    <w:multiLevelType w:val="hybridMultilevel"/>
    <w:tmpl w:val="960CC9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5B7A36"/>
    <w:multiLevelType w:val="hybridMultilevel"/>
    <w:tmpl w:val="87A68E6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E1832"/>
    <w:multiLevelType w:val="hybridMultilevel"/>
    <w:tmpl w:val="E9D40ADE"/>
    <w:lvl w:ilvl="0" w:tplc="0C0A0003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1" w:tplc="280A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2" w:tplc="39221B72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3F843746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4" w:tplc="CA1AF32A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5" w:tplc="493297A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8618DED0" w:tentative="1">
      <w:start w:val="1"/>
      <w:numFmt w:val="bullet"/>
      <w:lvlText w:val="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  <w:lvl w:ilvl="7" w:tplc="6BC856BE" w:tentative="1">
      <w:start w:val="1"/>
      <w:numFmt w:val="bullet"/>
      <w:lvlText w:val=""/>
      <w:lvlJc w:val="left"/>
      <w:pPr>
        <w:tabs>
          <w:tab w:val="num" w:pos="7920"/>
        </w:tabs>
        <w:ind w:left="7920" w:hanging="360"/>
      </w:pPr>
      <w:rPr>
        <w:rFonts w:ascii="Wingdings" w:hAnsi="Wingdings" w:hint="default"/>
      </w:rPr>
    </w:lvl>
    <w:lvl w:ilvl="8" w:tplc="240E936E" w:tentative="1">
      <w:start w:val="1"/>
      <w:numFmt w:val="bullet"/>
      <w:lvlText w:val="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11A87AFF"/>
    <w:multiLevelType w:val="hybridMultilevel"/>
    <w:tmpl w:val="AFAE1C7E"/>
    <w:lvl w:ilvl="0" w:tplc="0C0A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6FF75C0"/>
    <w:multiLevelType w:val="hybridMultilevel"/>
    <w:tmpl w:val="3864CE7C"/>
    <w:lvl w:ilvl="0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5" w15:restartNumberingAfterBreak="0">
    <w:nsid w:val="225842BD"/>
    <w:multiLevelType w:val="hybridMultilevel"/>
    <w:tmpl w:val="0AC0ECE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FC1E8E"/>
    <w:multiLevelType w:val="hybridMultilevel"/>
    <w:tmpl w:val="AB7E74DE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7" w15:restartNumberingAfterBreak="0">
    <w:nsid w:val="2BEB1A0A"/>
    <w:multiLevelType w:val="hybridMultilevel"/>
    <w:tmpl w:val="A900E906"/>
    <w:lvl w:ilvl="0" w:tplc="0C0A0001">
      <w:start w:val="1"/>
      <w:numFmt w:val="bullet"/>
      <w:lvlText w:val=""/>
      <w:lvlJc w:val="left"/>
      <w:pPr>
        <w:ind w:left="157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919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770" w:hanging="360"/>
      </w:pPr>
      <w:rPr>
        <w:rFonts w:ascii="Wingdings" w:hAnsi="Wingdings" w:hint="default"/>
      </w:rPr>
    </w:lvl>
    <w:lvl w:ilvl="3" w:tplc="0C0A0003">
      <w:start w:val="1"/>
      <w:numFmt w:val="bullet"/>
      <w:lvlText w:val="o"/>
      <w:lvlJc w:val="left"/>
      <w:pPr>
        <w:ind w:left="3337" w:hanging="360"/>
      </w:pPr>
      <w:rPr>
        <w:rFonts w:ascii="Courier New" w:hAnsi="Courier New" w:cs="Courier New" w:hint="default"/>
      </w:rPr>
    </w:lvl>
    <w:lvl w:ilvl="4" w:tplc="0C0A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8" w15:restartNumberingAfterBreak="0">
    <w:nsid w:val="2C381D4F"/>
    <w:multiLevelType w:val="hybridMultilevel"/>
    <w:tmpl w:val="3154E09E"/>
    <w:lvl w:ilvl="0" w:tplc="0C0A0005">
      <w:start w:val="1"/>
      <w:numFmt w:val="bullet"/>
      <w:lvlText w:val=""/>
      <w:lvlJc w:val="left"/>
      <w:pPr>
        <w:ind w:left="792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 w15:restartNumberingAfterBreak="0">
    <w:nsid w:val="2FB72CA4"/>
    <w:multiLevelType w:val="hybridMultilevel"/>
    <w:tmpl w:val="909AE988"/>
    <w:lvl w:ilvl="0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30347CF1"/>
    <w:multiLevelType w:val="singleLevel"/>
    <w:tmpl w:val="D5C21F5E"/>
    <w:lvl w:ilvl="0">
      <w:start w:val="1"/>
      <w:numFmt w:val="bullet"/>
      <w:pStyle w:val="Listaconvietas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41E93F19"/>
    <w:multiLevelType w:val="hybridMultilevel"/>
    <w:tmpl w:val="A72480F8"/>
    <w:lvl w:ilvl="0" w:tplc="0C0A0003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01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73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45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17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89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61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33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050" w:hanging="360"/>
      </w:pPr>
      <w:rPr>
        <w:rFonts w:ascii="Wingdings" w:hAnsi="Wingdings" w:hint="default"/>
      </w:rPr>
    </w:lvl>
  </w:abstractNum>
  <w:abstractNum w:abstractNumId="12" w15:restartNumberingAfterBreak="0">
    <w:nsid w:val="47E85428"/>
    <w:multiLevelType w:val="hybridMultilevel"/>
    <w:tmpl w:val="A2A29E2C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3" w15:restartNumberingAfterBreak="0">
    <w:nsid w:val="499649CD"/>
    <w:multiLevelType w:val="multilevel"/>
    <w:tmpl w:val="A924519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157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2565" w:hanging="1147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B6F2D6C"/>
    <w:multiLevelType w:val="hybridMultilevel"/>
    <w:tmpl w:val="86223C9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5" w15:restartNumberingAfterBreak="0">
    <w:nsid w:val="4DC00B7E"/>
    <w:multiLevelType w:val="hybridMultilevel"/>
    <w:tmpl w:val="16FC32D4"/>
    <w:lvl w:ilvl="0" w:tplc="0C0A000D">
      <w:start w:val="1"/>
      <w:numFmt w:val="bullet"/>
      <w:lvlText w:val=""/>
      <w:lvlJc w:val="left"/>
      <w:pPr>
        <w:ind w:left="3010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33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05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770" w:hanging="360"/>
      </w:pPr>
      <w:rPr>
        <w:rFonts w:ascii="Wingdings" w:hAnsi="Wingdings" w:hint="default"/>
      </w:rPr>
    </w:lvl>
  </w:abstractNum>
  <w:abstractNum w:abstractNumId="16" w15:restartNumberingAfterBreak="0">
    <w:nsid w:val="4F4C551E"/>
    <w:multiLevelType w:val="hybridMultilevel"/>
    <w:tmpl w:val="92AC45B2"/>
    <w:lvl w:ilvl="0" w:tplc="0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17" w15:restartNumberingAfterBreak="0">
    <w:nsid w:val="6785180E"/>
    <w:multiLevelType w:val="hybridMultilevel"/>
    <w:tmpl w:val="0898103A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E75D9B"/>
    <w:multiLevelType w:val="hybridMultilevel"/>
    <w:tmpl w:val="F3D286D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56C773D"/>
    <w:multiLevelType w:val="hybridMultilevel"/>
    <w:tmpl w:val="858CAE06"/>
    <w:lvl w:ilvl="0" w:tplc="0C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18"/>
  </w:num>
  <w:num w:numId="5">
    <w:abstractNumId w:val="1"/>
  </w:num>
  <w:num w:numId="6">
    <w:abstractNumId w:val="19"/>
  </w:num>
  <w:num w:numId="7">
    <w:abstractNumId w:val="2"/>
  </w:num>
  <w:num w:numId="8">
    <w:abstractNumId w:val="4"/>
  </w:num>
  <w:num w:numId="9">
    <w:abstractNumId w:val="9"/>
  </w:num>
  <w:num w:numId="10">
    <w:abstractNumId w:val="8"/>
  </w:num>
  <w:num w:numId="11">
    <w:abstractNumId w:val="3"/>
  </w:num>
  <w:num w:numId="12">
    <w:abstractNumId w:val="7"/>
  </w:num>
  <w:num w:numId="13">
    <w:abstractNumId w:val="6"/>
  </w:num>
  <w:num w:numId="14">
    <w:abstractNumId w:val="12"/>
  </w:num>
  <w:num w:numId="15">
    <w:abstractNumId w:val="15"/>
  </w:num>
  <w:num w:numId="16">
    <w:abstractNumId w:val="11"/>
  </w:num>
  <w:num w:numId="17">
    <w:abstractNumId w:val="14"/>
  </w:num>
  <w:num w:numId="18">
    <w:abstractNumId w:val="16"/>
  </w:num>
  <w:num w:numId="19">
    <w:abstractNumId w:val="5"/>
  </w:num>
  <w:num w:numId="2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0"/>
  </w:num>
  <w:num w:numId="22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E616E"/>
    <w:rsid w:val="00000778"/>
    <w:rsid w:val="00002FA0"/>
    <w:rsid w:val="000030C7"/>
    <w:rsid w:val="000032BC"/>
    <w:rsid w:val="00007137"/>
    <w:rsid w:val="000128FD"/>
    <w:rsid w:val="00013E4B"/>
    <w:rsid w:val="000143D4"/>
    <w:rsid w:val="00015D5E"/>
    <w:rsid w:val="000161BA"/>
    <w:rsid w:val="000162E4"/>
    <w:rsid w:val="00020883"/>
    <w:rsid w:val="0002164A"/>
    <w:rsid w:val="000233B6"/>
    <w:rsid w:val="00024685"/>
    <w:rsid w:val="000248B4"/>
    <w:rsid w:val="00024BA6"/>
    <w:rsid w:val="00025290"/>
    <w:rsid w:val="0002593D"/>
    <w:rsid w:val="0002604A"/>
    <w:rsid w:val="000266C3"/>
    <w:rsid w:val="000273D2"/>
    <w:rsid w:val="00027722"/>
    <w:rsid w:val="00030DE5"/>
    <w:rsid w:val="000311B2"/>
    <w:rsid w:val="00031EA0"/>
    <w:rsid w:val="000321E8"/>
    <w:rsid w:val="00033C4A"/>
    <w:rsid w:val="00034AC2"/>
    <w:rsid w:val="00034EBF"/>
    <w:rsid w:val="00035836"/>
    <w:rsid w:val="00040378"/>
    <w:rsid w:val="00041134"/>
    <w:rsid w:val="00041860"/>
    <w:rsid w:val="000425C8"/>
    <w:rsid w:val="0004290C"/>
    <w:rsid w:val="00046E5E"/>
    <w:rsid w:val="00047017"/>
    <w:rsid w:val="00047CF0"/>
    <w:rsid w:val="0005043C"/>
    <w:rsid w:val="00050944"/>
    <w:rsid w:val="0005345D"/>
    <w:rsid w:val="00055402"/>
    <w:rsid w:val="00055645"/>
    <w:rsid w:val="000562FC"/>
    <w:rsid w:val="0005696D"/>
    <w:rsid w:val="0005757D"/>
    <w:rsid w:val="0006010E"/>
    <w:rsid w:val="000609FA"/>
    <w:rsid w:val="00064679"/>
    <w:rsid w:val="000656E7"/>
    <w:rsid w:val="000664F8"/>
    <w:rsid w:val="00070314"/>
    <w:rsid w:val="00071040"/>
    <w:rsid w:val="00071C42"/>
    <w:rsid w:val="00072DF7"/>
    <w:rsid w:val="000734C9"/>
    <w:rsid w:val="00075644"/>
    <w:rsid w:val="00076327"/>
    <w:rsid w:val="00076C00"/>
    <w:rsid w:val="000806B5"/>
    <w:rsid w:val="000808EB"/>
    <w:rsid w:val="000827FB"/>
    <w:rsid w:val="00082820"/>
    <w:rsid w:val="00082B4D"/>
    <w:rsid w:val="000838C8"/>
    <w:rsid w:val="000854FD"/>
    <w:rsid w:val="00091AE8"/>
    <w:rsid w:val="00091FFD"/>
    <w:rsid w:val="0009301A"/>
    <w:rsid w:val="00093314"/>
    <w:rsid w:val="00097630"/>
    <w:rsid w:val="00097912"/>
    <w:rsid w:val="00097BEC"/>
    <w:rsid w:val="000A132F"/>
    <w:rsid w:val="000A17A3"/>
    <w:rsid w:val="000A2149"/>
    <w:rsid w:val="000A22EF"/>
    <w:rsid w:val="000A26C5"/>
    <w:rsid w:val="000A313D"/>
    <w:rsid w:val="000A6D7C"/>
    <w:rsid w:val="000A72D8"/>
    <w:rsid w:val="000B1560"/>
    <w:rsid w:val="000B21E0"/>
    <w:rsid w:val="000B28C0"/>
    <w:rsid w:val="000B3958"/>
    <w:rsid w:val="000B49FB"/>
    <w:rsid w:val="000B561E"/>
    <w:rsid w:val="000B6A47"/>
    <w:rsid w:val="000B7253"/>
    <w:rsid w:val="000B779D"/>
    <w:rsid w:val="000C02CB"/>
    <w:rsid w:val="000C139D"/>
    <w:rsid w:val="000C1B70"/>
    <w:rsid w:val="000C3718"/>
    <w:rsid w:val="000C459F"/>
    <w:rsid w:val="000C56AF"/>
    <w:rsid w:val="000C7059"/>
    <w:rsid w:val="000C7070"/>
    <w:rsid w:val="000C7863"/>
    <w:rsid w:val="000D122A"/>
    <w:rsid w:val="000D1B6C"/>
    <w:rsid w:val="000D2D86"/>
    <w:rsid w:val="000D39B3"/>
    <w:rsid w:val="000D4AE2"/>
    <w:rsid w:val="000D54C9"/>
    <w:rsid w:val="000D5860"/>
    <w:rsid w:val="000D6CA7"/>
    <w:rsid w:val="000D7C92"/>
    <w:rsid w:val="000E0980"/>
    <w:rsid w:val="000E16BF"/>
    <w:rsid w:val="000E185A"/>
    <w:rsid w:val="000E20DF"/>
    <w:rsid w:val="000E253B"/>
    <w:rsid w:val="000E4988"/>
    <w:rsid w:val="000E4BCB"/>
    <w:rsid w:val="000E5F53"/>
    <w:rsid w:val="000E759A"/>
    <w:rsid w:val="000F0CC1"/>
    <w:rsid w:val="000F1DA8"/>
    <w:rsid w:val="000F6F12"/>
    <w:rsid w:val="001027BE"/>
    <w:rsid w:val="0010358E"/>
    <w:rsid w:val="0010386F"/>
    <w:rsid w:val="00104776"/>
    <w:rsid w:val="00104FF4"/>
    <w:rsid w:val="001055A3"/>
    <w:rsid w:val="0010724F"/>
    <w:rsid w:val="00110276"/>
    <w:rsid w:val="00111767"/>
    <w:rsid w:val="00111EEE"/>
    <w:rsid w:val="0011240D"/>
    <w:rsid w:val="00113B9A"/>
    <w:rsid w:val="0011479B"/>
    <w:rsid w:val="001147B2"/>
    <w:rsid w:val="00114CFB"/>
    <w:rsid w:val="00115491"/>
    <w:rsid w:val="0011614F"/>
    <w:rsid w:val="0011756E"/>
    <w:rsid w:val="001205D8"/>
    <w:rsid w:val="001210DD"/>
    <w:rsid w:val="0012351E"/>
    <w:rsid w:val="00124A76"/>
    <w:rsid w:val="001264DD"/>
    <w:rsid w:val="00126D8D"/>
    <w:rsid w:val="00127E7D"/>
    <w:rsid w:val="00130A35"/>
    <w:rsid w:val="001322F3"/>
    <w:rsid w:val="00133EF8"/>
    <w:rsid w:val="00135038"/>
    <w:rsid w:val="0013512A"/>
    <w:rsid w:val="001352A3"/>
    <w:rsid w:val="001354CE"/>
    <w:rsid w:val="00135A49"/>
    <w:rsid w:val="00135D66"/>
    <w:rsid w:val="00141A04"/>
    <w:rsid w:val="00141AF7"/>
    <w:rsid w:val="001439A9"/>
    <w:rsid w:val="00143CD7"/>
    <w:rsid w:val="001456E4"/>
    <w:rsid w:val="00147E64"/>
    <w:rsid w:val="00151061"/>
    <w:rsid w:val="00152EA5"/>
    <w:rsid w:val="00153735"/>
    <w:rsid w:val="001545B0"/>
    <w:rsid w:val="001576FB"/>
    <w:rsid w:val="00160262"/>
    <w:rsid w:val="00160903"/>
    <w:rsid w:val="00160BA2"/>
    <w:rsid w:val="00160F3D"/>
    <w:rsid w:val="0016190E"/>
    <w:rsid w:val="001628A2"/>
    <w:rsid w:val="00163751"/>
    <w:rsid w:val="00163CFE"/>
    <w:rsid w:val="001652EE"/>
    <w:rsid w:val="00165435"/>
    <w:rsid w:val="00165B22"/>
    <w:rsid w:val="00166870"/>
    <w:rsid w:val="00171ABC"/>
    <w:rsid w:val="0017327D"/>
    <w:rsid w:val="001734A5"/>
    <w:rsid w:val="00173935"/>
    <w:rsid w:val="001743A1"/>
    <w:rsid w:val="001746AF"/>
    <w:rsid w:val="00174AEC"/>
    <w:rsid w:val="00174B19"/>
    <w:rsid w:val="001767FC"/>
    <w:rsid w:val="00176B36"/>
    <w:rsid w:val="00180C20"/>
    <w:rsid w:val="00182BAC"/>
    <w:rsid w:val="00183712"/>
    <w:rsid w:val="00183A26"/>
    <w:rsid w:val="00183BE2"/>
    <w:rsid w:val="00184FEC"/>
    <w:rsid w:val="00185886"/>
    <w:rsid w:val="001859F4"/>
    <w:rsid w:val="00185CA1"/>
    <w:rsid w:val="001902AC"/>
    <w:rsid w:val="001903A3"/>
    <w:rsid w:val="0019147F"/>
    <w:rsid w:val="00192436"/>
    <w:rsid w:val="00192BE0"/>
    <w:rsid w:val="00193661"/>
    <w:rsid w:val="00193A17"/>
    <w:rsid w:val="00193C7F"/>
    <w:rsid w:val="00194598"/>
    <w:rsid w:val="001954B8"/>
    <w:rsid w:val="00196C69"/>
    <w:rsid w:val="00197A03"/>
    <w:rsid w:val="001A00E2"/>
    <w:rsid w:val="001A0EDB"/>
    <w:rsid w:val="001A1B05"/>
    <w:rsid w:val="001A3324"/>
    <w:rsid w:val="001A5D43"/>
    <w:rsid w:val="001A5EFF"/>
    <w:rsid w:val="001A6B02"/>
    <w:rsid w:val="001A6D93"/>
    <w:rsid w:val="001B1466"/>
    <w:rsid w:val="001B4193"/>
    <w:rsid w:val="001B4F0B"/>
    <w:rsid w:val="001B5233"/>
    <w:rsid w:val="001B5602"/>
    <w:rsid w:val="001B635B"/>
    <w:rsid w:val="001B6665"/>
    <w:rsid w:val="001C2E61"/>
    <w:rsid w:val="001C5696"/>
    <w:rsid w:val="001C7B8B"/>
    <w:rsid w:val="001D221A"/>
    <w:rsid w:val="001D28BF"/>
    <w:rsid w:val="001D3EA2"/>
    <w:rsid w:val="001D3EF2"/>
    <w:rsid w:val="001D4A0B"/>
    <w:rsid w:val="001D5ACA"/>
    <w:rsid w:val="001D6605"/>
    <w:rsid w:val="001D7591"/>
    <w:rsid w:val="001E0CA7"/>
    <w:rsid w:val="001E2DE2"/>
    <w:rsid w:val="001E3B91"/>
    <w:rsid w:val="001E5546"/>
    <w:rsid w:val="001E58F8"/>
    <w:rsid w:val="001E649B"/>
    <w:rsid w:val="001E7C39"/>
    <w:rsid w:val="001F0BF0"/>
    <w:rsid w:val="001F35C1"/>
    <w:rsid w:val="001F38A9"/>
    <w:rsid w:val="001F4D3A"/>
    <w:rsid w:val="001F6196"/>
    <w:rsid w:val="001F671E"/>
    <w:rsid w:val="001F7399"/>
    <w:rsid w:val="001F7FC6"/>
    <w:rsid w:val="0020010C"/>
    <w:rsid w:val="0020077E"/>
    <w:rsid w:val="0020376E"/>
    <w:rsid w:val="00204FF4"/>
    <w:rsid w:val="00206A74"/>
    <w:rsid w:val="0020716D"/>
    <w:rsid w:val="00207865"/>
    <w:rsid w:val="0021032C"/>
    <w:rsid w:val="002119FA"/>
    <w:rsid w:val="002127C0"/>
    <w:rsid w:val="00214269"/>
    <w:rsid w:val="0021705C"/>
    <w:rsid w:val="002178BA"/>
    <w:rsid w:val="0022207E"/>
    <w:rsid w:val="002220D8"/>
    <w:rsid w:val="00222B7E"/>
    <w:rsid w:val="00223E8F"/>
    <w:rsid w:val="00224202"/>
    <w:rsid w:val="00226EA1"/>
    <w:rsid w:val="00227919"/>
    <w:rsid w:val="00227CA9"/>
    <w:rsid w:val="00231693"/>
    <w:rsid w:val="002322DF"/>
    <w:rsid w:val="00233C25"/>
    <w:rsid w:val="00233C9F"/>
    <w:rsid w:val="002341CB"/>
    <w:rsid w:val="0023505A"/>
    <w:rsid w:val="00235198"/>
    <w:rsid w:val="002351B7"/>
    <w:rsid w:val="0023663A"/>
    <w:rsid w:val="00237D58"/>
    <w:rsid w:val="0024030A"/>
    <w:rsid w:val="0024133F"/>
    <w:rsid w:val="00241B00"/>
    <w:rsid w:val="00242004"/>
    <w:rsid w:val="0024291B"/>
    <w:rsid w:val="00246571"/>
    <w:rsid w:val="0024675F"/>
    <w:rsid w:val="0024700A"/>
    <w:rsid w:val="00247B6C"/>
    <w:rsid w:val="002506E2"/>
    <w:rsid w:val="002523EA"/>
    <w:rsid w:val="00252D53"/>
    <w:rsid w:val="00254624"/>
    <w:rsid w:val="00254E1D"/>
    <w:rsid w:val="00254EB9"/>
    <w:rsid w:val="0025507D"/>
    <w:rsid w:val="00255D13"/>
    <w:rsid w:val="00256989"/>
    <w:rsid w:val="002570E4"/>
    <w:rsid w:val="00257191"/>
    <w:rsid w:val="002577E6"/>
    <w:rsid w:val="00260178"/>
    <w:rsid w:val="002609B2"/>
    <w:rsid w:val="00260CC4"/>
    <w:rsid w:val="00261381"/>
    <w:rsid w:val="00261BA9"/>
    <w:rsid w:val="00264361"/>
    <w:rsid w:val="00267635"/>
    <w:rsid w:val="002717BE"/>
    <w:rsid w:val="002739AE"/>
    <w:rsid w:val="002743AB"/>
    <w:rsid w:val="00274AAC"/>
    <w:rsid w:val="00276E9C"/>
    <w:rsid w:val="002810C8"/>
    <w:rsid w:val="0028124F"/>
    <w:rsid w:val="0028208E"/>
    <w:rsid w:val="002824D7"/>
    <w:rsid w:val="00282ACA"/>
    <w:rsid w:val="00282C1F"/>
    <w:rsid w:val="0028356C"/>
    <w:rsid w:val="00291963"/>
    <w:rsid w:val="00291D94"/>
    <w:rsid w:val="002920A8"/>
    <w:rsid w:val="00292D79"/>
    <w:rsid w:val="002932BF"/>
    <w:rsid w:val="002942F4"/>
    <w:rsid w:val="00294E82"/>
    <w:rsid w:val="002956EB"/>
    <w:rsid w:val="00297D54"/>
    <w:rsid w:val="00297E9C"/>
    <w:rsid w:val="002A1E33"/>
    <w:rsid w:val="002A2126"/>
    <w:rsid w:val="002A29CB"/>
    <w:rsid w:val="002A35CE"/>
    <w:rsid w:val="002A3733"/>
    <w:rsid w:val="002A525E"/>
    <w:rsid w:val="002A5399"/>
    <w:rsid w:val="002A6E5D"/>
    <w:rsid w:val="002B14F4"/>
    <w:rsid w:val="002B15D9"/>
    <w:rsid w:val="002B18F5"/>
    <w:rsid w:val="002B3133"/>
    <w:rsid w:val="002B3F78"/>
    <w:rsid w:val="002B4178"/>
    <w:rsid w:val="002B4780"/>
    <w:rsid w:val="002B5424"/>
    <w:rsid w:val="002B6B52"/>
    <w:rsid w:val="002B7178"/>
    <w:rsid w:val="002B7D3F"/>
    <w:rsid w:val="002C0BA2"/>
    <w:rsid w:val="002C2FA5"/>
    <w:rsid w:val="002C319B"/>
    <w:rsid w:val="002C4148"/>
    <w:rsid w:val="002C418E"/>
    <w:rsid w:val="002C4F83"/>
    <w:rsid w:val="002C6514"/>
    <w:rsid w:val="002C78A8"/>
    <w:rsid w:val="002C79FC"/>
    <w:rsid w:val="002C7CD7"/>
    <w:rsid w:val="002C7E33"/>
    <w:rsid w:val="002D081E"/>
    <w:rsid w:val="002D0F0D"/>
    <w:rsid w:val="002D1F60"/>
    <w:rsid w:val="002D3A1D"/>
    <w:rsid w:val="002D5082"/>
    <w:rsid w:val="002D5C02"/>
    <w:rsid w:val="002D62DD"/>
    <w:rsid w:val="002D6B05"/>
    <w:rsid w:val="002E1E99"/>
    <w:rsid w:val="002E3C6A"/>
    <w:rsid w:val="002E4AD9"/>
    <w:rsid w:val="002E7390"/>
    <w:rsid w:val="002E767C"/>
    <w:rsid w:val="002F0B80"/>
    <w:rsid w:val="002F0D96"/>
    <w:rsid w:val="002F28F7"/>
    <w:rsid w:val="002F2A69"/>
    <w:rsid w:val="002F2AF4"/>
    <w:rsid w:val="002F2C05"/>
    <w:rsid w:val="002F3361"/>
    <w:rsid w:val="002F359A"/>
    <w:rsid w:val="002F3BC6"/>
    <w:rsid w:val="002F4084"/>
    <w:rsid w:val="002F44A0"/>
    <w:rsid w:val="002F49FF"/>
    <w:rsid w:val="002F60FF"/>
    <w:rsid w:val="002F6788"/>
    <w:rsid w:val="0030127C"/>
    <w:rsid w:val="00302EDF"/>
    <w:rsid w:val="00302EEB"/>
    <w:rsid w:val="003033EB"/>
    <w:rsid w:val="003038F5"/>
    <w:rsid w:val="00306020"/>
    <w:rsid w:val="0030705A"/>
    <w:rsid w:val="00307D71"/>
    <w:rsid w:val="003114B4"/>
    <w:rsid w:val="00311B5A"/>
    <w:rsid w:val="00311CF1"/>
    <w:rsid w:val="0031472C"/>
    <w:rsid w:val="003149AF"/>
    <w:rsid w:val="00320499"/>
    <w:rsid w:val="00320DF5"/>
    <w:rsid w:val="0032123F"/>
    <w:rsid w:val="003230ED"/>
    <w:rsid w:val="00323AC1"/>
    <w:rsid w:val="00324A4E"/>
    <w:rsid w:val="00325EC5"/>
    <w:rsid w:val="00326456"/>
    <w:rsid w:val="0032660D"/>
    <w:rsid w:val="00326FBD"/>
    <w:rsid w:val="00330592"/>
    <w:rsid w:val="00330B25"/>
    <w:rsid w:val="0033151D"/>
    <w:rsid w:val="00331E48"/>
    <w:rsid w:val="003347AC"/>
    <w:rsid w:val="00334DBB"/>
    <w:rsid w:val="003353D5"/>
    <w:rsid w:val="00335E39"/>
    <w:rsid w:val="00336100"/>
    <w:rsid w:val="003362DD"/>
    <w:rsid w:val="00336B29"/>
    <w:rsid w:val="00337BCC"/>
    <w:rsid w:val="00340520"/>
    <w:rsid w:val="00340884"/>
    <w:rsid w:val="00340CFF"/>
    <w:rsid w:val="00341249"/>
    <w:rsid w:val="0034241B"/>
    <w:rsid w:val="00342EAC"/>
    <w:rsid w:val="003444B4"/>
    <w:rsid w:val="003448F3"/>
    <w:rsid w:val="0034498D"/>
    <w:rsid w:val="00344BD4"/>
    <w:rsid w:val="00346766"/>
    <w:rsid w:val="00346C79"/>
    <w:rsid w:val="00350B00"/>
    <w:rsid w:val="0035316C"/>
    <w:rsid w:val="00356FD0"/>
    <w:rsid w:val="0036042A"/>
    <w:rsid w:val="003607F6"/>
    <w:rsid w:val="00360E41"/>
    <w:rsid w:val="003629E1"/>
    <w:rsid w:val="00370B8C"/>
    <w:rsid w:val="003712ED"/>
    <w:rsid w:val="0037257B"/>
    <w:rsid w:val="00372FA3"/>
    <w:rsid w:val="00373F85"/>
    <w:rsid w:val="00375725"/>
    <w:rsid w:val="00375862"/>
    <w:rsid w:val="00380F70"/>
    <w:rsid w:val="003824B7"/>
    <w:rsid w:val="00384011"/>
    <w:rsid w:val="003855FD"/>
    <w:rsid w:val="0038607B"/>
    <w:rsid w:val="003865DA"/>
    <w:rsid w:val="003909DB"/>
    <w:rsid w:val="00392E3D"/>
    <w:rsid w:val="00392ECA"/>
    <w:rsid w:val="00392EF2"/>
    <w:rsid w:val="00396145"/>
    <w:rsid w:val="00397397"/>
    <w:rsid w:val="00397705"/>
    <w:rsid w:val="00397C72"/>
    <w:rsid w:val="003A0CBD"/>
    <w:rsid w:val="003A168C"/>
    <w:rsid w:val="003A22EC"/>
    <w:rsid w:val="003A391F"/>
    <w:rsid w:val="003A7EAD"/>
    <w:rsid w:val="003B65BC"/>
    <w:rsid w:val="003B682E"/>
    <w:rsid w:val="003B6CC3"/>
    <w:rsid w:val="003B75ED"/>
    <w:rsid w:val="003C1612"/>
    <w:rsid w:val="003C6598"/>
    <w:rsid w:val="003C65E6"/>
    <w:rsid w:val="003C74AF"/>
    <w:rsid w:val="003C79D1"/>
    <w:rsid w:val="003C7D02"/>
    <w:rsid w:val="003D33D3"/>
    <w:rsid w:val="003D57F0"/>
    <w:rsid w:val="003D5D04"/>
    <w:rsid w:val="003D7467"/>
    <w:rsid w:val="003D7E71"/>
    <w:rsid w:val="003E0BD6"/>
    <w:rsid w:val="003E2A62"/>
    <w:rsid w:val="003E2B0D"/>
    <w:rsid w:val="003E3E0C"/>
    <w:rsid w:val="003E6FE4"/>
    <w:rsid w:val="003E7A4A"/>
    <w:rsid w:val="003F1608"/>
    <w:rsid w:val="003F1F6A"/>
    <w:rsid w:val="003F2019"/>
    <w:rsid w:val="003F2985"/>
    <w:rsid w:val="003F3297"/>
    <w:rsid w:val="003F33B6"/>
    <w:rsid w:val="003F4746"/>
    <w:rsid w:val="003F5925"/>
    <w:rsid w:val="003F5A93"/>
    <w:rsid w:val="003F60FA"/>
    <w:rsid w:val="003F74B6"/>
    <w:rsid w:val="0040019C"/>
    <w:rsid w:val="00400B3F"/>
    <w:rsid w:val="00401006"/>
    <w:rsid w:val="00401A9E"/>
    <w:rsid w:val="00401E19"/>
    <w:rsid w:val="00402B31"/>
    <w:rsid w:val="00403D8D"/>
    <w:rsid w:val="00405ACF"/>
    <w:rsid w:val="00405EC7"/>
    <w:rsid w:val="00406299"/>
    <w:rsid w:val="00406BA3"/>
    <w:rsid w:val="00407BCE"/>
    <w:rsid w:val="00410DD5"/>
    <w:rsid w:val="004117E6"/>
    <w:rsid w:val="004119F7"/>
    <w:rsid w:val="00411E2F"/>
    <w:rsid w:val="00411F4F"/>
    <w:rsid w:val="00414783"/>
    <w:rsid w:val="00417549"/>
    <w:rsid w:val="0041797B"/>
    <w:rsid w:val="00420937"/>
    <w:rsid w:val="00424616"/>
    <w:rsid w:val="00424F26"/>
    <w:rsid w:val="00424F88"/>
    <w:rsid w:val="00426BE7"/>
    <w:rsid w:val="00430808"/>
    <w:rsid w:val="00432CF2"/>
    <w:rsid w:val="00432FD5"/>
    <w:rsid w:val="00433E0C"/>
    <w:rsid w:val="00433F81"/>
    <w:rsid w:val="004351CB"/>
    <w:rsid w:val="0043570B"/>
    <w:rsid w:val="0043788C"/>
    <w:rsid w:val="004410A5"/>
    <w:rsid w:val="00441FB8"/>
    <w:rsid w:val="004436F8"/>
    <w:rsid w:val="004464AB"/>
    <w:rsid w:val="0045020F"/>
    <w:rsid w:val="00451196"/>
    <w:rsid w:val="00452683"/>
    <w:rsid w:val="0045336C"/>
    <w:rsid w:val="00454002"/>
    <w:rsid w:val="004540D5"/>
    <w:rsid w:val="00454B38"/>
    <w:rsid w:val="00454C77"/>
    <w:rsid w:val="00455E9E"/>
    <w:rsid w:val="0046158B"/>
    <w:rsid w:val="00462412"/>
    <w:rsid w:val="004628FC"/>
    <w:rsid w:val="0046388D"/>
    <w:rsid w:val="00465164"/>
    <w:rsid w:val="00465457"/>
    <w:rsid w:val="00467545"/>
    <w:rsid w:val="00467833"/>
    <w:rsid w:val="0047058F"/>
    <w:rsid w:val="00470A4D"/>
    <w:rsid w:val="004719D9"/>
    <w:rsid w:val="00471A47"/>
    <w:rsid w:val="00473364"/>
    <w:rsid w:val="00473826"/>
    <w:rsid w:val="00473CA4"/>
    <w:rsid w:val="00475753"/>
    <w:rsid w:val="00475B2F"/>
    <w:rsid w:val="00481F56"/>
    <w:rsid w:val="00482373"/>
    <w:rsid w:val="004837F1"/>
    <w:rsid w:val="00483952"/>
    <w:rsid w:val="004856AA"/>
    <w:rsid w:val="00485C21"/>
    <w:rsid w:val="00490300"/>
    <w:rsid w:val="004903D0"/>
    <w:rsid w:val="00490D99"/>
    <w:rsid w:val="00491128"/>
    <w:rsid w:val="00491F5D"/>
    <w:rsid w:val="00492B85"/>
    <w:rsid w:val="004953F8"/>
    <w:rsid w:val="0049551F"/>
    <w:rsid w:val="00495F0E"/>
    <w:rsid w:val="00496334"/>
    <w:rsid w:val="004963A3"/>
    <w:rsid w:val="004A3F8E"/>
    <w:rsid w:val="004A7D83"/>
    <w:rsid w:val="004B0428"/>
    <w:rsid w:val="004B09E3"/>
    <w:rsid w:val="004B2C58"/>
    <w:rsid w:val="004B2D04"/>
    <w:rsid w:val="004B386A"/>
    <w:rsid w:val="004B3990"/>
    <w:rsid w:val="004B4EC1"/>
    <w:rsid w:val="004B528A"/>
    <w:rsid w:val="004B6C52"/>
    <w:rsid w:val="004B7082"/>
    <w:rsid w:val="004B77B7"/>
    <w:rsid w:val="004C1295"/>
    <w:rsid w:val="004C2F63"/>
    <w:rsid w:val="004C36AA"/>
    <w:rsid w:val="004C5359"/>
    <w:rsid w:val="004C538E"/>
    <w:rsid w:val="004C7936"/>
    <w:rsid w:val="004D15D1"/>
    <w:rsid w:val="004D4B2C"/>
    <w:rsid w:val="004D557C"/>
    <w:rsid w:val="004D6E14"/>
    <w:rsid w:val="004E1A84"/>
    <w:rsid w:val="004E20AB"/>
    <w:rsid w:val="004E5358"/>
    <w:rsid w:val="004E6DD4"/>
    <w:rsid w:val="004E74BF"/>
    <w:rsid w:val="004F0431"/>
    <w:rsid w:val="004F1154"/>
    <w:rsid w:val="004F18B1"/>
    <w:rsid w:val="004F2B51"/>
    <w:rsid w:val="004F2C34"/>
    <w:rsid w:val="004F7C5D"/>
    <w:rsid w:val="0050645F"/>
    <w:rsid w:val="005069C7"/>
    <w:rsid w:val="00510731"/>
    <w:rsid w:val="005109B9"/>
    <w:rsid w:val="005119DC"/>
    <w:rsid w:val="005122D0"/>
    <w:rsid w:val="00513A09"/>
    <w:rsid w:val="005140A0"/>
    <w:rsid w:val="0051556A"/>
    <w:rsid w:val="00522B25"/>
    <w:rsid w:val="0052614B"/>
    <w:rsid w:val="0052714F"/>
    <w:rsid w:val="005302A8"/>
    <w:rsid w:val="005325FE"/>
    <w:rsid w:val="0053489C"/>
    <w:rsid w:val="00534B74"/>
    <w:rsid w:val="00535B6D"/>
    <w:rsid w:val="00536F3B"/>
    <w:rsid w:val="005376D4"/>
    <w:rsid w:val="00537C84"/>
    <w:rsid w:val="00537FCD"/>
    <w:rsid w:val="005400A9"/>
    <w:rsid w:val="005419E5"/>
    <w:rsid w:val="00542968"/>
    <w:rsid w:val="00542EEC"/>
    <w:rsid w:val="005455C9"/>
    <w:rsid w:val="00545C40"/>
    <w:rsid w:val="00547F93"/>
    <w:rsid w:val="005501AC"/>
    <w:rsid w:val="00552917"/>
    <w:rsid w:val="00552E12"/>
    <w:rsid w:val="00552F3B"/>
    <w:rsid w:val="00553565"/>
    <w:rsid w:val="0055362F"/>
    <w:rsid w:val="00554444"/>
    <w:rsid w:val="005545E1"/>
    <w:rsid w:val="00555478"/>
    <w:rsid w:val="0055622C"/>
    <w:rsid w:val="005574CF"/>
    <w:rsid w:val="00560395"/>
    <w:rsid w:val="0056065A"/>
    <w:rsid w:val="00560BA7"/>
    <w:rsid w:val="00560FF3"/>
    <w:rsid w:val="0056343F"/>
    <w:rsid w:val="00564388"/>
    <w:rsid w:val="0056554B"/>
    <w:rsid w:val="0057009C"/>
    <w:rsid w:val="00573587"/>
    <w:rsid w:val="00573B7A"/>
    <w:rsid w:val="005753D0"/>
    <w:rsid w:val="005811C9"/>
    <w:rsid w:val="005818DA"/>
    <w:rsid w:val="0058273B"/>
    <w:rsid w:val="00585898"/>
    <w:rsid w:val="00585BDC"/>
    <w:rsid w:val="005864DD"/>
    <w:rsid w:val="005868C0"/>
    <w:rsid w:val="0059040C"/>
    <w:rsid w:val="00590525"/>
    <w:rsid w:val="005950E8"/>
    <w:rsid w:val="005952B4"/>
    <w:rsid w:val="00597523"/>
    <w:rsid w:val="005A5281"/>
    <w:rsid w:val="005A6CBE"/>
    <w:rsid w:val="005A7036"/>
    <w:rsid w:val="005A78B5"/>
    <w:rsid w:val="005A7E3E"/>
    <w:rsid w:val="005B4141"/>
    <w:rsid w:val="005B4543"/>
    <w:rsid w:val="005B5015"/>
    <w:rsid w:val="005B6180"/>
    <w:rsid w:val="005B61AA"/>
    <w:rsid w:val="005B7285"/>
    <w:rsid w:val="005C278D"/>
    <w:rsid w:val="005C6AF5"/>
    <w:rsid w:val="005C74BB"/>
    <w:rsid w:val="005C7B47"/>
    <w:rsid w:val="005D01AC"/>
    <w:rsid w:val="005D02F6"/>
    <w:rsid w:val="005D0EAB"/>
    <w:rsid w:val="005D23D7"/>
    <w:rsid w:val="005D5840"/>
    <w:rsid w:val="005D6601"/>
    <w:rsid w:val="005D66BD"/>
    <w:rsid w:val="005E0A59"/>
    <w:rsid w:val="005E3988"/>
    <w:rsid w:val="005E42F6"/>
    <w:rsid w:val="005E53AD"/>
    <w:rsid w:val="005E549A"/>
    <w:rsid w:val="005E5F21"/>
    <w:rsid w:val="005E616E"/>
    <w:rsid w:val="005E7319"/>
    <w:rsid w:val="005E7585"/>
    <w:rsid w:val="005F100F"/>
    <w:rsid w:val="005F1350"/>
    <w:rsid w:val="005F1517"/>
    <w:rsid w:val="005F1971"/>
    <w:rsid w:val="005F40D5"/>
    <w:rsid w:val="005F41A4"/>
    <w:rsid w:val="005F6D71"/>
    <w:rsid w:val="006002C5"/>
    <w:rsid w:val="006006C7"/>
    <w:rsid w:val="00600A35"/>
    <w:rsid w:val="006018D6"/>
    <w:rsid w:val="00601DCB"/>
    <w:rsid w:val="00601EE1"/>
    <w:rsid w:val="0060383E"/>
    <w:rsid w:val="00611214"/>
    <w:rsid w:val="00611DF8"/>
    <w:rsid w:val="00611F93"/>
    <w:rsid w:val="00613209"/>
    <w:rsid w:val="00615507"/>
    <w:rsid w:val="006156AB"/>
    <w:rsid w:val="00616737"/>
    <w:rsid w:val="00621DEC"/>
    <w:rsid w:val="00622B44"/>
    <w:rsid w:val="00622C1B"/>
    <w:rsid w:val="006270DC"/>
    <w:rsid w:val="00630098"/>
    <w:rsid w:val="0063009E"/>
    <w:rsid w:val="00630212"/>
    <w:rsid w:val="0063099F"/>
    <w:rsid w:val="0063135E"/>
    <w:rsid w:val="00631C40"/>
    <w:rsid w:val="00631C5F"/>
    <w:rsid w:val="006333D7"/>
    <w:rsid w:val="0063365F"/>
    <w:rsid w:val="0063744C"/>
    <w:rsid w:val="0064007B"/>
    <w:rsid w:val="00640DA4"/>
    <w:rsid w:val="00641C08"/>
    <w:rsid w:val="00643314"/>
    <w:rsid w:val="00643AE2"/>
    <w:rsid w:val="00643EDE"/>
    <w:rsid w:val="00644D5F"/>
    <w:rsid w:val="00645F51"/>
    <w:rsid w:val="00646ABA"/>
    <w:rsid w:val="0065063B"/>
    <w:rsid w:val="00652A8E"/>
    <w:rsid w:val="00653D00"/>
    <w:rsid w:val="00654A5B"/>
    <w:rsid w:val="00656065"/>
    <w:rsid w:val="00657609"/>
    <w:rsid w:val="006577FE"/>
    <w:rsid w:val="00662663"/>
    <w:rsid w:val="00664162"/>
    <w:rsid w:val="006643F7"/>
    <w:rsid w:val="00664716"/>
    <w:rsid w:val="0067140E"/>
    <w:rsid w:val="00672306"/>
    <w:rsid w:val="006727EC"/>
    <w:rsid w:val="00673822"/>
    <w:rsid w:val="00677EA8"/>
    <w:rsid w:val="00677F0A"/>
    <w:rsid w:val="006805CA"/>
    <w:rsid w:val="006813A0"/>
    <w:rsid w:val="006820FB"/>
    <w:rsid w:val="00685177"/>
    <w:rsid w:val="0068546C"/>
    <w:rsid w:val="00687282"/>
    <w:rsid w:val="006876A3"/>
    <w:rsid w:val="00687CFF"/>
    <w:rsid w:val="006914D8"/>
    <w:rsid w:val="00691C5E"/>
    <w:rsid w:val="00691CC7"/>
    <w:rsid w:val="00692157"/>
    <w:rsid w:val="006921B4"/>
    <w:rsid w:val="006921E0"/>
    <w:rsid w:val="006937DC"/>
    <w:rsid w:val="006945F5"/>
    <w:rsid w:val="0069487E"/>
    <w:rsid w:val="00695056"/>
    <w:rsid w:val="00696784"/>
    <w:rsid w:val="006967C7"/>
    <w:rsid w:val="006969F0"/>
    <w:rsid w:val="006A4216"/>
    <w:rsid w:val="006A56E8"/>
    <w:rsid w:val="006A6002"/>
    <w:rsid w:val="006A63BA"/>
    <w:rsid w:val="006A6C54"/>
    <w:rsid w:val="006B07F1"/>
    <w:rsid w:val="006B1FC7"/>
    <w:rsid w:val="006B5A1A"/>
    <w:rsid w:val="006B60AB"/>
    <w:rsid w:val="006B6263"/>
    <w:rsid w:val="006B6B9F"/>
    <w:rsid w:val="006B70BF"/>
    <w:rsid w:val="006B74E6"/>
    <w:rsid w:val="006C06B5"/>
    <w:rsid w:val="006C2AB8"/>
    <w:rsid w:val="006C2BFB"/>
    <w:rsid w:val="006C4476"/>
    <w:rsid w:val="006C557B"/>
    <w:rsid w:val="006C66DE"/>
    <w:rsid w:val="006D43A5"/>
    <w:rsid w:val="006D65B3"/>
    <w:rsid w:val="006D6B90"/>
    <w:rsid w:val="006D7E51"/>
    <w:rsid w:val="006E00EF"/>
    <w:rsid w:val="006E0EE8"/>
    <w:rsid w:val="006E1391"/>
    <w:rsid w:val="006E28C2"/>
    <w:rsid w:val="006E3474"/>
    <w:rsid w:val="006E3DFD"/>
    <w:rsid w:val="006E41DE"/>
    <w:rsid w:val="006E5D26"/>
    <w:rsid w:val="006E74DB"/>
    <w:rsid w:val="006E7712"/>
    <w:rsid w:val="006F29E8"/>
    <w:rsid w:val="006F4A27"/>
    <w:rsid w:val="006F50C7"/>
    <w:rsid w:val="006F56AA"/>
    <w:rsid w:val="006F6730"/>
    <w:rsid w:val="006F74B8"/>
    <w:rsid w:val="00700E9D"/>
    <w:rsid w:val="00701442"/>
    <w:rsid w:val="007018A0"/>
    <w:rsid w:val="00701B7E"/>
    <w:rsid w:val="00702D84"/>
    <w:rsid w:val="0070370C"/>
    <w:rsid w:val="0070586E"/>
    <w:rsid w:val="00706A9A"/>
    <w:rsid w:val="00711E5A"/>
    <w:rsid w:val="00712E99"/>
    <w:rsid w:val="007146E4"/>
    <w:rsid w:val="0071576F"/>
    <w:rsid w:val="0071577B"/>
    <w:rsid w:val="007178C6"/>
    <w:rsid w:val="00717D3B"/>
    <w:rsid w:val="00721349"/>
    <w:rsid w:val="00723127"/>
    <w:rsid w:val="00725E7B"/>
    <w:rsid w:val="00725F8F"/>
    <w:rsid w:val="00730695"/>
    <w:rsid w:val="0073078D"/>
    <w:rsid w:val="00734600"/>
    <w:rsid w:val="00735227"/>
    <w:rsid w:val="00736FD9"/>
    <w:rsid w:val="00742601"/>
    <w:rsid w:val="00742E64"/>
    <w:rsid w:val="0074369D"/>
    <w:rsid w:val="00744334"/>
    <w:rsid w:val="00745BDB"/>
    <w:rsid w:val="007463A5"/>
    <w:rsid w:val="00746760"/>
    <w:rsid w:val="00746AD6"/>
    <w:rsid w:val="00746DD2"/>
    <w:rsid w:val="007518C0"/>
    <w:rsid w:val="00752FB3"/>
    <w:rsid w:val="007543CA"/>
    <w:rsid w:val="00754EFD"/>
    <w:rsid w:val="0075543D"/>
    <w:rsid w:val="00756139"/>
    <w:rsid w:val="00756FC5"/>
    <w:rsid w:val="007571AD"/>
    <w:rsid w:val="00761FD3"/>
    <w:rsid w:val="007621A9"/>
    <w:rsid w:val="0076235A"/>
    <w:rsid w:val="00764E70"/>
    <w:rsid w:val="00766709"/>
    <w:rsid w:val="00767A3A"/>
    <w:rsid w:val="0077010D"/>
    <w:rsid w:val="0077021E"/>
    <w:rsid w:val="00770828"/>
    <w:rsid w:val="007711F9"/>
    <w:rsid w:val="00771F20"/>
    <w:rsid w:val="00773680"/>
    <w:rsid w:val="00774676"/>
    <w:rsid w:val="00776662"/>
    <w:rsid w:val="007768AE"/>
    <w:rsid w:val="0078399B"/>
    <w:rsid w:val="0078453D"/>
    <w:rsid w:val="00784A4E"/>
    <w:rsid w:val="0078576E"/>
    <w:rsid w:val="00785FFB"/>
    <w:rsid w:val="00786209"/>
    <w:rsid w:val="00787BBE"/>
    <w:rsid w:val="00790467"/>
    <w:rsid w:val="00791184"/>
    <w:rsid w:val="0079245B"/>
    <w:rsid w:val="00793FBF"/>
    <w:rsid w:val="00795BBA"/>
    <w:rsid w:val="00795DD9"/>
    <w:rsid w:val="0079662C"/>
    <w:rsid w:val="007968AB"/>
    <w:rsid w:val="00796E66"/>
    <w:rsid w:val="007A0FA5"/>
    <w:rsid w:val="007A20C7"/>
    <w:rsid w:val="007A3670"/>
    <w:rsid w:val="007A480A"/>
    <w:rsid w:val="007A6AE7"/>
    <w:rsid w:val="007A7478"/>
    <w:rsid w:val="007A7650"/>
    <w:rsid w:val="007A76EC"/>
    <w:rsid w:val="007A7AC1"/>
    <w:rsid w:val="007A7CBA"/>
    <w:rsid w:val="007B0207"/>
    <w:rsid w:val="007B26C9"/>
    <w:rsid w:val="007B2E57"/>
    <w:rsid w:val="007B3B08"/>
    <w:rsid w:val="007B6952"/>
    <w:rsid w:val="007C1305"/>
    <w:rsid w:val="007C3230"/>
    <w:rsid w:val="007C3B1B"/>
    <w:rsid w:val="007C5B2C"/>
    <w:rsid w:val="007C7B34"/>
    <w:rsid w:val="007D0A95"/>
    <w:rsid w:val="007D2E31"/>
    <w:rsid w:val="007D3187"/>
    <w:rsid w:val="007D37A3"/>
    <w:rsid w:val="007D40D6"/>
    <w:rsid w:val="007D700E"/>
    <w:rsid w:val="007E1416"/>
    <w:rsid w:val="007E1743"/>
    <w:rsid w:val="007E20FC"/>
    <w:rsid w:val="007E3566"/>
    <w:rsid w:val="007E566F"/>
    <w:rsid w:val="007E6886"/>
    <w:rsid w:val="007E76D4"/>
    <w:rsid w:val="007E78B1"/>
    <w:rsid w:val="007F1352"/>
    <w:rsid w:val="007F3C42"/>
    <w:rsid w:val="007F4F1D"/>
    <w:rsid w:val="007F6B98"/>
    <w:rsid w:val="00800809"/>
    <w:rsid w:val="00801289"/>
    <w:rsid w:val="00801DF1"/>
    <w:rsid w:val="00802E0D"/>
    <w:rsid w:val="00803424"/>
    <w:rsid w:val="00803A0F"/>
    <w:rsid w:val="008041AC"/>
    <w:rsid w:val="00804226"/>
    <w:rsid w:val="008042EB"/>
    <w:rsid w:val="00804A54"/>
    <w:rsid w:val="00805C90"/>
    <w:rsid w:val="00806134"/>
    <w:rsid w:val="0080619E"/>
    <w:rsid w:val="00806997"/>
    <w:rsid w:val="00806DDC"/>
    <w:rsid w:val="00807625"/>
    <w:rsid w:val="00807B7C"/>
    <w:rsid w:val="00810AC0"/>
    <w:rsid w:val="00814C34"/>
    <w:rsid w:val="00815126"/>
    <w:rsid w:val="008154E0"/>
    <w:rsid w:val="008155E2"/>
    <w:rsid w:val="00817451"/>
    <w:rsid w:val="00817685"/>
    <w:rsid w:val="0082071A"/>
    <w:rsid w:val="00820A27"/>
    <w:rsid w:val="008216E2"/>
    <w:rsid w:val="00823B8B"/>
    <w:rsid w:val="00824E57"/>
    <w:rsid w:val="008304A6"/>
    <w:rsid w:val="008328D8"/>
    <w:rsid w:val="00833DA3"/>
    <w:rsid w:val="00836D7F"/>
    <w:rsid w:val="00836FCA"/>
    <w:rsid w:val="00837F5A"/>
    <w:rsid w:val="008430F1"/>
    <w:rsid w:val="00843177"/>
    <w:rsid w:val="00844130"/>
    <w:rsid w:val="008447E8"/>
    <w:rsid w:val="00844D0E"/>
    <w:rsid w:val="008450A2"/>
    <w:rsid w:val="0084660F"/>
    <w:rsid w:val="00851865"/>
    <w:rsid w:val="008523C5"/>
    <w:rsid w:val="00853679"/>
    <w:rsid w:val="0085500D"/>
    <w:rsid w:val="00856415"/>
    <w:rsid w:val="008568BA"/>
    <w:rsid w:val="00860525"/>
    <w:rsid w:val="008610EB"/>
    <w:rsid w:val="00861153"/>
    <w:rsid w:val="0086292D"/>
    <w:rsid w:val="00862B22"/>
    <w:rsid w:val="008638E5"/>
    <w:rsid w:val="008642D9"/>
    <w:rsid w:val="00864D90"/>
    <w:rsid w:val="00866AD6"/>
    <w:rsid w:val="00866C4B"/>
    <w:rsid w:val="0087038D"/>
    <w:rsid w:val="0087235E"/>
    <w:rsid w:val="0087267C"/>
    <w:rsid w:val="008729FE"/>
    <w:rsid w:val="0087463B"/>
    <w:rsid w:val="0087500E"/>
    <w:rsid w:val="008800DC"/>
    <w:rsid w:val="008801FB"/>
    <w:rsid w:val="00882DE6"/>
    <w:rsid w:val="0088332F"/>
    <w:rsid w:val="00883A8E"/>
    <w:rsid w:val="008848E6"/>
    <w:rsid w:val="00884D11"/>
    <w:rsid w:val="00885E1E"/>
    <w:rsid w:val="00886358"/>
    <w:rsid w:val="00886B1D"/>
    <w:rsid w:val="00887C01"/>
    <w:rsid w:val="008901D7"/>
    <w:rsid w:val="008902B6"/>
    <w:rsid w:val="0089068D"/>
    <w:rsid w:val="00891ADE"/>
    <w:rsid w:val="00891CA5"/>
    <w:rsid w:val="008927B7"/>
    <w:rsid w:val="00892868"/>
    <w:rsid w:val="008935EC"/>
    <w:rsid w:val="0089444D"/>
    <w:rsid w:val="0089478A"/>
    <w:rsid w:val="008965D2"/>
    <w:rsid w:val="00896858"/>
    <w:rsid w:val="00897524"/>
    <w:rsid w:val="008A14A7"/>
    <w:rsid w:val="008A392C"/>
    <w:rsid w:val="008A4558"/>
    <w:rsid w:val="008A68ED"/>
    <w:rsid w:val="008A77A6"/>
    <w:rsid w:val="008B3657"/>
    <w:rsid w:val="008B40E2"/>
    <w:rsid w:val="008B64F1"/>
    <w:rsid w:val="008B66E7"/>
    <w:rsid w:val="008B7239"/>
    <w:rsid w:val="008B7C07"/>
    <w:rsid w:val="008C0F6F"/>
    <w:rsid w:val="008C25F6"/>
    <w:rsid w:val="008C28EE"/>
    <w:rsid w:val="008C29C7"/>
    <w:rsid w:val="008C34A4"/>
    <w:rsid w:val="008C4574"/>
    <w:rsid w:val="008C4E60"/>
    <w:rsid w:val="008C51B9"/>
    <w:rsid w:val="008C5831"/>
    <w:rsid w:val="008C6414"/>
    <w:rsid w:val="008D0E88"/>
    <w:rsid w:val="008D2963"/>
    <w:rsid w:val="008D3682"/>
    <w:rsid w:val="008D38D0"/>
    <w:rsid w:val="008D4374"/>
    <w:rsid w:val="008D4655"/>
    <w:rsid w:val="008D4807"/>
    <w:rsid w:val="008D6CA8"/>
    <w:rsid w:val="008D7ECE"/>
    <w:rsid w:val="008D7FC1"/>
    <w:rsid w:val="008E2E9A"/>
    <w:rsid w:val="008E2F1C"/>
    <w:rsid w:val="008E4E0C"/>
    <w:rsid w:val="008E50BD"/>
    <w:rsid w:val="008E5465"/>
    <w:rsid w:val="008E7F27"/>
    <w:rsid w:val="008F06CD"/>
    <w:rsid w:val="008F13A2"/>
    <w:rsid w:val="008F3067"/>
    <w:rsid w:val="008F46FA"/>
    <w:rsid w:val="008F4798"/>
    <w:rsid w:val="008F5D06"/>
    <w:rsid w:val="008F5FAF"/>
    <w:rsid w:val="008F62A9"/>
    <w:rsid w:val="008F63F3"/>
    <w:rsid w:val="008F6910"/>
    <w:rsid w:val="009003F5"/>
    <w:rsid w:val="0090054D"/>
    <w:rsid w:val="00901AC9"/>
    <w:rsid w:val="009036EE"/>
    <w:rsid w:val="00903D76"/>
    <w:rsid w:val="00904211"/>
    <w:rsid w:val="0090444A"/>
    <w:rsid w:val="009069FE"/>
    <w:rsid w:val="0090782B"/>
    <w:rsid w:val="00907CC0"/>
    <w:rsid w:val="00910293"/>
    <w:rsid w:val="00910990"/>
    <w:rsid w:val="0091147D"/>
    <w:rsid w:val="00912985"/>
    <w:rsid w:val="0091385B"/>
    <w:rsid w:val="00913E36"/>
    <w:rsid w:val="009145D5"/>
    <w:rsid w:val="009147BD"/>
    <w:rsid w:val="00914C13"/>
    <w:rsid w:val="0091548B"/>
    <w:rsid w:val="009155DC"/>
    <w:rsid w:val="009176C1"/>
    <w:rsid w:val="00917845"/>
    <w:rsid w:val="00921AB0"/>
    <w:rsid w:val="009224F1"/>
    <w:rsid w:val="009230E0"/>
    <w:rsid w:val="00923CB3"/>
    <w:rsid w:val="009245C1"/>
    <w:rsid w:val="00926EF0"/>
    <w:rsid w:val="009274D0"/>
    <w:rsid w:val="0093068E"/>
    <w:rsid w:val="00930812"/>
    <w:rsid w:val="00931213"/>
    <w:rsid w:val="00931D91"/>
    <w:rsid w:val="00932121"/>
    <w:rsid w:val="00932AFB"/>
    <w:rsid w:val="00932BD6"/>
    <w:rsid w:val="00933559"/>
    <w:rsid w:val="009341E7"/>
    <w:rsid w:val="00934213"/>
    <w:rsid w:val="00934E8C"/>
    <w:rsid w:val="00935365"/>
    <w:rsid w:val="00935629"/>
    <w:rsid w:val="00935692"/>
    <w:rsid w:val="009406F7"/>
    <w:rsid w:val="009434A2"/>
    <w:rsid w:val="00943865"/>
    <w:rsid w:val="00945ED0"/>
    <w:rsid w:val="00947D05"/>
    <w:rsid w:val="00951320"/>
    <w:rsid w:val="00951837"/>
    <w:rsid w:val="00952344"/>
    <w:rsid w:val="00952D18"/>
    <w:rsid w:val="00953640"/>
    <w:rsid w:val="009547AA"/>
    <w:rsid w:val="00955693"/>
    <w:rsid w:val="00955D0C"/>
    <w:rsid w:val="009600CE"/>
    <w:rsid w:val="009621DD"/>
    <w:rsid w:val="00963069"/>
    <w:rsid w:val="00964D49"/>
    <w:rsid w:val="00966DD1"/>
    <w:rsid w:val="00967265"/>
    <w:rsid w:val="00970A37"/>
    <w:rsid w:val="00970FA2"/>
    <w:rsid w:val="00971679"/>
    <w:rsid w:val="0097196C"/>
    <w:rsid w:val="0097221D"/>
    <w:rsid w:val="00972A06"/>
    <w:rsid w:val="00972C0F"/>
    <w:rsid w:val="00973BF1"/>
    <w:rsid w:val="009751EB"/>
    <w:rsid w:val="0098020E"/>
    <w:rsid w:val="0098058B"/>
    <w:rsid w:val="009808BE"/>
    <w:rsid w:val="0098504E"/>
    <w:rsid w:val="0098513E"/>
    <w:rsid w:val="00985910"/>
    <w:rsid w:val="00985E3A"/>
    <w:rsid w:val="009861BB"/>
    <w:rsid w:val="00990555"/>
    <w:rsid w:val="0099100A"/>
    <w:rsid w:val="00992B22"/>
    <w:rsid w:val="00993062"/>
    <w:rsid w:val="00993CE8"/>
    <w:rsid w:val="00995243"/>
    <w:rsid w:val="009962BB"/>
    <w:rsid w:val="00996523"/>
    <w:rsid w:val="009972F2"/>
    <w:rsid w:val="00997940"/>
    <w:rsid w:val="009A084D"/>
    <w:rsid w:val="009A105B"/>
    <w:rsid w:val="009A2BF7"/>
    <w:rsid w:val="009A3152"/>
    <w:rsid w:val="009A3C51"/>
    <w:rsid w:val="009A4DFC"/>
    <w:rsid w:val="009A529F"/>
    <w:rsid w:val="009A68D2"/>
    <w:rsid w:val="009B0D83"/>
    <w:rsid w:val="009B187C"/>
    <w:rsid w:val="009B231D"/>
    <w:rsid w:val="009B2CD2"/>
    <w:rsid w:val="009B2FAB"/>
    <w:rsid w:val="009B3AA2"/>
    <w:rsid w:val="009B4615"/>
    <w:rsid w:val="009B513A"/>
    <w:rsid w:val="009B6143"/>
    <w:rsid w:val="009C095F"/>
    <w:rsid w:val="009C23F8"/>
    <w:rsid w:val="009C24F9"/>
    <w:rsid w:val="009C2C0B"/>
    <w:rsid w:val="009C397B"/>
    <w:rsid w:val="009C4727"/>
    <w:rsid w:val="009C4B60"/>
    <w:rsid w:val="009D0EDA"/>
    <w:rsid w:val="009D1DEA"/>
    <w:rsid w:val="009D5B71"/>
    <w:rsid w:val="009D76A5"/>
    <w:rsid w:val="009D7F37"/>
    <w:rsid w:val="009E3020"/>
    <w:rsid w:val="009E53D3"/>
    <w:rsid w:val="009E5804"/>
    <w:rsid w:val="009E5F5B"/>
    <w:rsid w:val="009F0AEF"/>
    <w:rsid w:val="009F2CFC"/>
    <w:rsid w:val="009F4934"/>
    <w:rsid w:val="009F4974"/>
    <w:rsid w:val="009F5542"/>
    <w:rsid w:val="009F5927"/>
    <w:rsid w:val="009F672D"/>
    <w:rsid w:val="009F74FA"/>
    <w:rsid w:val="009F75D3"/>
    <w:rsid w:val="00A00244"/>
    <w:rsid w:val="00A04939"/>
    <w:rsid w:val="00A04A55"/>
    <w:rsid w:val="00A05721"/>
    <w:rsid w:val="00A06150"/>
    <w:rsid w:val="00A07223"/>
    <w:rsid w:val="00A076C5"/>
    <w:rsid w:val="00A10D9B"/>
    <w:rsid w:val="00A11248"/>
    <w:rsid w:val="00A11809"/>
    <w:rsid w:val="00A128C6"/>
    <w:rsid w:val="00A12A72"/>
    <w:rsid w:val="00A133EE"/>
    <w:rsid w:val="00A1454E"/>
    <w:rsid w:val="00A148F1"/>
    <w:rsid w:val="00A14B36"/>
    <w:rsid w:val="00A16855"/>
    <w:rsid w:val="00A209D0"/>
    <w:rsid w:val="00A21398"/>
    <w:rsid w:val="00A2175B"/>
    <w:rsid w:val="00A21ACB"/>
    <w:rsid w:val="00A23AD7"/>
    <w:rsid w:val="00A24BBF"/>
    <w:rsid w:val="00A2616F"/>
    <w:rsid w:val="00A26E09"/>
    <w:rsid w:val="00A26E2C"/>
    <w:rsid w:val="00A30193"/>
    <w:rsid w:val="00A30A8A"/>
    <w:rsid w:val="00A30DED"/>
    <w:rsid w:val="00A30E58"/>
    <w:rsid w:val="00A339E7"/>
    <w:rsid w:val="00A347D3"/>
    <w:rsid w:val="00A352A8"/>
    <w:rsid w:val="00A354F9"/>
    <w:rsid w:val="00A35759"/>
    <w:rsid w:val="00A360FA"/>
    <w:rsid w:val="00A360FB"/>
    <w:rsid w:val="00A3626B"/>
    <w:rsid w:val="00A3763C"/>
    <w:rsid w:val="00A37B2C"/>
    <w:rsid w:val="00A421A2"/>
    <w:rsid w:val="00A4408E"/>
    <w:rsid w:val="00A455AC"/>
    <w:rsid w:val="00A46550"/>
    <w:rsid w:val="00A509A2"/>
    <w:rsid w:val="00A51F7F"/>
    <w:rsid w:val="00A5351F"/>
    <w:rsid w:val="00A535BE"/>
    <w:rsid w:val="00A5381A"/>
    <w:rsid w:val="00A54329"/>
    <w:rsid w:val="00A54FD9"/>
    <w:rsid w:val="00A55F20"/>
    <w:rsid w:val="00A605E4"/>
    <w:rsid w:val="00A60EF8"/>
    <w:rsid w:val="00A629E2"/>
    <w:rsid w:val="00A63094"/>
    <w:rsid w:val="00A640EB"/>
    <w:rsid w:val="00A64531"/>
    <w:rsid w:val="00A64752"/>
    <w:rsid w:val="00A65AF0"/>
    <w:rsid w:val="00A65B64"/>
    <w:rsid w:val="00A6684E"/>
    <w:rsid w:val="00A7261C"/>
    <w:rsid w:val="00A737FF"/>
    <w:rsid w:val="00A746E6"/>
    <w:rsid w:val="00A778BA"/>
    <w:rsid w:val="00A81A27"/>
    <w:rsid w:val="00A81CD2"/>
    <w:rsid w:val="00A81E5A"/>
    <w:rsid w:val="00A81E6B"/>
    <w:rsid w:val="00A823B6"/>
    <w:rsid w:val="00A82DF1"/>
    <w:rsid w:val="00A8375E"/>
    <w:rsid w:val="00A83C38"/>
    <w:rsid w:val="00A848F3"/>
    <w:rsid w:val="00A85D4F"/>
    <w:rsid w:val="00A910CD"/>
    <w:rsid w:val="00A91A72"/>
    <w:rsid w:val="00A92014"/>
    <w:rsid w:val="00A92087"/>
    <w:rsid w:val="00A92576"/>
    <w:rsid w:val="00A9474F"/>
    <w:rsid w:val="00A9689F"/>
    <w:rsid w:val="00AA0ACF"/>
    <w:rsid w:val="00AA1300"/>
    <w:rsid w:val="00AA1538"/>
    <w:rsid w:val="00AA3958"/>
    <w:rsid w:val="00AA3C25"/>
    <w:rsid w:val="00AA563B"/>
    <w:rsid w:val="00AA583A"/>
    <w:rsid w:val="00AA6141"/>
    <w:rsid w:val="00AA79DE"/>
    <w:rsid w:val="00AB0043"/>
    <w:rsid w:val="00AB06CF"/>
    <w:rsid w:val="00AB0B75"/>
    <w:rsid w:val="00AB22AF"/>
    <w:rsid w:val="00AB258B"/>
    <w:rsid w:val="00AB35D5"/>
    <w:rsid w:val="00AB569F"/>
    <w:rsid w:val="00AB62EB"/>
    <w:rsid w:val="00AB7EA0"/>
    <w:rsid w:val="00AC134D"/>
    <w:rsid w:val="00AC3101"/>
    <w:rsid w:val="00AC3136"/>
    <w:rsid w:val="00AC338E"/>
    <w:rsid w:val="00AC36F6"/>
    <w:rsid w:val="00AC3C0C"/>
    <w:rsid w:val="00AC5AFB"/>
    <w:rsid w:val="00AC7748"/>
    <w:rsid w:val="00AD00F5"/>
    <w:rsid w:val="00AD0AD5"/>
    <w:rsid w:val="00AD129F"/>
    <w:rsid w:val="00AD3186"/>
    <w:rsid w:val="00AE08BD"/>
    <w:rsid w:val="00AE1402"/>
    <w:rsid w:val="00AE47BA"/>
    <w:rsid w:val="00AE4DDD"/>
    <w:rsid w:val="00AE59F3"/>
    <w:rsid w:val="00AF0537"/>
    <w:rsid w:val="00AF0793"/>
    <w:rsid w:val="00AF18CE"/>
    <w:rsid w:val="00AF240E"/>
    <w:rsid w:val="00AF343D"/>
    <w:rsid w:val="00AF44B3"/>
    <w:rsid w:val="00AF638B"/>
    <w:rsid w:val="00B01226"/>
    <w:rsid w:val="00B0164D"/>
    <w:rsid w:val="00B05099"/>
    <w:rsid w:val="00B051F2"/>
    <w:rsid w:val="00B069B2"/>
    <w:rsid w:val="00B1322D"/>
    <w:rsid w:val="00B14A78"/>
    <w:rsid w:val="00B1527E"/>
    <w:rsid w:val="00B153F0"/>
    <w:rsid w:val="00B163B5"/>
    <w:rsid w:val="00B16652"/>
    <w:rsid w:val="00B1747D"/>
    <w:rsid w:val="00B22A63"/>
    <w:rsid w:val="00B22C00"/>
    <w:rsid w:val="00B2437C"/>
    <w:rsid w:val="00B2447B"/>
    <w:rsid w:val="00B25CEC"/>
    <w:rsid w:val="00B2670D"/>
    <w:rsid w:val="00B2682F"/>
    <w:rsid w:val="00B31C8B"/>
    <w:rsid w:val="00B32697"/>
    <w:rsid w:val="00B336CA"/>
    <w:rsid w:val="00B35878"/>
    <w:rsid w:val="00B35D41"/>
    <w:rsid w:val="00B371FF"/>
    <w:rsid w:val="00B37821"/>
    <w:rsid w:val="00B4019E"/>
    <w:rsid w:val="00B4137C"/>
    <w:rsid w:val="00B4317B"/>
    <w:rsid w:val="00B44AD7"/>
    <w:rsid w:val="00B4663D"/>
    <w:rsid w:val="00B4750D"/>
    <w:rsid w:val="00B47D04"/>
    <w:rsid w:val="00B47E4C"/>
    <w:rsid w:val="00B50378"/>
    <w:rsid w:val="00B527A3"/>
    <w:rsid w:val="00B529CE"/>
    <w:rsid w:val="00B5303D"/>
    <w:rsid w:val="00B532D8"/>
    <w:rsid w:val="00B54E59"/>
    <w:rsid w:val="00B56330"/>
    <w:rsid w:val="00B573CC"/>
    <w:rsid w:val="00B6173F"/>
    <w:rsid w:val="00B619C2"/>
    <w:rsid w:val="00B626F9"/>
    <w:rsid w:val="00B6485B"/>
    <w:rsid w:val="00B65B92"/>
    <w:rsid w:val="00B65F4D"/>
    <w:rsid w:val="00B66C42"/>
    <w:rsid w:val="00B67FAA"/>
    <w:rsid w:val="00B7183B"/>
    <w:rsid w:val="00B7204F"/>
    <w:rsid w:val="00B72A2E"/>
    <w:rsid w:val="00B73196"/>
    <w:rsid w:val="00B74719"/>
    <w:rsid w:val="00B75CC9"/>
    <w:rsid w:val="00B75DAB"/>
    <w:rsid w:val="00B804DA"/>
    <w:rsid w:val="00B805DA"/>
    <w:rsid w:val="00B80C85"/>
    <w:rsid w:val="00B80DF1"/>
    <w:rsid w:val="00B830A8"/>
    <w:rsid w:val="00B8342E"/>
    <w:rsid w:val="00B83CCC"/>
    <w:rsid w:val="00B84C75"/>
    <w:rsid w:val="00B856AC"/>
    <w:rsid w:val="00B872DE"/>
    <w:rsid w:val="00B87828"/>
    <w:rsid w:val="00B878BF"/>
    <w:rsid w:val="00B91BE2"/>
    <w:rsid w:val="00B9272C"/>
    <w:rsid w:val="00B94763"/>
    <w:rsid w:val="00B9538A"/>
    <w:rsid w:val="00B95BE8"/>
    <w:rsid w:val="00B9693B"/>
    <w:rsid w:val="00B96ACC"/>
    <w:rsid w:val="00B96FB8"/>
    <w:rsid w:val="00B97062"/>
    <w:rsid w:val="00B97855"/>
    <w:rsid w:val="00B978F9"/>
    <w:rsid w:val="00B97A7F"/>
    <w:rsid w:val="00BA086F"/>
    <w:rsid w:val="00BA229B"/>
    <w:rsid w:val="00BA255A"/>
    <w:rsid w:val="00BA303F"/>
    <w:rsid w:val="00BA4237"/>
    <w:rsid w:val="00BA4605"/>
    <w:rsid w:val="00BA6A66"/>
    <w:rsid w:val="00BA6DF9"/>
    <w:rsid w:val="00BA6E6F"/>
    <w:rsid w:val="00BB0D2A"/>
    <w:rsid w:val="00BB25EE"/>
    <w:rsid w:val="00BB2F8F"/>
    <w:rsid w:val="00BB4161"/>
    <w:rsid w:val="00BB4FE6"/>
    <w:rsid w:val="00BB5146"/>
    <w:rsid w:val="00BB5323"/>
    <w:rsid w:val="00BC05AA"/>
    <w:rsid w:val="00BC1A95"/>
    <w:rsid w:val="00BC1F43"/>
    <w:rsid w:val="00BC2F4C"/>
    <w:rsid w:val="00BC3FF5"/>
    <w:rsid w:val="00BC4337"/>
    <w:rsid w:val="00BC5CB8"/>
    <w:rsid w:val="00BC6951"/>
    <w:rsid w:val="00BD0218"/>
    <w:rsid w:val="00BD0810"/>
    <w:rsid w:val="00BD22AF"/>
    <w:rsid w:val="00BD27D8"/>
    <w:rsid w:val="00BD549C"/>
    <w:rsid w:val="00BD6C26"/>
    <w:rsid w:val="00BE0365"/>
    <w:rsid w:val="00BE178A"/>
    <w:rsid w:val="00BE62F7"/>
    <w:rsid w:val="00BE6B3F"/>
    <w:rsid w:val="00BE6C57"/>
    <w:rsid w:val="00BF34BE"/>
    <w:rsid w:val="00BF3999"/>
    <w:rsid w:val="00BF47E6"/>
    <w:rsid w:val="00BF4CE5"/>
    <w:rsid w:val="00BF594B"/>
    <w:rsid w:val="00BF7454"/>
    <w:rsid w:val="00BF7DEE"/>
    <w:rsid w:val="00C009BE"/>
    <w:rsid w:val="00C02A99"/>
    <w:rsid w:val="00C053DF"/>
    <w:rsid w:val="00C058E7"/>
    <w:rsid w:val="00C149EE"/>
    <w:rsid w:val="00C15605"/>
    <w:rsid w:val="00C20830"/>
    <w:rsid w:val="00C213E0"/>
    <w:rsid w:val="00C24497"/>
    <w:rsid w:val="00C25581"/>
    <w:rsid w:val="00C25F68"/>
    <w:rsid w:val="00C26186"/>
    <w:rsid w:val="00C268D4"/>
    <w:rsid w:val="00C268F4"/>
    <w:rsid w:val="00C27929"/>
    <w:rsid w:val="00C306A3"/>
    <w:rsid w:val="00C331B8"/>
    <w:rsid w:val="00C34FBA"/>
    <w:rsid w:val="00C36687"/>
    <w:rsid w:val="00C3689B"/>
    <w:rsid w:val="00C36C8A"/>
    <w:rsid w:val="00C37317"/>
    <w:rsid w:val="00C37E83"/>
    <w:rsid w:val="00C40E35"/>
    <w:rsid w:val="00C40E78"/>
    <w:rsid w:val="00C41910"/>
    <w:rsid w:val="00C41E45"/>
    <w:rsid w:val="00C422FB"/>
    <w:rsid w:val="00C434A1"/>
    <w:rsid w:val="00C449F8"/>
    <w:rsid w:val="00C456A6"/>
    <w:rsid w:val="00C4635A"/>
    <w:rsid w:val="00C46487"/>
    <w:rsid w:val="00C4678B"/>
    <w:rsid w:val="00C504BD"/>
    <w:rsid w:val="00C51840"/>
    <w:rsid w:val="00C518F7"/>
    <w:rsid w:val="00C56395"/>
    <w:rsid w:val="00C56894"/>
    <w:rsid w:val="00C5689D"/>
    <w:rsid w:val="00C60B52"/>
    <w:rsid w:val="00C6116E"/>
    <w:rsid w:val="00C6184D"/>
    <w:rsid w:val="00C64BBD"/>
    <w:rsid w:val="00C6650E"/>
    <w:rsid w:val="00C678B0"/>
    <w:rsid w:val="00C72E4B"/>
    <w:rsid w:val="00C740FE"/>
    <w:rsid w:val="00C747FA"/>
    <w:rsid w:val="00C75EC5"/>
    <w:rsid w:val="00C76EBF"/>
    <w:rsid w:val="00C77CE0"/>
    <w:rsid w:val="00C80DBD"/>
    <w:rsid w:val="00C814F7"/>
    <w:rsid w:val="00C86153"/>
    <w:rsid w:val="00C868FB"/>
    <w:rsid w:val="00C86A6D"/>
    <w:rsid w:val="00C87FB3"/>
    <w:rsid w:val="00C905B3"/>
    <w:rsid w:val="00C907EF"/>
    <w:rsid w:val="00C90CDD"/>
    <w:rsid w:val="00C90F9A"/>
    <w:rsid w:val="00C9266C"/>
    <w:rsid w:val="00C94593"/>
    <w:rsid w:val="00C94C5A"/>
    <w:rsid w:val="00C95827"/>
    <w:rsid w:val="00C967CC"/>
    <w:rsid w:val="00C96EB7"/>
    <w:rsid w:val="00CA00A4"/>
    <w:rsid w:val="00CA0791"/>
    <w:rsid w:val="00CA58C3"/>
    <w:rsid w:val="00CA628E"/>
    <w:rsid w:val="00CA6879"/>
    <w:rsid w:val="00CA6E44"/>
    <w:rsid w:val="00CA7508"/>
    <w:rsid w:val="00CB286D"/>
    <w:rsid w:val="00CB321A"/>
    <w:rsid w:val="00CB6183"/>
    <w:rsid w:val="00CC0C27"/>
    <w:rsid w:val="00CC0C3B"/>
    <w:rsid w:val="00CC117B"/>
    <w:rsid w:val="00CC18F2"/>
    <w:rsid w:val="00CC1C7B"/>
    <w:rsid w:val="00CC3009"/>
    <w:rsid w:val="00CC3116"/>
    <w:rsid w:val="00CC5420"/>
    <w:rsid w:val="00CC65FA"/>
    <w:rsid w:val="00CD4C59"/>
    <w:rsid w:val="00CD726B"/>
    <w:rsid w:val="00CE020A"/>
    <w:rsid w:val="00CE04FB"/>
    <w:rsid w:val="00CE24DF"/>
    <w:rsid w:val="00CE4553"/>
    <w:rsid w:val="00CE4A3F"/>
    <w:rsid w:val="00CE568A"/>
    <w:rsid w:val="00CE700F"/>
    <w:rsid w:val="00CF025E"/>
    <w:rsid w:val="00CF2201"/>
    <w:rsid w:val="00CF2275"/>
    <w:rsid w:val="00CF2517"/>
    <w:rsid w:val="00CF2B8D"/>
    <w:rsid w:val="00CF2DF0"/>
    <w:rsid w:val="00CF64B8"/>
    <w:rsid w:val="00CF74AF"/>
    <w:rsid w:val="00CF7FCB"/>
    <w:rsid w:val="00D017D5"/>
    <w:rsid w:val="00D01BFC"/>
    <w:rsid w:val="00D03D72"/>
    <w:rsid w:val="00D0618D"/>
    <w:rsid w:val="00D06577"/>
    <w:rsid w:val="00D10644"/>
    <w:rsid w:val="00D1166B"/>
    <w:rsid w:val="00D12815"/>
    <w:rsid w:val="00D1330B"/>
    <w:rsid w:val="00D1476D"/>
    <w:rsid w:val="00D14946"/>
    <w:rsid w:val="00D1548B"/>
    <w:rsid w:val="00D1600B"/>
    <w:rsid w:val="00D225F3"/>
    <w:rsid w:val="00D22B64"/>
    <w:rsid w:val="00D23E94"/>
    <w:rsid w:val="00D257B8"/>
    <w:rsid w:val="00D265E5"/>
    <w:rsid w:val="00D270DA"/>
    <w:rsid w:val="00D27606"/>
    <w:rsid w:val="00D306D8"/>
    <w:rsid w:val="00D30EF9"/>
    <w:rsid w:val="00D32208"/>
    <w:rsid w:val="00D32C5B"/>
    <w:rsid w:val="00D33363"/>
    <w:rsid w:val="00D33786"/>
    <w:rsid w:val="00D35658"/>
    <w:rsid w:val="00D36530"/>
    <w:rsid w:val="00D36B27"/>
    <w:rsid w:val="00D37183"/>
    <w:rsid w:val="00D37320"/>
    <w:rsid w:val="00D40730"/>
    <w:rsid w:val="00D45059"/>
    <w:rsid w:val="00D4624E"/>
    <w:rsid w:val="00D466A7"/>
    <w:rsid w:val="00D50627"/>
    <w:rsid w:val="00D50E50"/>
    <w:rsid w:val="00D52D1A"/>
    <w:rsid w:val="00D54A1D"/>
    <w:rsid w:val="00D57F9F"/>
    <w:rsid w:val="00D60195"/>
    <w:rsid w:val="00D609AB"/>
    <w:rsid w:val="00D62690"/>
    <w:rsid w:val="00D62DEB"/>
    <w:rsid w:val="00D642B0"/>
    <w:rsid w:val="00D65914"/>
    <w:rsid w:val="00D65F9F"/>
    <w:rsid w:val="00D71196"/>
    <w:rsid w:val="00D71292"/>
    <w:rsid w:val="00D71A55"/>
    <w:rsid w:val="00D748B8"/>
    <w:rsid w:val="00D7640D"/>
    <w:rsid w:val="00D7789D"/>
    <w:rsid w:val="00D80336"/>
    <w:rsid w:val="00D810C2"/>
    <w:rsid w:val="00D816DF"/>
    <w:rsid w:val="00D82489"/>
    <w:rsid w:val="00D83509"/>
    <w:rsid w:val="00D83C0C"/>
    <w:rsid w:val="00D84568"/>
    <w:rsid w:val="00D85BE5"/>
    <w:rsid w:val="00D8656C"/>
    <w:rsid w:val="00D877D4"/>
    <w:rsid w:val="00D908A9"/>
    <w:rsid w:val="00D90ACF"/>
    <w:rsid w:val="00D92927"/>
    <w:rsid w:val="00D92A77"/>
    <w:rsid w:val="00D930BF"/>
    <w:rsid w:val="00D938F5"/>
    <w:rsid w:val="00D94C1E"/>
    <w:rsid w:val="00D94D52"/>
    <w:rsid w:val="00D95BA0"/>
    <w:rsid w:val="00D97150"/>
    <w:rsid w:val="00D97576"/>
    <w:rsid w:val="00DA0249"/>
    <w:rsid w:val="00DA12B9"/>
    <w:rsid w:val="00DA1438"/>
    <w:rsid w:val="00DA2809"/>
    <w:rsid w:val="00DA34DF"/>
    <w:rsid w:val="00DA3791"/>
    <w:rsid w:val="00DA4FC2"/>
    <w:rsid w:val="00DA5387"/>
    <w:rsid w:val="00DA5426"/>
    <w:rsid w:val="00DB1961"/>
    <w:rsid w:val="00DB1995"/>
    <w:rsid w:val="00DB2489"/>
    <w:rsid w:val="00DB29E2"/>
    <w:rsid w:val="00DB4128"/>
    <w:rsid w:val="00DB7583"/>
    <w:rsid w:val="00DB7E7B"/>
    <w:rsid w:val="00DC04A6"/>
    <w:rsid w:val="00DC1650"/>
    <w:rsid w:val="00DC1969"/>
    <w:rsid w:val="00DC2C33"/>
    <w:rsid w:val="00DC34F9"/>
    <w:rsid w:val="00DC37AA"/>
    <w:rsid w:val="00DC4E83"/>
    <w:rsid w:val="00DC5AFB"/>
    <w:rsid w:val="00DC7482"/>
    <w:rsid w:val="00DD14CB"/>
    <w:rsid w:val="00DD2956"/>
    <w:rsid w:val="00DD2A53"/>
    <w:rsid w:val="00DD4A50"/>
    <w:rsid w:val="00DD68A1"/>
    <w:rsid w:val="00DD7404"/>
    <w:rsid w:val="00DD7F03"/>
    <w:rsid w:val="00DE1CBE"/>
    <w:rsid w:val="00DE1E5C"/>
    <w:rsid w:val="00DE37BB"/>
    <w:rsid w:val="00DE392E"/>
    <w:rsid w:val="00DE3A2D"/>
    <w:rsid w:val="00DE7546"/>
    <w:rsid w:val="00DE7BE8"/>
    <w:rsid w:val="00DF0AA9"/>
    <w:rsid w:val="00DF1EBB"/>
    <w:rsid w:val="00DF4DE0"/>
    <w:rsid w:val="00DF6155"/>
    <w:rsid w:val="00DF6351"/>
    <w:rsid w:val="00DF7BB5"/>
    <w:rsid w:val="00E005AC"/>
    <w:rsid w:val="00E02D77"/>
    <w:rsid w:val="00E03BB3"/>
    <w:rsid w:val="00E04325"/>
    <w:rsid w:val="00E0623F"/>
    <w:rsid w:val="00E072CA"/>
    <w:rsid w:val="00E07406"/>
    <w:rsid w:val="00E077E4"/>
    <w:rsid w:val="00E07C8C"/>
    <w:rsid w:val="00E104E1"/>
    <w:rsid w:val="00E10795"/>
    <w:rsid w:val="00E11409"/>
    <w:rsid w:val="00E11452"/>
    <w:rsid w:val="00E11EB2"/>
    <w:rsid w:val="00E14FDB"/>
    <w:rsid w:val="00E17229"/>
    <w:rsid w:val="00E20471"/>
    <w:rsid w:val="00E21127"/>
    <w:rsid w:val="00E21279"/>
    <w:rsid w:val="00E21554"/>
    <w:rsid w:val="00E265F0"/>
    <w:rsid w:val="00E26D6F"/>
    <w:rsid w:val="00E275AF"/>
    <w:rsid w:val="00E27F81"/>
    <w:rsid w:val="00E3097C"/>
    <w:rsid w:val="00E30B97"/>
    <w:rsid w:val="00E31263"/>
    <w:rsid w:val="00E31D01"/>
    <w:rsid w:val="00E3301B"/>
    <w:rsid w:val="00E357F4"/>
    <w:rsid w:val="00E3607B"/>
    <w:rsid w:val="00E4023D"/>
    <w:rsid w:val="00E4211B"/>
    <w:rsid w:val="00E43242"/>
    <w:rsid w:val="00E43935"/>
    <w:rsid w:val="00E5356A"/>
    <w:rsid w:val="00E548A4"/>
    <w:rsid w:val="00E54B36"/>
    <w:rsid w:val="00E553C6"/>
    <w:rsid w:val="00E57651"/>
    <w:rsid w:val="00E60521"/>
    <w:rsid w:val="00E62B9F"/>
    <w:rsid w:val="00E6303F"/>
    <w:rsid w:val="00E63657"/>
    <w:rsid w:val="00E63812"/>
    <w:rsid w:val="00E643FA"/>
    <w:rsid w:val="00E64729"/>
    <w:rsid w:val="00E67D4C"/>
    <w:rsid w:val="00E70D21"/>
    <w:rsid w:val="00E71388"/>
    <w:rsid w:val="00E723FF"/>
    <w:rsid w:val="00E7327D"/>
    <w:rsid w:val="00E753F7"/>
    <w:rsid w:val="00E76526"/>
    <w:rsid w:val="00E775C8"/>
    <w:rsid w:val="00E812FA"/>
    <w:rsid w:val="00E81379"/>
    <w:rsid w:val="00E82EF0"/>
    <w:rsid w:val="00E84E49"/>
    <w:rsid w:val="00E86841"/>
    <w:rsid w:val="00E874E6"/>
    <w:rsid w:val="00E91D05"/>
    <w:rsid w:val="00E9379F"/>
    <w:rsid w:val="00E94653"/>
    <w:rsid w:val="00E946D3"/>
    <w:rsid w:val="00E9491A"/>
    <w:rsid w:val="00E94B2B"/>
    <w:rsid w:val="00E94C1B"/>
    <w:rsid w:val="00E94D31"/>
    <w:rsid w:val="00E95138"/>
    <w:rsid w:val="00E954A3"/>
    <w:rsid w:val="00E95F6E"/>
    <w:rsid w:val="00E9624D"/>
    <w:rsid w:val="00EA0752"/>
    <w:rsid w:val="00EA1536"/>
    <w:rsid w:val="00EA2686"/>
    <w:rsid w:val="00EA3792"/>
    <w:rsid w:val="00EB0208"/>
    <w:rsid w:val="00EB2472"/>
    <w:rsid w:val="00EB2DC8"/>
    <w:rsid w:val="00EB3090"/>
    <w:rsid w:val="00EB6051"/>
    <w:rsid w:val="00EB6196"/>
    <w:rsid w:val="00EB724E"/>
    <w:rsid w:val="00EB779F"/>
    <w:rsid w:val="00EC1303"/>
    <w:rsid w:val="00EC1F7B"/>
    <w:rsid w:val="00EC25EE"/>
    <w:rsid w:val="00EC2E8C"/>
    <w:rsid w:val="00EC4839"/>
    <w:rsid w:val="00EC4CC3"/>
    <w:rsid w:val="00EC4FF1"/>
    <w:rsid w:val="00EC6078"/>
    <w:rsid w:val="00EC63DC"/>
    <w:rsid w:val="00EC6B22"/>
    <w:rsid w:val="00EC7CF6"/>
    <w:rsid w:val="00EC7EF5"/>
    <w:rsid w:val="00ED1C32"/>
    <w:rsid w:val="00ED2C16"/>
    <w:rsid w:val="00ED6C2E"/>
    <w:rsid w:val="00ED6D01"/>
    <w:rsid w:val="00ED7096"/>
    <w:rsid w:val="00ED7CB3"/>
    <w:rsid w:val="00EE316B"/>
    <w:rsid w:val="00EE3755"/>
    <w:rsid w:val="00EE3F32"/>
    <w:rsid w:val="00EE64B5"/>
    <w:rsid w:val="00EE6583"/>
    <w:rsid w:val="00EF1F18"/>
    <w:rsid w:val="00EF2D1D"/>
    <w:rsid w:val="00EF37B7"/>
    <w:rsid w:val="00EF465E"/>
    <w:rsid w:val="00EF5C3A"/>
    <w:rsid w:val="00EF616B"/>
    <w:rsid w:val="00EF6352"/>
    <w:rsid w:val="00F00978"/>
    <w:rsid w:val="00F01008"/>
    <w:rsid w:val="00F0149A"/>
    <w:rsid w:val="00F01F58"/>
    <w:rsid w:val="00F06C18"/>
    <w:rsid w:val="00F078E1"/>
    <w:rsid w:val="00F07D63"/>
    <w:rsid w:val="00F10393"/>
    <w:rsid w:val="00F11E33"/>
    <w:rsid w:val="00F1284E"/>
    <w:rsid w:val="00F13308"/>
    <w:rsid w:val="00F1423D"/>
    <w:rsid w:val="00F146C4"/>
    <w:rsid w:val="00F165AC"/>
    <w:rsid w:val="00F166DA"/>
    <w:rsid w:val="00F1685A"/>
    <w:rsid w:val="00F20F78"/>
    <w:rsid w:val="00F21DDE"/>
    <w:rsid w:val="00F2243D"/>
    <w:rsid w:val="00F23C22"/>
    <w:rsid w:val="00F23F70"/>
    <w:rsid w:val="00F24957"/>
    <w:rsid w:val="00F300C4"/>
    <w:rsid w:val="00F305AA"/>
    <w:rsid w:val="00F30FBF"/>
    <w:rsid w:val="00F34272"/>
    <w:rsid w:val="00F35511"/>
    <w:rsid w:val="00F366B2"/>
    <w:rsid w:val="00F37A9C"/>
    <w:rsid w:val="00F4179C"/>
    <w:rsid w:val="00F42C2F"/>
    <w:rsid w:val="00F43D59"/>
    <w:rsid w:val="00F446A4"/>
    <w:rsid w:val="00F45EFE"/>
    <w:rsid w:val="00F46260"/>
    <w:rsid w:val="00F468A7"/>
    <w:rsid w:val="00F52449"/>
    <w:rsid w:val="00F52519"/>
    <w:rsid w:val="00F53CCA"/>
    <w:rsid w:val="00F5506E"/>
    <w:rsid w:val="00F559F6"/>
    <w:rsid w:val="00F60357"/>
    <w:rsid w:val="00F60AA3"/>
    <w:rsid w:val="00F63BA1"/>
    <w:rsid w:val="00F66401"/>
    <w:rsid w:val="00F66431"/>
    <w:rsid w:val="00F705F7"/>
    <w:rsid w:val="00F71AF8"/>
    <w:rsid w:val="00F71E18"/>
    <w:rsid w:val="00F72885"/>
    <w:rsid w:val="00F73F45"/>
    <w:rsid w:val="00F74978"/>
    <w:rsid w:val="00F753B1"/>
    <w:rsid w:val="00F759AA"/>
    <w:rsid w:val="00F75A49"/>
    <w:rsid w:val="00F767A1"/>
    <w:rsid w:val="00F76976"/>
    <w:rsid w:val="00F8012A"/>
    <w:rsid w:val="00F83701"/>
    <w:rsid w:val="00F844DA"/>
    <w:rsid w:val="00F85264"/>
    <w:rsid w:val="00F8582B"/>
    <w:rsid w:val="00F8628A"/>
    <w:rsid w:val="00F87047"/>
    <w:rsid w:val="00FA06DD"/>
    <w:rsid w:val="00FA1FCF"/>
    <w:rsid w:val="00FA2C7A"/>
    <w:rsid w:val="00FA3522"/>
    <w:rsid w:val="00FA4E3A"/>
    <w:rsid w:val="00FA5042"/>
    <w:rsid w:val="00FA5D38"/>
    <w:rsid w:val="00FB2934"/>
    <w:rsid w:val="00FB339A"/>
    <w:rsid w:val="00FB33AE"/>
    <w:rsid w:val="00FB4C49"/>
    <w:rsid w:val="00FC19FF"/>
    <w:rsid w:val="00FC626E"/>
    <w:rsid w:val="00FC62EE"/>
    <w:rsid w:val="00FD0433"/>
    <w:rsid w:val="00FD09B6"/>
    <w:rsid w:val="00FD0DC1"/>
    <w:rsid w:val="00FD1432"/>
    <w:rsid w:val="00FD1E3D"/>
    <w:rsid w:val="00FD2346"/>
    <w:rsid w:val="00FD32E4"/>
    <w:rsid w:val="00FD4B71"/>
    <w:rsid w:val="00FD4C45"/>
    <w:rsid w:val="00FD694C"/>
    <w:rsid w:val="00FD7C5B"/>
    <w:rsid w:val="00FE0097"/>
    <w:rsid w:val="00FE1788"/>
    <w:rsid w:val="00FE193A"/>
    <w:rsid w:val="00FE3422"/>
    <w:rsid w:val="00FE452F"/>
    <w:rsid w:val="00FE603B"/>
    <w:rsid w:val="00FE7A9C"/>
    <w:rsid w:val="00FF0AD8"/>
    <w:rsid w:val="00FF28AD"/>
    <w:rsid w:val="00FF47CB"/>
    <w:rsid w:val="00FF4D1B"/>
    <w:rsid w:val="00FF4F80"/>
    <w:rsid w:val="00FF50FD"/>
    <w:rsid w:val="00FF589E"/>
    <w:rsid w:val="00FF62BA"/>
    <w:rsid w:val="00FF6EF3"/>
    <w:rsid w:val="00FF774F"/>
    <w:rsid w:val="00FF7982"/>
    <w:rsid w:val="00FF7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AB1F6E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31C40"/>
    <w:pPr>
      <w:spacing w:before="120" w:after="120" w:line="240" w:lineRule="auto"/>
    </w:pPr>
    <w:rPr>
      <w:rFonts w:ascii="Times New Roman" w:eastAsia="Times New Roman" w:hAnsi="Times New Roman" w:cs="Times New Roman"/>
      <w:szCs w:val="24"/>
      <w:lang w:eastAsia="en-US"/>
    </w:rPr>
  </w:style>
  <w:style w:type="paragraph" w:styleId="Ttulo1">
    <w:name w:val="heading 1"/>
    <w:basedOn w:val="Normal"/>
    <w:next w:val="Normal"/>
    <w:link w:val="Ttulo1Car"/>
    <w:qFormat/>
    <w:rsid w:val="00631C40"/>
    <w:pPr>
      <w:keepNext/>
      <w:pageBreakBefore/>
      <w:numPr>
        <w:numId w:val="2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rsid w:val="00631C40"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"/>
    <w:link w:val="Ttulo3Car"/>
    <w:qFormat/>
    <w:rsid w:val="00631C40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qFormat/>
    <w:rsid w:val="00631C40"/>
    <w:pPr>
      <w:keepNext/>
      <w:numPr>
        <w:ilvl w:val="3"/>
        <w:numId w:val="2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link w:val="Ttulo5Car"/>
    <w:qFormat/>
    <w:rsid w:val="00631C40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ar"/>
    <w:qFormat/>
    <w:rsid w:val="00631C40"/>
    <w:pPr>
      <w:numPr>
        <w:ilvl w:val="5"/>
        <w:numId w:val="2"/>
      </w:numPr>
      <w:spacing w:before="240" w:after="60"/>
      <w:outlineLvl w:val="5"/>
    </w:pPr>
    <w:rPr>
      <w:b/>
      <w:bCs/>
      <w:szCs w:val="22"/>
    </w:rPr>
  </w:style>
  <w:style w:type="paragraph" w:styleId="Ttulo7">
    <w:name w:val="heading 7"/>
    <w:basedOn w:val="Normal"/>
    <w:next w:val="Normal"/>
    <w:link w:val="Ttulo7Car"/>
    <w:qFormat/>
    <w:rsid w:val="00631C40"/>
    <w:pPr>
      <w:numPr>
        <w:ilvl w:val="6"/>
        <w:numId w:val="2"/>
      </w:numPr>
      <w:spacing w:before="240" w:after="60"/>
      <w:outlineLvl w:val="6"/>
    </w:pPr>
  </w:style>
  <w:style w:type="paragraph" w:styleId="Ttulo8">
    <w:name w:val="heading 8"/>
    <w:basedOn w:val="Normal"/>
    <w:next w:val="Normal"/>
    <w:link w:val="Ttulo8Car"/>
    <w:qFormat/>
    <w:rsid w:val="00631C40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link w:val="Ttulo9Car"/>
    <w:qFormat/>
    <w:rsid w:val="00631C40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9Car">
    <w:name w:val="Título 9 Car"/>
    <w:basedOn w:val="Fuentedeprrafopredeter"/>
    <w:link w:val="Ttulo9"/>
    <w:rsid w:val="00631C40"/>
    <w:rPr>
      <w:rFonts w:ascii="Arial" w:eastAsia="Times New Roman" w:hAnsi="Arial" w:cs="Arial"/>
      <w:lang w:eastAsia="en-US"/>
    </w:rPr>
  </w:style>
  <w:style w:type="paragraph" w:styleId="Textodeglobo">
    <w:name w:val="Balloon Text"/>
    <w:basedOn w:val="Normal"/>
    <w:link w:val="TextodegloboCar"/>
    <w:rsid w:val="00631C40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631C40"/>
    <w:rPr>
      <w:rFonts w:ascii="Tahoma" w:eastAsia="Times New Roman" w:hAnsi="Tahoma" w:cs="Tahoma"/>
      <w:sz w:val="16"/>
      <w:szCs w:val="16"/>
      <w:lang w:eastAsia="en-US"/>
    </w:rPr>
  </w:style>
  <w:style w:type="character" w:styleId="Refdecomentario">
    <w:name w:val="annotation reference"/>
    <w:basedOn w:val="Fuentedeprrafopredeter"/>
    <w:semiHidden/>
    <w:unhideWhenUsed/>
    <w:rsid w:val="00631C40"/>
    <w:rPr>
      <w:sz w:val="18"/>
      <w:szCs w:val="18"/>
    </w:rPr>
  </w:style>
  <w:style w:type="paragraph" w:styleId="Textocomentario">
    <w:name w:val="annotation text"/>
    <w:basedOn w:val="Normal"/>
    <w:link w:val="TextocomentarioCar"/>
    <w:semiHidden/>
    <w:unhideWhenUsed/>
    <w:rsid w:val="00631C40"/>
  </w:style>
  <w:style w:type="character" w:customStyle="1" w:styleId="TextocomentarioCar">
    <w:name w:val="Texto comentario Car"/>
    <w:basedOn w:val="Fuentedeprrafopredeter"/>
    <w:link w:val="Textocomentario"/>
    <w:semiHidden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Asuntodelcomentario">
    <w:name w:val="annotation subject"/>
    <w:basedOn w:val="Textocomentario"/>
    <w:next w:val="Textocomentario"/>
    <w:link w:val="AsuntodelcomentarioCar"/>
    <w:semiHidden/>
    <w:unhideWhenUsed/>
    <w:rsid w:val="00631C40"/>
    <w:rPr>
      <w:b/>
      <w:bCs/>
      <w:szCs w:val="20"/>
    </w:rPr>
  </w:style>
  <w:style w:type="character" w:customStyle="1" w:styleId="AsuntodelcomentarioCar">
    <w:name w:val="Asunto del comentario Car"/>
    <w:basedOn w:val="TextocomentarioCar"/>
    <w:link w:val="Asuntodelcomentario"/>
    <w:semiHidden/>
    <w:rsid w:val="00631C40"/>
    <w:rPr>
      <w:rFonts w:ascii="Times New Roman" w:eastAsia="Times New Roman" w:hAnsi="Times New Roman" w:cs="Times New Roman"/>
      <w:b/>
      <w:bCs/>
      <w:szCs w:val="20"/>
      <w:lang w:eastAsia="en-US"/>
    </w:rPr>
  </w:style>
  <w:style w:type="paragraph" w:styleId="Piedepgina">
    <w:name w:val="footer"/>
    <w:basedOn w:val="Normal"/>
    <w:link w:val="PiedepginaCar"/>
    <w:rsid w:val="00631C40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rsid w:val="00631C40"/>
    <w:rPr>
      <w:rFonts w:ascii="Times New Roman" w:eastAsia="Times New Roman" w:hAnsi="Times New Roman" w:cs="Times New Roman"/>
      <w:szCs w:val="24"/>
      <w:lang w:eastAsia="en-US"/>
    </w:rPr>
  </w:style>
  <w:style w:type="paragraph" w:styleId="Encabezado">
    <w:name w:val="header"/>
    <w:basedOn w:val="Normal"/>
    <w:link w:val="EncabezadoCar"/>
    <w:rsid w:val="00631C40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1Car">
    <w:name w:val="Título 1 Car"/>
    <w:basedOn w:val="Fuentedeprrafopredeter"/>
    <w:link w:val="Ttulo1"/>
    <w:rsid w:val="00631C40"/>
    <w:rPr>
      <w:rFonts w:ascii="Times New Roman" w:eastAsia="Times New Roman" w:hAnsi="Times New Roman" w:cs="Arial"/>
      <w:b/>
      <w:bCs/>
      <w:kern w:val="32"/>
      <w:sz w:val="32"/>
      <w:szCs w:val="32"/>
      <w:lang w:eastAsia="en-US"/>
    </w:rPr>
  </w:style>
  <w:style w:type="character" w:customStyle="1" w:styleId="Ttulo2Car">
    <w:name w:val="Título 2 Car"/>
    <w:basedOn w:val="Fuentedeprrafopredeter"/>
    <w:link w:val="Ttulo2"/>
    <w:rsid w:val="00631C40"/>
    <w:rPr>
      <w:rFonts w:ascii="Times New Roman" w:eastAsia="Times New Roman" w:hAnsi="Times New Roman" w:cs="Arial"/>
      <w:b/>
      <w:bCs/>
      <w:iCs/>
      <w:sz w:val="28"/>
      <w:szCs w:val="28"/>
      <w:lang w:eastAsia="en-US"/>
    </w:rPr>
  </w:style>
  <w:style w:type="character" w:customStyle="1" w:styleId="Ttulo3Car">
    <w:name w:val="Título 3 Car"/>
    <w:basedOn w:val="Fuentedeprrafopredeter"/>
    <w:link w:val="Ttulo3"/>
    <w:rsid w:val="00631C40"/>
    <w:rPr>
      <w:rFonts w:ascii="Times New Roman" w:eastAsia="Times New Roman" w:hAnsi="Times New Roman" w:cs="Arial"/>
      <w:b/>
      <w:bCs/>
      <w:sz w:val="26"/>
      <w:szCs w:val="26"/>
      <w:lang w:eastAsia="en-US"/>
    </w:rPr>
  </w:style>
  <w:style w:type="character" w:customStyle="1" w:styleId="Ttulo4Car">
    <w:name w:val="Título 4 Car"/>
    <w:basedOn w:val="Fuentedeprrafopredeter"/>
    <w:link w:val="Ttulo4"/>
    <w:rsid w:val="00631C40"/>
    <w:rPr>
      <w:rFonts w:ascii="Times New Roman" w:eastAsia="Times New Roman" w:hAnsi="Times New Roman" w:cs="Times New Roman"/>
      <w:b/>
      <w:bCs/>
      <w:sz w:val="28"/>
      <w:szCs w:val="28"/>
      <w:lang w:eastAsia="en-US"/>
    </w:rPr>
  </w:style>
  <w:style w:type="character" w:customStyle="1" w:styleId="Ttulo5Car">
    <w:name w:val="Título 5 Car"/>
    <w:basedOn w:val="Fuentedeprrafopredeter"/>
    <w:link w:val="Ttulo5"/>
    <w:rsid w:val="00631C40"/>
    <w:rPr>
      <w:rFonts w:ascii="Times New Roman" w:eastAsia="Times New Roman" w:hAnsi="Times New Roman" w:cs="Times New Roman"/>
      <w:b/>
      <w:bCs/>
      <w:i/>
      <w:iCs/>
      <w:sz w:val="26"/>
      <w:szCs w:val="26"/>
      <w:lang w:eastAsia="en-US"/>
    </w:rPr>
  </w:style>
  <w:style w:type="character" w:customStyle="1" w:styleId="Ttulo6Car">
    <w:name w:val="Título 6 Car"/>
    <w:basedOn w:val="Fuentedeprrafopredeter"/>
    <w:link w:val="Ttulo6"/>
    <w:rsid w:val="00631C40"/>
    <w:rPr>
      <w:rFonts w:ascii="Times New Roman" w:eastAsia="Times New Roman" w:hAnsi="Times New Roman" w:cs="Times New Roman"/>
      <w:b/>
      <w:bCs/>
      <w:lang w:eastAsia="en-US"/>
    </w:rPr>
  </w:style>
  <w:style w:type="character" w:customStyle="1" w:styleId="Ttulo7Car">
    <w:name w:val="Título 7 Car"/>
    <w:basedOn w:val="Fuentedeprrafopredeter"/>
    <w:link w:val="Ttulo7"/>
    <w:rsid w:val="00631C40"/>
    <w:rPr>
      <w:rFonts w:ascii="Times New Roman" w:eastAsia="Times New Roman" w:hAnsi="Times New Roman" w:cs="Times New Roman"/>
      <w:szCs w:val="24"/>
      <w:lang w:eastAsia="en-US"/>
    </w:rPr>
  </w:style>
  <w:style w:type="character" w:customStyle="1" w:styleId="Ttulo8Car">
    <w:name w:val="Título 8 Car"/>
    <w:basedOn w:val="Fuentedeprrafopredeter"/>
    <w:link w:val="Ttulo8"/>
    <w:rsid w:val="00631C40"/>
    <w:rPr>
      <w:rFonts w:ascii="Times New Roman" w:eastAsia="Times New Roman" w:hAnsi="Times New Roman" w:cs="Times New Roman"/>
      <w:i/>
      <w:iCs/>
      <w:szCs w:val="24"/>
      <w:lang w:eastAsia="en-US"/>
    </w:rPr>
  </w:style>
  <w:style w:type="character" w:styleId="Hipervnculo">
    <w:name w:val="Hyperlink"/>
    <w:uiPriority w:val="99"/>
    <w:rPr>
      <w:color w:val="0000FF"/>
      <w:u w:val="single"/>
    </w:rPr>
  </w:style>
  <w:style w:type="paragraph" w:customStyle="1" w:styleId="Instructions">
    <w:name w:val="Instructions"/>
    <w:basedOn w:val="Normal"/>
    <w:autoRedefine/>
    <w:rsid w:val="00631C40"/>
    <w:pPr>
      <w:shd w:val="clear" w:color="auto" w:fill="FFFFFF"/>
    </w:pPr>
  </w:style>
  <w:style w:type="paragraph" w:styleId="Lista">
    <w:name w:val="List"/>
    <w:basedOn w:val="Normal"/>
    <w:rsid w:val="00631C40"/>
    <w:pPr>
      <w:ind w:left="360" w:hanging="360"/>
    </w:pPr>
  </w:style>
  <w:style w:type="paragraph" w:styleId="Listaconvietas2">
    <w:name w:val="List Bullet 2"/>
    <w:basedOn w:val="Lista"/>
    <w:autoRedefine/>
    <w:rsid w:val="00631C40"/>
    <w:pPr>
      <w:numPr>
        <w:numId w:val="3"/>
      </w:numPr>
      <w:tabs>
        <w:tab w:val="left" w:pos="540"/>
      </w:tabs>
      <w:spacing w:line="220" w:lineRule="atLeast"/>
      <w:ind w:right="720"/>
    </w:pPr>
    <w:rPr>
      <w:szCs w:val="20"/>
    </w:rPr>
  </w:style>
  <w:style w:type="paragraph" w:styleId="Sangranormal">
    <w:name w:val="Normal Indent"/>
    <w:basedOn w:val="Normal"/>
    <w:rsid w:val="00631C40"/>
    <w:pPr>
      <w:ind w:left="720"/>
    </w:pPr>
    <w:rPr>
      <w:szCs w:val="20"/>
    </w:rPr>
  </w:style>
  <w:style w:type="character" w:styleId="Nmerodepgina">
    <w:name w:val="page number"/>
    <w:basedOn w:val="Fuentedeprrafopredeter"/>
    <w:rsid w:val="00631C40"/>
  </w:style>
  <w:style w:type="paragraph" w:customStyle="1" w:styleId="TableBody">
    <w:name w:val="Table Body"/>
    <w:rsid w:val="00631C40"/>
    <w:pPr>
      <w:spacing w:after="0" w:line="240" w:lineRule="auto"/>
    </w:pPr>
    <w:rPr>
      <w:rFonts w:ascii="Times New Roman" w:eastAsia="Times New Roman" w:hAnsi="Times New Roman" w:cs="Times New Roman"/>
      <w:noProof/>
      <w:sz w:val="20"/>
      <w:szCs w:val="20"/>
      <w:lang w:eastAsia="en-US"/>
    </w:rPr>
  </w:style>
  <w:style w:type="table" w:styleId="Tablaconcuadrcula">
    <w:name w:val="Table Grid"/>
    <w:basedOn w:val="Tablanormal"/>
    <w:rsid w:val="00631C40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5E616E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TDC1">
    <w:name w:val="toc 1"/>
    <w:basedOn w:val="Normal"/>
    <w:next w:val="Normal"/>
    <w:autoRedefine/>
    <w:uiPriority w:val="39"/>
    <w:unhideWhenUsed/>
    <w:rsid w:val="00631C40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31C40"/>
    <w:pPr>
      <w:spacing w:after="100"/>
      <w:ind w:left="220"/>
    </w:pPr>
  </w:style>
  <w:style w:type="table" w:customStyle="1" w:styleId="GridTable4-Accent31">
    <w:name w:val="Grid Table 4 - Accent 31"/>
    <w:basedOn w:val="Tablanormal"/>
    <w:uiPriority w:val="49"/>
    <w:rsid w:val="0063744C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TDC3">
    <w:name w:val="toc 3"/>
    <w:basedOn w:val="Normal"/>
    <w:next w:val="Normal"/>
    <w:autoRedefine/>
    <w:uiPriority w:val="39"/>
    <w:unhideWhenUsed/>
    <w:rsid w:val="00631C40"/>
    <w:pPr>
      <w:spacing w:after="100"/>
      <w:ind w:left="440"/>
    </w:pPr>
  </w:style>
  <w:style w:type="table" w:customStyle="1" w:styleId="GridTable5Dark-Accent31">
    <w:name w:val="Grid Table 5 Dark - Accent 31"/>
    <w:basedOn w:val="Tablanormal"/>
    <w:uiPriority w:val="50"/>
    <w:rsid w:val="00E82EF0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customStyle="1" w:styleId="TableText">
    <w:name w:val="Table Text"/>
    <w:rsid w:val="00631C40"/>
    <w:pPr>
      <w:tabs>
        <w:tab w:val="right" w:pos="9720"/>
      </w:tabs>
      <w:spacing w:before="40" w:after="40" w:line="240" w:lineRule="auto"/>
    </w:pPr>
    <w:rPr>
      <w:rFonts w:ascii="Times New Roman" w:eastAsia="Times New Roman" w:hAnsi="Times New Roman" w:cs="Times New Roman"/>
      <w:bCs/>
      <w:sz w:val="20"/>
      <w:szCs w:val="24"/>
      <w:lang w:val="en-GB" w:eastAsia="en-US"/>
    </w:rPr>
  </w:style>
  <w:style w:type="paragraph" w:styleId="Descripcin">
    <w:name w:val="caption"/>
    <w:basedOn w:val="Normal"/>
    <w:next w:val="Normal"/>
    <w:uiPriority w:val="35"/>
    <w:unhideWhenUsed/>
    <w:rsid w:val="00631C40"/>
    <w:pPr>
      <w:spacing w:after="200"/>
    </w:pPr>
    <w:rPr>
      <w:rFonts w:asciiTheme="minorHAnsi" w:eastAsiaTheme="minorEastAsia" w:hAnsiTheme="minorHAnsi"/>
      <w:i/>
      <w:iCs/>
      <w:color w:val="44546A" w:themeColor="text2"/>
      <w:szCs w:val="18"/>
    </w:rPr>
  </w:style>
  <w:style w:type="character" w:customStyle="1" w:styleId="Dv-2003-InstructionContentChar">
    <w:name w:val="Dv-20.03-InstructionContent Char"/>
    <w:basedOn w:val="Fuentedeprrafopredeter"/>
    <w:rsid w:val="00631C40"/>
    <w:rPr>
      <w:rFonts w:eastAsia="Times New Roman" w:cs="Times New Roman"/>
      <w:szCs w:val="24"/>
      <w:lang w:eastAsia="en-US"/>
    </w:rPr>
  </w:style>
  <w:style w:type="character" w:customStyle="1" w:styleId="Dv-50RowChar">
    <w:name w:val="Dv-50.Row Char"/>
    <w:basedOn w:val="Dv-32FormFillingFieldChar"/>
    <w:rsid w:val="00631C40"/>
    <w:rPr>
      <w:rFonts w:ascii="Times" w:eastAsia="PMingLiU" w:hAnsi="Times" w:cs="Times New Roman"/>
      <w:b w:val="0"/>
      <w:color w:val="00B0F0"/>
      <w:sz w:val="20"/>
      <w:szCs w:val="24"/>
      <w:lang w:val="en-GB" w:eastAsia="en-US"/>
    </w:rPr>
  </w:style>
  <w:style w:type="character" w:customStyle="1" w:styleId="Dv-51CellChar">
    <w:name w:val="Dv-51.Cell Char"/>
    <w:basedOn w:val="Dv-50RowChar"/>
    <w:rsid w:val="00631C40"/>
    <w:rPr>
      <w:rFonts w:ascii="Times" w:eastAsia="PMingLiU" w:hAnsi="Times" w:cs="Times New Roman"/>
      <w:b w:val="0"/>
      <w:color w:val="BF8F00" w:themeColor="accent4" w:themeShade="BF"/>
      <w:sz w:val="20"/>
      <w:szCs w:val="24"/>
      <w:lang w:val="en-GB" w:eastAsia="en-US"/>
    </w:rPr>
  </w:style>
  <w:style w:type="paragraph" w:customStyle="1" w:styleId="GeneralHeading">
    <w:name w:val="General Heading"/>
    <w:basedOn w:val="Normal"/>
    <w:link w:val="GeneralHeadingChar"/>
    <w:qFormat/>
    <w:rsid w:val="00631C40"/>
    <w:rPr>
      <w:b/>
    </w:rPr>
  </w:style>
  <w:style w:type="character" w:customStyle="1" w:styleId="GeneralHeadingChar">
    <w:name w:val="General Heading Char"/>
    <w:basedOn w:val="Fuentedeprrafopredeter"/>
    <w:link w:val="GeneralHeading"/>
    <w:rsid w:val="00631C40"/>
    <w:rPr>
      <w:rFonts w:ascii="Times New Roman" w:eastAsia="Times New Roman" w:hAnsi="Times New Roman" w:cs="Times New Roman"/>
      <w:b/>
      <w:szCs w:val="24"/>
      <w:lang w:eastAsia="en-US"/>
    </w:rPr>
  </w:style>
  <w:style w:type="paragraph" w:styleId="Prrafodelista">
    <w:name w:val="List Paragraph"/>
    <w:basedOn w:val="Normal"/>
    <w:uiPriority w:val="34"/>
    <w:qFormat/>
    <w:rsid w:val="00631C40"/>
    <w:pPr>
      <w:ind w:left="720"/>
    </w:pPr>
  </w:style>
  <w:style w:type="paragraph" w:customStyle="1" w:styleId="Step-Instructions">
    <w:name w:val="Step-Instructions"/>
    <w:basedOn w:val="Normal"/>
    <w:link w:val="Step-InstructionsChar"/>
    <w:rsid w:val="00631C40"/>
    <w:pPr>
      <w:ind w:left="720" w:hanging="720"/>
    </w:pPr>
    <w:rPr>
      <w:sz w:val="26"/>
    </w:rPr>
  </w:style>
  <w:style w:type="character" w:customStyle="1" w:styleId="Step-InstructionsChar">
    <w:name w:val="Step-Instructions Char"/>
    <w:basedOn w:val="Ttulo3Car"/>
    <w:link w:val="Step-Instructions"/>
    <w:rsid w:val="00631C40"/>
    <w:rPr>
      <w:rFonts w:ascii="Times New Roman" w:eastAsia="Times New Roman" w:hAnsi="Times New Roman" w:cs="Times New Roman"/>
      <w:b w:val="0"/>
      <w:bCs w:val="0"/>
      <w:sz w:val="26"/>
      <w:szCs w:val="24"/>
      <w:lang w:eastAsia="en-US"/>
    </w:rPr>
  </w:style>
  <w:style w:type="table" w:customStyle="1" w:styleId="TableNormalSided">
    <w:name w:val="Table Normal (Sided)"/>
    <w:basedOn w:val="Tablanormal"/>
    <w:uiPriority w:val="99"/>
    <w:rsid w:val="00631C40"/>
    <w:pPr>
      <w:spacing w:after="0" w:line="240" w:lineRule="auto"/>
    </w:pPr>
    <w:rPr>
      <w:rFonts w:ascii="Times New Roman" w:hAnsi="Times New Roman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 w:themeFill="background1" w:themeFillShade="D9"/>
      </w:tcPr>
    </w:tblStylePr>
    <w:tblStylePr w:type="nwCell">
      <w:rPr>
        <w:b/>
      </w:rPr>
    </w:tblStylePr>
  </w:style>
  <w:style w:type="table" w:customStyle="1" w:styleId="TableStyle1">
    <w:name w:val="Table Style 1"/>
    <w:basedOn w:val="Tablanormal"/>
    <w:uiPriority w:val="99"/>
    <w:rsid w:val="00631C40"/>
    <w:pPr>
      <w:spacing w:after="0" w:line="240" w:lineRule="auto"/>
    </w:pPr>
    <w:rPr>
      <w:rFonts w:ascii="Times New Roman" w:eastAsia="Times New Roman" w:hAnsi="Times New Roman" w:cs="Times New Roman"/>
      <w:szCs w:val="20"/>
    </w:rPr>
    <w:tblPr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4" w:space="0" w:color="D0CECE"/>
        <w:insideV w:val="single" w:sz="4" w:space="0" w:color="D0CECE"/>
      </w:tblBorders>
      <w:tblCellMar>
        <w:left w:w="115" w:type="dxa"/>
        <w:right w:w="115" w:type="dxa"/>
      </w:tblCellMar>
    </w:tblPr>
    <w:tblStylePr w:type="firstRow">
      <w:rPr>
        <w:b/>
      </w:rPr>
      <w:tblPr/>
      <w:tcPr>
        <w:shd w:val="clear" w:color="auto" w:fill="D9D9D9"/>
      </w:tcPr>
    </w:tblStylePr>
  </w:style>
  <w:style w:type="paragraph" w:customStyle="1" w:styleId="Dv-60TextAndProp">
    <w:name w:val="Dv-60.TextAndProp"/>
    <w:basedOn w:val="Normal"/>
    <w:link w:val="Dv-60TextAndPropChar"/>
    <w:rsid w:val="00432FD5"/>
    <w:rPr>
      <w:color w:val="6600FF"/>
      <w:lang w:eastAsia="zh-TW"/>
    </w:rPr>
  </w:style>
  <w:style w:type="character" w:customStyle="1" w:styleId="Dv-60TextAndPropChar">
    <w:name w:val="Dv-60.TextAndProp Char"/>
    <w:basedOn w:val="Fuentedeprrafopredeter"/>
    <w:link w:val="Dv-60TextAndProp"/>
    <w:rsid w:val="00432FD5"/>
    <w:rPr>
      <w:rFonts w:ascii="Times New Roman" w:eastAsia="Times New Roman" w:hAnsi="Times New Roman" w:cs="Times New Roman"/>
      <w:color w:val="6600FF"/>
      <w:szCs w:val="24"/>
    </w:rPr>
  </w:style>
  <w:style w:type="paragraph" w:customStyle="1" w:styleId="Dv-6001-ReferencesStart">
    <w:name w:val="Dv-60.01-ReferencesStart"/>
    <w:link w:val="Dv-6001-ReferencesStartChar"/>
    <w:rsid w:val="00631C40"/>
    <w:rPr>
      <w:color w:val="CFAD6F"/>
      <w:shd w:val="clear" w:color="auto" w:fill="FFFFFF"/>
    </w:rPr>
  </w:style>
  <w:style w:type="character" w:customStyle="1" w:styleId="Dv-6001-ReferencesStartChar">
    <w:name w:val="Dv-60.01-ReferencesStart Char"/>
    <w:basedOn w:val="Dv-3101-GenericDescriptionStartChar"/>
    <w:link w:val="Dv-6001-ReferencesStart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paragraph" w:customStyle="1" w:styleId="Dv-6002-ReferencesEnd">
    <w:name w:val="Dv-60.02-ReferencesEnd"/>
    <w:link w:val="Dv-6002-ReferencesEndChar"/>
    <w:rsid w:val="00631C40"/>
    <w:rPr>
      <w:color w:val="CFAD6F"/>
    </w:rPr>
  </w:style>
  <w:style w:type="character" w:customStyle="1" w:styleId="Dv-6002-ReferencesEndChar">
    <w:name w:val="Dv-60.02-ReferencesEnd Char"/>
    <w:basedOn w:val="Dv-3102-GenericDescriptionEndChar"/>
    <w:link w:val="Dv-6002-ReferencesEnd"/>
    <w:rsid w:val="00631C40"/>
    <w:rPr>
      <w:rFonts w:ascii="Times" w:eastAsia="Times New Roman" w:hAnsi="Times" w:cs="Times New Roman"/>
      <w:b/>
      <w:color w:val="CFAD6F"/>
      <w:sz w:val="52"/>
      <w:szCs w:val="24"/>
      <w:lang w:val="en-GB" w:eastAsia="en-US"/>
    </w:rPr>
  </w:style>
  <w:style w:type="character" w:customStyle="1" w:styleId="CoverTitleCharChar">
    <w:name w:val="Cover Title Char Char"/>
    <w:link w:val="CoverTitle"/>
    <w:locked/>
    <w:rsid w:val="0063135E"/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paragraph" w:customStyle="1" w:styleId="CoverTitle">
    <w:name w:val="Cover Title"/>
    <w:link w:val="CoverTitleCharChar"/>
    <w:rsid w:val="0063135E"/>
    <w:pPr>
      <w:spacing w:before="2000" w:after="400" w:line="240" w:lineRule="auto"/>
    </w:pPr>
    <w:rPr>
      <w:rFonts w:ascii="Arial" w:eastAsia="Times New Roman" w:hAnsi="Arial" w:cs="Arial"/>
      <w:b/>
      <w:bCs/>
      <w:kern w:val="32"/>
      <w:sz w:val="44"/>
      <w:szCs w:val="32"/>
      <w:lang w:val="en-GB" w:eastAsia="en-US"/>
    </w:rPr>
  </w:style>
  <w:style w:type="character" w:customStyle="1" w:styleId="Dv-2001-InstructionStartChar">
    <w:name w:val="Dv-20.01-InstructionStart Char"/>
    <w:basedOn w:val="Fuentedeprrafopredete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character" w:customStyle="1" w:styleId="Dv-2002-InstructionEndChar">
    <w:name w:val="Dv-20.02-InstructionEnd Char"/>
    <w:basedOn w:val="Dv-2001-InstructionStartChar"/>
    <w:rsid w:val="00631C40"/>
    <w:rPr>
      <w:rFonts w:ascii="Times" w:eastAsia="Times New Roman" w:hAnsi="Times" w:cs="Times New Roman"/>
      <w:b/>
      <w:color w:val="FF0000"/>
      <w:sz w:val="52"/>
      <w:szCs w:val="24"/>
      <w:lang w:val="en-GB" w:eastAsia="en-US"/>
    </w:rPr>
  </w:style>
  <w:style w:type="paragraph" w:customStyle="1" w:styleId="Dv-2003-InstructionContentSample">
    <w:name w:val="Dv-20.03-InstructionContent (Sample)"/>
    <w:link w:val="Dv-2003-InstructionContentSampleChar"/>
    <w:qFormat/>
    <w:rsid w:val="00631C40"/>
    <w:rPr>
      <w:color w:val="538135" w:themeColor="accent6" w:themeShade="BF"/>
    </w:rPr>
  </w:style>
  <w:style w:type="character" w:customStyle="1" w:styleId="Dv-2003-InstructionContentSampleChar">
    <w:name w:val="Dv-20.03-InstructionContent (Sample) Char"/>
    <w:basedOn w:val="Dv-2003-InstructionContentChar"/>
    <w:link w:val="Dv-2003-InstructionContentSample"/>
    <w:rsid w:val="00631C40"/>
    <w:rPr>
      <w:rFonts w:eastAsia="Times New Roman" w:cs="Times New Roman"/>
      <w:color w:val="538135" w:themeColor="accent6" w:themeShade="BF"/>
      <w:szCs w:val="24"/>
      <w:lang w:eastAsia="en-US"/>
    </w:rPr>
  </w:style>
  <w:style w:type="character" w:customStyle="1" w:styleId="Dv-3001-OutputStartChar">
    <w:name w:val="Dv-30.01-OutputStart Char"/>
    <w:basedOn w:val="Dv-2001-InstructionStart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002-OutputEndChar">
    <w:name w:val="Dv-30.02-OutputEnd Char"/>
    <w:basedOn w:val="Dv-2002-InstructionEndChar"/>
    <w:rsid w:val="00631C40"/>
    <w:rPr>
      <w:rFonts w:ascii="Times" w:eastAsia="Times New Roman" w:hAnsi="Times" w:cs="Times New Roman"/>
      <w:b/>
      <w:color w:val="538135"/>
      <w:sz w:val="52"/>
      <w:szCs w:val="24"/>
      <w:lang w:val="en-GB" w:eastAsia="en-US"/>
    </w:rPr>
  </w:style>
  <w:style w:type="character" w:customStyle="1" w:styleId="Dv-3101-GenericDescriptionStartChar">
    <w:name w:val="Dv-31.01-GenericDescriptionStart Char"/>
    <w:basedOn w:val="Dv-3001-OutputStart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102-GenericDescriptionEndChar">
    <w:name w:val="Dv-31.02-GenericDescriptionEnd Char"/>
    <w:basedOn w:val="Dv-3002-OutputEndChar"/>
    <w:rsid w:val="00631C40"/>
    <w:rPr>
      <w:rFonts w:ascii="Times" w:eastAsia="Times New Roman" w:hAnsi="Times" w:cs="Times New Roman"/>
      <w:b/>
      <w:color w:val="70AD47"/>
      <w:sz w:val="52"/>
      <w:szCs w:val="24"/>
      <w:lang w:val="en-GB" w:eastAsia="en-US"/>
    </w:rPr>
  </w:style>
  <w:style w:type="character" w:customStyle="1" w:styleId="Dv-32FormFillingFieldChar">
    <w:name w:val="Dv-32.FormFillingField Char"/>
    <w:basedOn w:val="Dv-3002-OutputEndChar"/>
    <w:rsid w:val="00631C40"/>
    <w:rPr>
      <w:rFonts w:ascii="Times" w:eastAsia="PMingLiU" w:hAnsi="Times" w:cs="Times New Roman"/>
      <w:b w:val="0"/>
      <w:color w:val="00B050"/>
      <w:sz w:val="20"/>
      <w:szCs w:val="24"/>
      <w:lang w:val="en-GB" w:eastAsia="en-US"/>
    </w:rPr>
  </w:style>
  <w:style w:type="paragraph" w:styleId="Textoindependiente">
    <w:name w:val="Body Text"/>
    <w:aliases w:val="bt,body text,body tesx,contents,bt1,body text1,body tesx1,bt2,body text2,body tesx2,bt3,body text3,body tesx3,bt4,body text4,body tesx4,contents1,Texto independiente1,bt5,body text5,body tesx5,bt6,body text6,body tesx6,bt11,contents2"/>
    <w:basedOn w:val="Normal"/>
    <w:link w:val="TextoindependienteCar"/>
    <w:rsid w:val="00B2682F"/>
    <w:pPr>
      <w:spacing w:line="259" w:lineRule="auto"/>
      <w:ind w:left="2520"/>
    </w:pPr>
    <w:rPr>
      <w:rFonts w:ascii="Calibri" w:eastAsia="Calibri" w:hAnsi="Calibri"/>
      <w:szCs w:val="22"/>
      <w:lang w:val="es-PE"/>
    </w:rPr>
  </w:style>
  <w:style w:type="character" w:customStyle="1" w:styleId="TextoindependienteCar">
    <w:name w:val="Texto independiente Car"/>
    <w:aliases w:val="bt Car,body text Car,body tesx Car,contents Car,bt1 Car,body text1 Car,body tesx1 Car,bt2 Car,body text2 Car,body tesx2 Car,bt3 Car,body text3 Car,body tesx3 Car,bt4 Car,body text4 Car,body tesx4 Car,contents1 Car,bt5 Car,bt6 Car"/>
    <w:basedOn w:val="Fuentedeprrafopredeter"/>
    <w:link w:val="Textoindependiente"/>
    <w:rsid w:val="00B2682F"/>
    <w:rPr>
      <w:rFonts w:ascii="Calibri" w:eastAsia="Calibri" w:hAnsi="Calibri" w:cs="Times New Roman"/>
      <w:lang w:val="es-PE" w:eastAsia="en-US"/>
    </w:rPr>
  </w:style>
  <w:style w:type="paragraph" w:styleId="Ttulo">
    <w:name w:val="Title"/>
    <w:basedOn w:val="Normal"/>
    <w:link w:val="TtuloCar"/>
    <w:qFormat/>
    <w:rsid w:val="00B2682F"/>
    <w:pPr>
      <w:keepLines/>
      <w:spacing w:before="0" w:line="259" w:lineRule="auto"/>
      <w:ind w:left="2520" w:right="720"/>
    </w:pPr>
    <w:rPr>
      <w:rFonts w:ascii="Book Antiqua" w:eastAsia="Calibri" w:hAnsi="Book Antiqua"/>
      <w:sz w:val="48"/>
      <w:szCs w:val="48"/>
      <w:lang w:val="es-PE"/>
    </w:rPr>
  </w:style>
  <w:style w:type="character" w:customStyle="1" w:styleId="TtuloCar">
    <w:name w:val="Título Car"/>
    <w:basedOn w:val="Fuentedeprrafopredeter"/>
    <w:link w:val="Ttulo"/>
    <w:rsid w:val="00B2682F"/>
    <w:rPr>
      <w:rFonts w:ascii="Book Antiqua" w:eastAsia="Calibri" w:hAnsi="Book Antiqua" w:cs="Times New Roman"/>
      <w:sz w:val="48"/>
      <w:szCs w:val="48"/>
      <w:lang w:val="es-PE" w:eastAsia="en-US"/>
    </w:rPr>
  </w:style>
  <w:style w:type="paragraph" w:customStyle="1" w:styleId="TitleBar">
    <w:name w:val="Title Bar"/>
    <w:basedOn w:val="Normal"/>
    <w:rsid w:val="00B2682F"/>
    <w:pPr>
      <w:keepNext/>
      <w:pageBreakBefore/>
      <w:shd w:val="solid" w:color="auto" w:fill="auto"/>
      <w:spacing w:before="1680" w:after="160" w:line="259" w:lineRule="auto"/>
      <w:ind w:left="2520" w:right="720"/>
    </w:pPr>
    <w:rPr>
      <w:rFonts w:ascii="Calibri" w:eastAsia="Calibri" w:hAnsi="Calibri"/>
      <w:sz w:val="36"/>
      <w:szCs w:val="36"/>
      <w:lang w:val="es-PE"/>
    </w:rPr>
  </w:style>
  <w:style w:type="paragraph" w:customStyle="1" w:styleId="EstiloTtulo26ptNegrita">
    <w:name w:val="Estilo Título + 26 pt Negrita"/>
    <w:basedOn w:val="Ttulo"/>
    <w:rsid w:val="00B2682F"/>
    <w:rPr>
      <w:b/>
      <w:bCs/>
      <w:sz w:val="72"/>
    </w:rPr>
  </w:style>
  <w:style w:type="table" w:styleId="Tabladecuadrcula4">
    <w:name w:val="Grid Table 4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5oscura-nfasis2">
    <w:name w:val="Grid Table 5 Dark Accent 2"/>
    <w:basedOn w:val="Tablanormal"/>
    <w:uiPriority w:val="50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laconcuadrcula4-nfasis6">
    <w:name w:val="Grid Table 4 Accent 6"/>
    <w:basedOn w:val="Tablanormal"/>
    <w:uiPriority w:val="49"/>
    <w:rsid w:val="00193C7F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TablaContenido">
    <w:name w:val="Tabla Contenido"/>
    <w:basedOn w:val="Normal"/>
    <w:qFormat/>
    <w:rsid w:val="000656E7"/>
    <w:pPr>
      <w:spacing w:before="0" w:after="0"/>
      <w:jc w:val="both"/>
    </w:pPr>
    <w:rPr>
      <w:rFonts w:ascii="Arial Narrow" w:eastAsia="Calibri" w:hAnsi="Arial Narrow"/>
      <w:bCs/>
      <w:sz w:val="20"/>
      <w:szCs w:val="22"/>
      <w:lang w:val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0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985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3299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19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85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267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741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1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3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3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86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1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96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1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2991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052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3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99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54250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182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53496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23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7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2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0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47214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96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1006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63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0785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6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4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82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5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6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14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892103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895576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6848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465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9749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6098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49467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0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7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82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924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270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92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41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3835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microsoft.com/office/2011/relationships/commentsExtended" Target="commentsExtended.xml"/><Relationship Id="rId26" Type="http://schemas.openxmlformats.org/officeDocument/2006/relationships/image" Target="media/image14.emf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10.emf"/><Relationship Id="rId34" Type="http://schemas.openxmlformats.org/officeDocument/2006/relationships/image" Target="media/image20.png"/><Relationship Id="rId42" Type="http://schemas.openxmlformats.org/officeDocument/2006/relationships/image" Target="media/image27.emf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3.emf"/><Relationship Id="rId33" Type="http://schemas.openxmlformats.org/officeDocument/2006/relationships/oleObject" Target="embeddings/oleObject3.bin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9.png"/><Relationship Id="rId29" Type="http://schemas.openxmlformats.org/officeDocument/2006/relationships/image" Target="media/image16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emf"/><Relationship Id="rId32" Type="http://schemas.openxmlformats.org/officeDocument/2006/relationships/image" Target="media/image19.emf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oleObject" Target="embeddings/oleObject2.bin"/><Relationship Id="rId36" Type="http://schemas.openxmlformats.org/officeDocument/2006/relationships/oleObject" Target="embeddings/oleObject4.bin"/><Relationship Id="rId10" Type="http://schemas.openxmlformats.org/officeDocument/2006/relationships/footer" Target="footer1.xml"/><Relationship Id="rId19" Type="http://schemas.microsoft.com/office/2016/09/relationships/commentsIds" Target="commentsIds.xml"/><Relationship Id="rId31" Type="http://schemas.openxmlformats.org/officeDocument/2006/relationships/image" Target="media/image18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oleObject" Target="embeddings/oleObject1.bin"/><Relationship Id="rId27" Type="http://schemas.openxmlformats.org/officeDocument/2006/relationships/image" Target="media/image15.emf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43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ADD1D4-9315-43F0-A7F7-F1196B216B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31</Pages>
  <Words>5433</Words>
  <Characters>29884</Characters>
  <Application>Microsoft Office Word</Application>
  <DocSecurity>0</DocSecurity>
  <Lines>249</Lines>
  <Paragraphs>70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35247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2017-03-09T09:29:00Z</dcterms:created>
  <dcterms:modified xsi:type="dcterms:W3CDTF">2018-08-17T23:50:00Z</dcterms:modified>
</cp:coreProperties>
</file>