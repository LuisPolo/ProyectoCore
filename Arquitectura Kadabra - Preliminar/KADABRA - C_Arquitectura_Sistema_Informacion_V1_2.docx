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81273A" w14:textId="77777777" w:rsidR="00B2682F" w:rsidRPr="00C4678B" w:rsidRDefault="00B2682F" w:rsidP="00B2682F">
      <w:pPr>
        <w:pStyle w:val="TitleBar"/>
        <w:ind w:left="709"/>
        <w:rPr>
          <w:rFonts w:ascii="Arial Narrow" w:hAnsi="Arial Narrow" w:cs="Arial"/>
          <w:sz w:val="28"/>
        </w:rPr>
      </w:pPr>
      <w:r w:rsidRPr="00C4678B">
        <w:rPr>
          <w:rFonts w:ascii="Arial Narrow" w:hAnsi="Arial Narrow" w:cs="Arial"/>
          <w:sz w:val="28"/>
        </w:rPr>
        <w:tab/>
      </w:r>
    </w:p>
    <w:p w14:paraId="59CAB53C" w14:textId="77777777" w:rsidR="00B2682F" w:rsidRPr="00C4678B" w:rsidRDefault="00B2682F" w:rsidP="00B2682F">
      <w:pPr>
        <w:pStyle w:val="EstiloTtulo26ptNegrita"/>
        <w:ind w:left="1843"/>
        <w:rPr>
          <w:rFonts w:ascii="Arial Narrow" w:hAnsi="Arial Narrow" w:cs="Arial"/>
          <w:sz w:val="32"/>
          <w:u w:val="single"/>
        </w:rPr>
      </w:pPr>
    </w:p>
    <w:p w14:paraId="50979E7B" w14:textId="41524062" w:rsidR="00B2682F" w:rsidRPr="00C4678B" w:rsidRDefault="00B2682F" w:rsidP="00B2682F">
      <w:pPr>
        <w:pStyle w:val="BodyText"/>
        <w:ind w:left="0"/>
        <w:jc w:val="center"/>
        <w:rPr>
          <w:rFonts w:ascii="Arial Narrow" w:hAnsi="Arial Narrow" w:cs="Arial"/>
          <w:b/>
          <w:bCs/>
          <w:sz w:val="48"/>
          <w:szCs w:val="48"/>
        </w:rPr>
      </w:pPr>
      <w:r w:rsidRPr="00C4678B">
        <w:rPr>
          <w:rFonts w:ascii="Arial Narrow" w:hAnsi="Arial Narrow" w:cs="Arial"/>
          <w:b/>
          <w:bCs/>
          <w:sz w:val="48"/>
          <w:szCs w:val="48"/>
        </w:rPr>
        <w:t xml:space="preserve">ARQUITECTURA DE </w:t>
      </w:r>
      <w:r w:rsidR="001B5602">
        <w:rPr>
          <w:rFonts w:ascii="Arial Narrow" w:hAnsi="Arial Narrow" w:cs="Arial"/>
          <w:b/>
          <w:bCs/>
          <w:sz w:val="48"/>
          <w:szCs w:val="48"/>
        </w:rPr>
        <w:t>APLICACIONES Y DATOS</w:t>
      </w:r>
    </w:p>
    <w:p w14:paraId="63A7ACCC" w14:textId="77777777" w:rsidR="00B2682F" w:rsidRPr="00C4678B" w:rsidRDefault="00B2682F" w:rsidP="00B2682F">
      <w:pPr>
        <w:pStyle w:val="BodyText"/>
        <w:ind w:left="0"/>
        <w:jc w:val="center"/>
        <w:rPr>
          <w:rFonts w:ascii="Arial Narrow" w:hAnsi="Arial Narrow" w:cs="Arial"/>
          <w:b/>
          <w:bCs/>
          <w:sz w:val="48"/>
          <w:szCs w:val="48"/>
        </w:rPr>
      </w:pPr>
      <w:r w:rsidRPr="00C4678B">
        <w:rPr>
          <w:rFonts w:ascii="Arial Narrow" w:hAnsi="Arial Narrow" w:cs="Arial"/>
          <w:b/>
          <w:sz w:val="28"/>
          <w:szCs w:val="28"/>
        </w:rPr>
        <w:t>Modelo para el Desarrollo y Gobierno de Nuevo Core de Pensiones</w:t>
      </w:r>
    </w:p>
    <w:p w14:paraId="329CFF54" w14:textId="77777777" w:rsidR="00B2682F" w:rsidRPr="00C4678B" w:rsidRDefault="00B2682F" w:rsidP="00B2682F">
      <w:pPr>
        <w:pStyle w:val="BodyText"/>
        <w:rPr>
          <w:rFonts w:ascii="Arial Narrow" w:hAnsi="Arial Narrow" w:cs="Arial"/>
          <w:b/>
          <w:bCs/>
          <w:sz w:val="60"/>
          <w:szCs w:val="60"/>
        </w:rPr>
      </w:pPr>
      <w:r w:rsidRPr="00C4678B">
        <w:rPr>
          <w:rFonts w:ascii="Arial Narrow" w:hAnsi="Arial Narrow" w:cs="Arial"/>
          <w:b/>
          <w:bCs/>
          <w:sz w:val="60"/>
          <w:szCs w:val="60"/>
        </w:rPr>
        <w:t xml:space="preserve"> </w:t>
      </w:r>
    </w:p>
    <w:p w14:paraId="4BFBFE99" w14:textId="77777777" w:rsidR="00B2682F" w:rsidRPr="00C4678B" w:rsidRDefault="00B2682F" w:rsidP="00B2682F">
      <w:pPr>
        <w:pStyle w:val="BodyText"/>
        <w:tabs>
          <w:tab w:val="left" w:pos="2552"/>
        </w:tabs>
        <w:ind w:left="0"/>
        <w:jc w:val="center"/>
        <w:rPr>
          <w:rFonts w:ascii="Arial Narrow" w:hAnsi="Arial Narrow" w:cs="Arial"/>
          <w:b/>
          <w:bCs/>
          <w:color w:val="000000"/>
          <w:sz w:val="60"/>
          <w:szCs w:val="60"/>
        </w:rPr>
      </w:pPr>
      <w:r w:rsidRPr="00C4678B">
        <w:rPr>
          <w:rFonts w:ascii="Arial Narrow" w:hAnsi="Arial Narrow" w:cs="Arial"/>
          <w:b/>
          <w:bCs/>
          <w:color w:val="000000"/>
          <w:sz w:val="60"/>
          <w:szCs w:val="60"/>
        </w:rPr>
        <w:t>EVOL</w:t>
      </w:r>
    </w:p>
    <w:p w14:paraId="1D631F8E" w14:textId="77777777" w:rsidR="00B2682F" w:rsidRPr="00C4678B" w:rsidRDefault="00B2682F" w:rsidP="00B2682F">
      <w:pPr>
        <w:pStyle w:val="BodyText"/>
        <w:tabs>
          <w:tab w:val="left" w:pos="2552"/>
        </w:tabs>
        <w:ind w:left="0"/>
        <w:jc w:val="center"/>
        <w:rPr>
          <w:rFonts w:ascii="Arial Narrow" w:hAnsi="Arial Narrow" w:cs="Arial"/>
          <w:sz w:val="48"/>
        </w:rPr>
      </w:pPr>
      <w:r w:rsidRPr="00C4678B">
        <w:rPr>
          <w:rFonts w:ascii="Arial Narrow" w:hAnsi="Arial Narrow" w:cs="Arial"/>
          <w:sz w:val="48"/>
        </w:rPr>
        <w:t>para AFP Integra y Prima AFP</w:t>
      </w:r>
    </w:p>
    <w:p w14:paraId="7EBE5A9B" w14:textId="77777777" w:rsidR="00B2682F" w:rsidRPr="00C4678B" w:rsidRDefault="00B2682F" w:rsidP="00B2682F">
      <w:pPr>
        <w:pStyle w:val="BodyText"/>
        <w:ind w:left="3240"/>
        <w:rPr>
          <w:rFonts w:ascii="Arial Narrow" w:hAnsi="Arial Narrow" w:cs="Arial"/>
        </w:rPr>
      </w:pPr>
    </w:p>
    <w:p w14:paraId="67A6EC36" w14:textId="77777777" w:rsidR="00B2682F" w:rsidRPr="00C4678B" w:rsidRDefault="00B2682F" w:rsidP="00B2682F">
      <w:pPr>
        <w:pStyle w:val="BodyText"/>
        <w:ind w:left="3828"/>
        <w:rPr>
          <w:rFonts w:ascii="Arial Narrow" w:hAnsi="Arial Narrow" w:cs="Arial"/>
        </w:rPr>
      </w:pPr>
    </w:p>
    <w:p w14:paraId="09C0AFDC" w14:textId="77777777" w:rsidR="00B2682F" w:rsidRPr="00C4678B" w:rsidRDefault="00B2682F" w:rsidP="00B2682F">
      <w:pPr>
        <w:pStyle w:val="CoverTitle"/>
        <w:spacing w:before="0" w:after="0"/>
        <w:jc w:val="center"/>
        <w:rPr>
          <w:rFonts w:ascii="Arial Narrow" w:hAnsi="Arial Narrow"/>
          <w:b w:val="0"/>
          <w:sz w:val="28"/>
          <w:szCs w:val="28"/>
          <w:lang w:val="es-PE"/>
        </w:rPr>
      </w:pPr>
    </w:p>
    <w:p w14:paraId="40272F0A" w14:textId="77777777" w:rsidR="00B2682F" w:rsidRPr="00C4678B" w:rsidRDefault="00B2682F" w:rsidP="00B2682F">
      <w:pPr>
        <w:pStyle w:val="Title"/>
        <w:spacing w:after="0"/>
        <w:ind w:left="1440" w:firstLine="720"/>
        <w:rPr>
          <w:rFonts w:ascii="Arial Narrow" w:hAnsi="Arial Narrow" w:cs="Arial"/>
          <w:b/>
          <w:sz w:val="28"/>
          <w:szCs w:val="28"/>
        </w:rPr>
      </w:pPr>
      <w:r w:rsidRPr="00C4678B">
        <w:rPr>
          <w:rFonts w:ascii="Arial Narrow" w:hAnsi="Arial Narrow" w:cs="Arial"/>
          <w:noProof/>
          <w:lang w:eastAsia="es-PE"/>
        </w:rPr>
        <w:drawing>
          <wp:anchor distT="0" distB="0" distL="114300" distR="114300" simplePos="0" relativeHeight="251658241" behindDoc="1" locked="0" layoutInCell="1" allowOverlap="1" wp14:anchorId="51A6EA06" wp14:editId="5D94EE00">
            <wp:simplePos x="0" y="0"/>
            <wp:positionH relativeFrom="column">
              <wp:posOffset>421640</wp:posOffset>
            </wp:positionH>
            <wp:positionV relativeFrom="paragraph">
              <wp:posOffset>588645</wp:posOffset>
            </wp:positionV>
            <wp:extent cx="2559685" cy="110744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85" cy="110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678B">
        <w:rPr>
          <w:rFonts w:ascii="Arial Narrow" w:hAnsi="Arial Narrow" w:cs="Arial"/>
          <w:noProof/>
          <w:lang w:eastAsia="es-PE"/>
        </w:rPr>
        <w:drawing>
          <wp:anchor distT="0" distB="0" distL="114300" distR="114300" simplePos="0" relativeHeight="251658240" behindDoc="1" locked="0" layoutInCell="1" allowOverlap="1" wp14:anchorId="68F6ED7C" wp14:editId="357B6EB6">
            <wp:simplePos x="0" y="0"/>
            <wp:positionH relativeFrom="column">
              <wp:posOffset>4171950</wp:posOffset>
            </wp:positionH>
            <wp:positionV relativeFrom="paragraph">
              <wp:posOffset>254000</wp:posOffset>
            </wp:positionV>
            <wp:extent cx="1943735" cy="194373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735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445B3D" w14:textId="77777777" w:rsidR="00B2682F" w:rsidRPr="00C4678B" w:rsidRDefault="00B2682F" w:rsidP="00B2682F">
      <w:pPr>
        <w:pStyle w:val="CoverTitle"/>
        <w:spacing w:before="0" w:after="0"/>
        <w:rPr>
          <w:rFonts w:ascii="Arial Narrow" w:hAnsi="Arial Narrow"/>
          <w:b w:val="0"/>
          <w:lang w:val="es-PE"/>
        </w:rPr>
      </w:pPr>
    </w:p>
    <w:p w14:paraId="7AB1F6EA" w14:textId="0D7E47D4" w:rsidR="005E616E" w:rsidRPr="00C4678B" w:rsidRDefault="00B2682F" w:rsidP="00B2682F">
      <w:pPr>
        <w:pStyle w:val="GeneralHeading"/>
        <w:rPr>
          <w:rFonts w:ascii="Arial Narrow" w:hAnsi="Arial Narrow"/>
          <w:lang w:val="es-PE"/>
        </w:rPr>
      </w:pPr>
      <w:r w:rsidRPr="00C4678B">
        <w:rPr>
          <w:rFonts w:ascii="Arial Narrow" w:hAnsi="Arial Narrow" w:cs="Arial"/>
          <w:lang w:val="es-PE"/>
        </w:rPr>
        <w:br w:type="page"/>
      </w:r>
      <w:r w:rsidR="00B37821" w:rsidRPr="00C4678B">
        <w:rPr>
          <w:rFonts w:ascii="Arial Narrow" w:hAnsi="Arial Narrow"/>
          <w:lang w:val="es-PE"/>
        </w:rPr>
        <w:lastRenderedPageBreak/>
        <w:t>Índice</w:t>
      </w:r>
    </w:p>
    <w:p w14:paraId="4A20F67C" w14:textId="0FD183D0" w:rsidR="00E63812" w:rsidRDefault="005E616E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r w:rsidRPr="00311B5A">
        <w:rPr>
          <w:rFonts w:ascii="Arial Narrow" w:hAnsi="Arial Narrow"/>
          <w:lang w:val="es-PE"/>
        </w:rPr>
        <w:fldChar w:fldCharType="begin"/>
      </w:r>
      <w:r w:rsidRPr="00227CA9">
        <w:rPr>
          <w:rFonts w:ascii="Arial Narrow" w:hAnsi="Arial Narrow"/>
          <w:lang w:val="es-PE"/>
        </w:rPr>
        <w:instrText xml:space="preserve"> TOC \o "1-3" \h \z \u </w:instrText>
      </w:r>
      <w:r w:rsidRPr="00311B5A">
        <w:rPr>
          <w:rFonts w:ascii="Arial Narrow" w:hAnsi="Arial Narrow"/>
          <w:lang w:val="es-PE"/>
        </w:rPr>
        <w:fldChar w:fldCharType="separate"/>
      </w:r>
      <w:hyperlink w:anchor="_Toc522127010" w:history="1">
        <w:r w:rsidR="00E63812" w:rsidRPr="000B7076">
          <w:rPr>
            <w:rStyle w:val="Hyperlink"/>
            <w:rFonts w:ascii="Arial Narrow" w:hAnsi="Arial Narrow"/>
            <w:noProof/>
            <w:lang w:val="es-PE"/>
          </w:rPr>
          <w:t>1</w:t>
        </w:r>
        <w:r w:rsidR="00E63812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E63812" w:rsidRPr="000B7076">
          <w:rPr>
            <w:rStyle w:val="Hyperlink"/>
            <w:rFonts w:ascii="Arial Narrow" w:hAnsi="Arial Narrow"/>
            <w:noProof/>
            <w:lang w:val="es-PE"/>
          </w:rPr>
          <w:t>Propósito</w:t>
        </w:r>
        <w:r w:rsidR="00E63812">
          <w:rPr>
            <w:noProof/>
            <w:webHidden/>
          </w:rPr>
          <w:tab/>
        </w:r>
        <w:r w:rsidR="00E63812">
          <w:rPr>
            <w:noProof/>
            <w:webHidden/>
          </w:rPr>
          <w:fldChar w:fldCharType="begin"/>
        </w:r>
        <w:r w:rsidR="00E63812">
          <w:rPr>
            <w:noProof/>
            <w:webHidden/>
          </w:rPr>
          <w:instrText xml:space="preserve"> PAGEREF _Toc522127010 \h </w:instrText>
        </w:r>
        <w:r w:rsidR="00E63812">
          <w:rPr>
            <w:noProof/>
            <w:webHidden/>
          </w:rPr>
        </w:r>
        <w:r w:rsidR="00E63812">
          <w:rPr>
            <w:noProof/>
            <w:webHidden/>
          </w:rPr>
          <w:fldChar w:fldCharType="separate"/>
        </w:r>
        <w:r w:rsidR="00E63812">
          <w:rPr>
            <w:noProof/>
            <w:webHidden/>
          </w:rPr>
          <w:t>4</w:t>
        </w:r>
        <w:r w:rsidR="00E63812">
          <w:rPr>
            <w:noProof/>
            <w:webHidden/>
          </w:rPr>
          <w:fldChar w:fldCharType="end"/>
        </w:r>
      </w:hyperlink>
    </w:p>
    <w:p w14:paraId="6D9CD008" w14:textId="5941B87C" w:rsidR="00E63812" w:rsidRDefault="00CA7508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127011" w:history="1">
        <w:r w:rsidR="00E63812" w:rsidRPr="000B7076">
          <w:rPr>
            <w:rStyle w:val="Hyperlink"/>
            <w:rFonts w:ascii="Arial Narrow" w:hAnsi="Arial Narrow"/>
            <w:noProof/>
            <w:lang w:val="es-PE"/>
          </w:rPr>
          <w:t>2</w:t>
        </w:r>
        <w:r w:rsidR="00E63812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E63812" w:rsidRPr="000B7076">
          <w:rPr>
            <w:rStyle w:val="Hyperlink"/>
            <w:rFonts w:ascii="Arial Narrow" w:hAnsi="Arial Narrow"/>
            <w:noProof/>
            <w:lang w:val="es-PE"/>
          </w:rPr>
          <w:t>Glosario de Términos</w:t>
        </w:r>
        <w:r w:rsidR="00E63812">
          <w:rPr>
            <w:noProof/>
            <w:webHidden/>
          </w:rPr>
          <w:tab/>
        </w:r>
        <w:r w:rsidR="00E63812">
          <w:rPr>
            <w:noProof/>
            <w:webHidden/>
          </w:rPr>
          <w:fldChar w:fldCharType="begin"/>
        </w:r>
        <w:r w:rsidR="00E63812">
          <w:rPr>
            <w:noProof/>
            <w:webHidden/>
          </w:rPr>
          <w:instrText xml:space="preserve"> PAGEREF _Toc522127011 \h </w:instrText>
        </w:r>
        <w:r w:rsidR="00E63812">
          <w:rPr>
            <w:noProof/>
            <w:webHidden/>
          </w:rPr>
        </w:r>
        <w:r w:rsidR="00E63812">
          <w:rPr>
            <w:noProof/>
            <w:webHidden/>
          </w:rPr>
          <w:fldChar w:fldCharType="separate"/>
        </w:r>
        <w:r w:rsidR="00E63812">
          <w:rPr>
            <w:noProof/>
            <w:webHidden/>
          </w:rPr>
          <w:t>5</w:t>
        </w:r>
        <w:r w:rsidR="00E63812">
          <w:rPr>
            <w:noProof/>
            <w:webHidden/>
          </w:rPr>
          <w:fldChar w:fldCharType="end"/>
        </w:r>
      </w:hyperlink>
    </w:p>
    <w:p w14:paraId="33E5ACB5" w14:textId="7945B4B1" w:rsidR="00E63812" w:rsidRDefault="00CA7508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127012" w:history="1">
        <w:r w:rsidR="00E63812" w:rsidRPr="000B7076">
          <w:rPr>
            <w:rStyle w:val="Hyperlink"/>
            <w:rFonts w:ascii="Arial Narrow" w:hAnsi="Arial Narrow"/>
            <w:noProof/>
            <w:lang w:val="es-PE"/>
          </w:rPr>
          <w:t>3</w:t>
        </w:r>
        <w:r w:rsidR="00E63812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E63812" w:rsidRPr="000B7076">
          <w:rPr>
            <w:rStyle w:val="Hyperlink"/>
            <w:rFonts w:ascii="Arial Narrow" w:hAnsi="Arial Narrow"/>
            <w:noProof/>
            <w:lang w:val="es-PE"/>
          </w:rPr>
          <w:t>Stakeholders</w:t>
        </w:r>
        <w:r w:rsidR="00E63812">
          <w:rPr>
            <w:noProof/>
            <w:webHidden/>
          </w:rPr>
          <w:tab/>
        </w:r>
        <w:r w:rsidR="00E63812">
          <w:rPr>
            <w:noProof/>
            <w:webHidden/>
          </w:rPr>
          <w:fldChar w:fldCharType="begin"/>
        </w:r>
        <w:r w:rsidR="00E63812">
          <w:rPr>
            <w:noProof/>
            <w:webHidden/>
          </w:rPr>
          <w:instrText xml:space="preserve"> PAGEREF _Toc522127012 \h </w:instrText>
        </w:r>
        <w:r w:rsidR="00E63812">
          <w:rPr>
            <w:noProof/>
            <w:webHidden/>
          </w:rPr>
        </w:r>
        <w:r w:rsidR="00E63812">
          <w:rPr>
            <w:noProof/>
            <w:webHidden/>
          </w:rPr>
          <w:fldChar w:fldCharType="separate"/>
        </w:r>
        <w:r w:rsidR="00E63812">
          <w:rPr>
            <w:noProof/>
            <w:webHidden/>
          </w:rPr>
          <w:t>6</w:t>
        </w:r>
        <w:r w:rsidR="00E63812">
          <w:rPr>
            <w:noProof/>
            <w:webHidden/>
          </w:rPr>
          <w:fldChar w:fldCharType="end"/>
        </w:r>
      </w:hyperlink>
    </w:p>
    <w:p w14:paraId="0D1F6184" w14:textId="6EA595FB" w:rsidR="00E63812" w:rsidRDefault="00CA7508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127013" w:history="1">
        <w:r w:rsidR="00E63812" w:rsidRPr="000B7076">
          <w:rPr>
            <w:rStyle w:val="Hyperlink"/>
            <w:rFonts w:ascii="Arial Narrow" w:hAnsi="Arial Narrow"/>
            <w:noProof/>
            <w:lang w:val="es-PE"/>
          </w:rPr>
          <w:t>4</w:t>
        </w:r>
        <w:r w:rsidR="00E63812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E63812" w:rsidRPr="000B7076">
          <w:rPr>
            <w:rStyle w:val="Hyperlink"/>
            <w:rFonts w:ascii="Arial Narrow" w:hAnsi="Arial Narrow"/>
            <w:noProof/>
            <w:lang w:val="es-PE"/>
          </w:rPr>
          <w:t>Objetivos y Restricciones</w:t>
        </w:r>
        <w:r w:rsidR="00E63812">
          <w:rPr>
            <w:noProof/>
            <w:webHidden/>
          </w:rPr>
          <w:tab/>
        </w:r>
        <w:r w:rsidR="00E63812">
          <w:rPr>
            <w:noProof/>
            <w:webHidden/>
          </w:rPr>
          <w:fldChar w:fldCharType="begin"/>
        </w:r>
        <w:r w:rsidR="00E63812">
          <w:rPr>
            <w:noProof/>
            <w:webHidden/>
          </w:rPr>
          <w:instrText xml:space="preserve"> PAGEREF _Toc522127013 \h </w:instrText>
        </w:r>
        <w:r w:rsidR="00E63812">
          <w:rPr>
            <w:noProof/>
            <w:webHidden/>
          </w:rPr>
        </w:r>
        <w:r w:rsidR="00E63812">
          <w:rPr>
            <w:noProof/>
            <w:webHidden/>
          </w:rPr>
          <w:fldChar w:fldCharType="separate"/>
        </w:r>
        <w:r w:rsidR="00E63812">
          <w:rPr>
            <w:noProof/>
            <w:webHidden/>
          </w:rPr>
          <w:t>7</w:t>
        </w:r>
        <w:r w:rsidR="00E63812">
          <w:rPr>
            <w:noProof/>
            <w:webHidden/>
          </w:rPr>
          <w:fldChar w:fldCharType="end"/>
        </w:r>
      </w:hyperlink>
    </w:p>
    <w:p w14:paraId="07ECBC8E" w14:textId="4FC8AB57" w:rsidR="00E63812" w:rsidRDefault="00CA7508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127014" w:history="1">
        <w:r w:rsidR="00E63812" w:rsidRPr="000B7076">
          <w:rPr>
            <w:rStyle w:val="Hyperlink"/>
            <w:rFonts w:ascii="Arial Narrow" w:hAnsi="Arial Narrow"/>
            <w:noProof/>
            <w:lang w:val="es-PE"/>
          </w:rPr>
          <w:t>4.1</w:t>
        </w:r>
        <w:r w:rsidR="00E63812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E63812" w:rsidRPr="000B7076">
          <w:rPr>
            <w:rStyle w:val="Hyperlink"/>
            <w:rFonts w:ascii="Arial Narrow" w:hAnsi="Arial Narrow"/>
            <w:noProof/>
            <w:lang w:val="es-PE"/>
          </w:rPr>
          <w:t>Objetivos de Negocio</w:t>
        </w:r>
        <w:r w:rsidR="00E63812">
          <w:rPr>
            <w:noProof/>
            <w:webHidden/>
          </w:rPr>
          <w:tab/>
        </w:r>
        <w:r w:rsidR="00E63812">
          <w:rPr>
            <w:noProof/>
            <w:webHidden/>
          </w:rPr>
          <w:fldChar w:fldCharType="begin"/>
        </w:r>
        <w:r w:rsidR="00E63812">
          <w:rPr>
            <w:noProof/>
            <w:webHidden/>
          </w:rPr>
          <w:instrText xml:space="preserve"> PAGEREF _Toc522127014 \h </w:instrText>
        </w:r>
        <w:r w:rsidR="00E63812">
          <w:rPr>
            <w:noProof/>
            <w:webHidden/>
          </w:rPr>
        </w:r>
        <w:r w:rsidR="00E63812">
          <w:rPr>
            <w:noProof/>
            <w:webHidden/>
          </w:rPr>
          <w:fldChar w:fldCharType="separate"/>
        </w:r>
        <w:r w:rsidR="00E63812">
          <w:rPr>
            <w:noProof/>
            <w:webHidden/>
          </w:rPr>
          <w:t>7</w:t>
        </w:r>
        <w:r w:rsidR="00E63812">
          <w:rPr>
            <w:noProof/>
            <w:webHidden/>
          </w:rPr>
          <w:fldChar w:fldCharType="end"/>
        </w:r>
      </w:hyperlink>
    </w:p>
    <w:p w14:paraId="200A3E86" w14:textId="34BC8D7B" w:rsidR="00E63812" w:rsidRDefault="00CA7508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127015" w:history="1">
        <w:r w:rsidR="00E63812" w:rsidRPr="000B7076">
          <w:rPr>
            <w:rStyle w:val="Hyperlink"/>
            <w:rFonts w:ascii="Arial Narrow" w:hAnsi="Arial Narrow"/>
            <w:noProof/>
            <w:lang w:val="es-PE"/>
          </w:rPr>
          <w:t>4.2</w:t>
        </w:r>
        <w:r w:rsidR="00E63812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E63812" w:rsidRPr="000B7076">
          <w:rPr>
            <w:rStyle w:val="Hyperlink"/>
            <w:rFonts w:ascii="Arial Narrow" w:hAnsi="Arial Narrow"/>
            <w:noProof/>
            <w:lang w:val="es-PE"/>
          </w:rPr>
          <w:t>Objetivos de TI</w:t>
        </w:r>
        <w:r w:rsidR="00E63812">
          <w:rPr>
            <w:noProof/>
            <w:webHidden/>
          </w:rPr>
          <w:tab/>
        </w:r>
        <w:r w:rsidR="00E63812">
          <w:rPr>
            <w:noProof/>
            <w:webHidden/>
          </w:rPr>
          <w:fldChar w:fldCharType="begin"/>
        </w:r>
        <w:r w:rsidR="00E63812">
          <w:rPr>
            <w:noProof/>
            <w:webHidden/>
          </w:rPr>
          <w:instrText xml:space="preserve"> PAGEREF _Toc522127015 \h </w:instrText>
        </w:r>
        <w:r w:rsidR="00E63812">
          <w:rPr>
            <w:noProof/>
            <w:webHidden/>
          </w:rPr>
        </w:r>
        <w:r w:rsidR="00E63812">
          <w:rPr>
            <w:noProof/>
            <w:webHidden/>
          </w:rPr>
          <w:fldChar w:fldCharType="separate"/>
        </w:r>
        <w:r w:rsidR="00E63812">
          <w:rPr>
            <w:noProof/>
            <w:webHidden/>
          </w:rPr>
          <w:t>7</w:t>
        </w:r>
        <w:r w:rsidR="00E63812">
          <w:rPr>
            <w:noProof/>
            <w:webHidden/>
          </w:rPr>
          <w:fldChar w:fldCharType="end"/>
        </w:r>
      </w:hyperlink>
    </w:p>
    <w:p w14:paraId="440D513A" w14:textId="7B098D28" w:rsidR="00E63812" w:rsidRDefault="00CA7508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127016" w:history="1">
        <w:r w:rsidR="00E63812" w:rsidRPr="000B7076">
          <w:rPr>
            <w:rStyle w:val="Hyperlink"/>
            <w:rFonts w:ascii="Arial Narrow" w:hAnsi="Arial Narrow"/>
            <w:noProof/>
            <w:lang w:val="es-PE"/>
          </w:rPr>
          <w:t>4.3</w:t>
        </w:r>
        <w:r w:rsidR="00E63812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E63812" w:rsidRPr="000B7076">
          <w:rPr>
            <w:rStyle w:val="Hyperlink"/>
            <w:rFonts w:ascii="Arial Narrow" w:hAnsi="Arial Narrow"/>
            <w:noProof/>
            <w:lang w:val="es-PE"/>
          </w:rPr>
          <w:t>Capacidades</w:t>
        </w:r>
        <w:r w:rsidR="00E63812">
          <w:rPr>
            <w:noProof/>
            <w:webHidden/>
          </w:rPr>
          <w:tab/>
        </w:r>
        <w:r w:rsidR="00E63812">
          <w:rPr>
            <w:noProof/>
            <w:webHidden/>
          </w:rPr>
          <w:fldChar w:fldCharType="begin"/>
        </w:r>
        <w:r w:rsidR="00E63812">
          <w:rPr>
            <w:noProof/>
            <w:webHidden/>
          </w:rPr>
          <w:instrText xml:space="preserve"> PAGEREF _Toc522127016 \h </w:instrText>
        </w:r>
        <w:r w:rsidR="00E63812">
          <w:rPr>
            <w:noProof/>
            <w:webHidden/>
          </w:rPr>
        </w:r>
        <w:r w:rsidR="00E63812">
          <w:rPr>
            <w:noProof/>
            <w:webHidden/>
          </w:rPr>
          <w:fldChar w:fldCharType="separate"/>
        </w:r>
        <w:r w:rsidR="00E63812">
          <w:rPr>
            <w:noProof/>
            <w:webHidden/>
          </w:rPr>
          <w:t>8</w:t>
        </w:r>
        <w:r w:rsidR="00E63812">
          <w:rPr>
            <w:noProof/>
            <w:webHidden/>
          </w:rPr>
          <w:fldChar w:fldCharType="end"/>
        </w:r>
      </w:hyperlink>
    </w:p>
    <w:p w14:paraId="4DF200E6" w14:textId="01C3D358" w:rsidR="00E63812" w:rsidRDefault="00CA7508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127017" w:history="1">
        <w:r w:rsidR="00E63812" w:rsidRPr="000B7076">
          <w:rPr>
            <w:rStyle w:val="Hyperlink"/>
            <w:rFonts w:ascii="Arial Narrow" w:hAnsi="Arial Narrow"/>
            <w:noProof/>
            <w:lang w:val="es-PE"/>
          </w:rPr>
          <w:t>5</w:t>
        </w:r>
        <w:r w:rsidR="00E63812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E63812" w:rsidRPr="000B7076">
          <w:rPr>
            <w:rStyle w:val="Hyperlink"/>
            <w:rFonts w:ascii="Arial Narrow" w:hAnsi="Arial Narrow"/>
            <w:noProof/>
            <w:lang w:val="es-PE"/>
          </w:rPr>
          <w:t>Restricciones</w:t>
        </w:r>
        <w:r w:rsidR="00E63812">
          <w:rPr>
            <w:noProof/>
            <w:webHidden/>
          </w:rPr>
          <w:tab/>
        </w:r>
        <w:r w:rsidR="00E63812">
          <w:rPr>
            <w:noProof/>
            <w:webHidden/>
          </w:rPr>
          <w:fldChar w:fldCharType="begin"/>
        </w:r>
        <w:r w:rsidR="00E63812">
          <w:rPr>
            <w:noProof/>
            <w:webHidden/>
          </w:rPr>
          <w:instrText xml:space="preserve"> PAGEREF _Toc522127017 \h </w:instrText>
        </w:r>
        <w:r w:rsidR="00E63812">
          <w:rPr>
            <w:noProof/>
            <w:webHidden/>
          </w:rPr>
        </w:r>
        <w:r w:rsidR="00E63812">
          <w:rPr>
            <w:noProof/>
            <w:webHidden/>
          </w:rPr>
          <w:fldChar w:fldCharType="separate"/>
        </w:r>
        <w:r w:rsidR="00E63812">
          <w:rPr>
            <w:noProof/>
            <w:webHidden/>
          </w:rPr>
          <w:t>10</w:t>
        </w:r>
        <w:r w:rsidR="00E63812">
          <w:rPr>
            <w:noProof/>
            <w:webHidden/>
          </w:rPr>
          <w:fldChar w:fldCharType="end"/>
        </w:r>
      </w:hyperlink>
    </w:p>
    <w:p w14:paraId="581967CC" w14:textId="7A075992" w:rsidR="00E63812" w:rsidRDefault="00CA7508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127018" w:history="1">
        <w:r w:rsidR="00E63812" w:rsidRPr="000B7076">
          <w:rPr>
            <w:rStyle w:val="Hyperlink"/>
            <w:rFonts w:ascii="Arial Narrow" w:hAnsi="Arial Narrow"/>
            <w:noProof/>
            <w:lang w:val="es-PE"/>
          </w:rPr>
          <w:t>6</w:t>
        </w:r>
        <w:r w:rsidR="00E63812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E63812" w:rsidRPr="000B7076">
          <w:rPr>
            <w:rStyle w:val="Hyperlink"/>
            <w:rFonts w:ascii="Arial Narrow" w:hAnsi="Arial Narrow"/>
            <w:noProof/>
            <w:lang w:val="es-PE"/>
          </w:rPr>
          <w:t>Cumplimiento</w:t>
        </w:r>
        <w:r w:rsidR="00E63812">
          <w:rPr>
            <w:noProof/>
            <w:webHidden/>
          </w:rPr>
          <w:tab/>
        </w:r>
        <w:r w:rsidR="00E63812">
          <w:rPr>
            <w:noProof/>
            <w:webHidden/>
          </w:rPr>
          <w:fldChar w:fldCharType="begin"/>
        </w:r>
        <w:r w:rsidR="00E63812">
          <w:rPr>
            <w:noProof/>
            <w:webHidden/>
          </w:rPr>
          <w:instrText xml:space="preserve"> PAGEREF _Toc522127018 \h </w:instrText>
        </w:r>
        <w:r w:rsidR="00E63812">
          <w:rPr>
            <w:noProof/>
            <w:webHidden/>
          </w:rPr>
        </w:r>
        <w:r w:rsidR="00E63812">
          <w:rPr>
            <w:noProof/>
            <w:webHidden/>
          </w:rPr>
          <w:fldChar w:fldCharType="separate"/>
        </w:r>
        <w:r w:rsidR="00E63812">
          <w:rPr>
            <w:noProof/>
            <w:webHidden/>
          </w:rPr>
          <w:t>11</w:t>
        </w:r>
        <w:r w:rsidR="00E63812">
          <w:rPr>
            <w:noProof/>
            <w:webHidden/>
          </w:rPr>
          <w:fldChar w:fldCharType="end"/>
        </w:r>
      </w:hyperlink>
    </w:p>
    <w:p w14:paraId="61AFDAB1" w14:textId="5293260D" w:rsidR="00E63812" w:rsidRDefault="00CA7508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127019" w:history="1">
        <w:r w:rsidR="00E63812" w:rsidRPr="000B7076">
          <w:rPr>
            <w:rStyle w:val="Hyperlink"/>
            <w:rFonts w:ascii="Arial Narrow" w:hAnsi="Arial Narrow"/>
            <w:noProof/>
            <w:lang w:val="es-PE"/>
          </w:rPr>
          <w:t>6.1</w:t>
        </w:r>
        <w:r w:rsidR="00E63812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E63812" w:rsidRPr="000B7076">
          <w:rPr>
            <w:rStyle w:val="Hyperlink"/>
            <w:rFonts w:ascii="Arial Narrow" w:hAnsi="Arial Narrow"/>
            <w:noProof/>
            <w:lang w:val="es-PE"/>
          </w:rPr>
          <w:t>Principios Estratégicos</w:t>
        </w:r>
        <w:r w:rsidR="00E63812">
          <w:rPr>
            <w:noProof/>
            <w:webHidden/>
          </w:rPr>
          <w:tab/>
        </w:r>
        <w:r w:rsidR="00E63812">
          <w:rPr>
            <w:noProof/>
            <w:webHidden/>
          </w:rPr>
          <w:fldChar w:fldCharType="begin"/>
        </w:r>
        <w:r w:rsidR="00E63812">
          <w:rPr>
            <w:noProof/>
            <w:webHidden/>
          </w:rPr>
          <w:instrText xml:space="preserve"> PAGEREF _Toc522127019 \h </w:instrText>
        </w:r>
        <w:r w:rsidR="00E63812">
          <w:rPr>
            <w:noProof/>
            <w:webHidden/>
          </w:rPr>
        </w:r>
        <w:r w:rsidR="00E63812">
          <w:rPr>
            <w:noProof/>
            <w:webHidden/>
          </w:rPr>
          <w:fldChar w:fldCharType="separate"/>
        </w:r>
        <w:r w:rsidR="00E63812">
          <w:rPr>
            <w:noProof/>
            <w:webHidden/>
          </w:rPr>
          <w:t>11</w:t>
        </w:r>
        <w:r w:rsidR="00E63812">
          <w:rPr>
            <w:noProof/>
            <w:webHidden/>
          </w:rPr>
          <w:fldChar w:fldCharType="end"/>
        </w:r>
      </w:hyperlink>
    </w:p>
    <w:p w14:paraId="3265B37C" w14:textId="49CAD8A1" w:rsidR="00E63812" w:rsidRDefault="00CA7508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127020" w:history="1">
        <w:r w:rsidR="00E63812" w:rsidRPr="000B7076">
          <w:rPr>
            <w:rStyle w:val="Hyperlink"/>
            <w:rFonts w:ascii="Arial Narrow" w:hAnsi="Arial Narrow"/>
            <w:noProof/>
            <w:lang w:val="es-PE"/>
          </w:rPr>
          <w:t>6.2</w:t>
        </w:r>
        <w:r w:rsidR="00E63812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E63812" w:rsidRPr="000B7076">
          <w:rPr>
            <w:rStyle w:val="Hyperlink"/>
            <w:rFonts w:ascii="Arial Narrow" w:hAnsi="Arial Narrow"/>
            <w:noProof/>
            <w:lang w:val="es-PE"/>
          </w:rPr>
          <w:t>Principios de Negocio</w:t>
        </w:r>
        <w:r w:rsidR="00E63812">
          <w:rPr>
            <w:noProof/>
            <w:webHidden/>
          </w:rPr>
          <w:tab/>
        </w:r>
        <w:r w:rsidR="00E63812">
          <w:rPr>
            <w:noProof/>
            <w:webHidden/>
          </w:rPr>
          <w:fldChar w:fldCharType="begin"/>
        </w:r>
        <w:r w:rsidR="00E63812">
          <w:rPr>
            <w:noProof/>
            <w:webHidden/>
          </w:rPr>
          <w:instrText xml:space="preserve"> PAGEREF _Toc522127020 \h </w:instrText>
        </w:r>
        <w:r w:rsidR="00E63812">
          <w:rPr>
            <w:noProof/>
            <w:webHidden/>
          </w:rPr>
        </w:r>
        <w:r w:rsidR="00E63812">
          <w:rPr>
            <w:noProof/>
            <w:webHidden/>
          </w:rPr>
          <w:fldChar w:fldCharType="separate"/>
        </w:r>
        <w:r w:rsidR="00E63812">
          <w:rPr>
            <w:noProof/>
            <w:webHidden/>
          </w:rPr>
          <w:t>11</w:t>
        </w:r>
        <w:r w:rsidR="00E63812">
          <w:rPr>
            <w:noProof/>
            <w:webHidden/>
          </w:rPr>
          <w:fldChar w:fldCharType="end"/>
        </w:r>
      </w:hyperlink>
    </w:p>
    <w:p w14:paraId="02A36734" w14:textId="15B5A5E1" w:rsidR="00E63812" w:rsidRDefault="00CA7508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127021" w:history="1">
        <w:r w:rsidR="00E63812" w:rsidRPr="000B7076">
          <w:rPr>
            <w:rStyle w:val="Hyperlink"/>
            <w:rFonts w:ascii="Arial Narrow" w:hAnsi="Arial Narrow"/>
            <w:noProof/>
            <w:lang w:val="es-PE"/>
          </w:rPr>
          <w:t>6.3</w:t>
        </w:r>
        <w:r w:rsidR="00E63812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E63812" w:rsidRPr="000B7076">
          <w:rPr>
            <w:rStyle w:val="Hyperlink"/>
            <w:rFonts w:ascii="Arial Narrow" w:hAnsi="Arial Narrow"/>
            <w:noProof/>
            <w:lang w:val="es-PE"/>
          </w:rPr>
          <w:t>Principios de Aplicaciones</w:t>
        </w:r>
        <w:r w:rsidR="00E63812">
          <w:rPr>
            <w:noProof/>
            <w:webHidden/>
          </w:rPr>
          <w:tab/>
        </w:r>
        <w:r w:rsidR="00E63812">
          <w:rPr>
            <w:noProof/>
            <w:webHidden/>
          </w:rPr>
          <w:fldChar w:fldCharType="begin"/>
        </w:r>
        <w:r w:rsidR="00E63812">
          <w:rPr>
            <w:noProof/>
            <w:webHidden/>
          </w:rPr>
          <w:instrText xml:space="preserve"> PAGEREF _Toc522127021 \h </w:instrText>
        </w:r>
        <w:r w:rsidR="00E63812">
          <w:rPr>
            <w:noProof/>
            <w:webHidden/>
          </w:rPr>
        </w:r>
        <w:r w:rsidR="00E63812">
          <w:rPr>
            <w:noProof/>
            <w:webHidden/>
          </w:rPr>
          <w:fldChar w:fldCharType="separate"/>
        </w:r>
        <w:r w:rsidR="00E63812">
          <w:rPr>
            <w:noProof/>
            <w:webHidden/>
          </w:rPr>
          <w:t>13</w:t>
        </w:r>
        <w:r w:rsidR="00E63812">
          <w:rPr>
            <w:noProof/>
            <w:webHidden/>
          </w:rPr>
          <w:fldChar w:fldCharType="end"/>
        </w:r>
      </w:hyperlink>
    </w:p>
    <w:p w14:paraId="51BAF07C" w14:textId="761F1E01" w:rsidR="00E63812" w:rsidRDefault="00CA7508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127022" w:history="1">
        <w:r w:rsidR="00E63812" w:rsidRPr="000B7076">
          <w:rPr>
            <w:rStyle w:val="Hyperlink"/>
            <w:rFonts w:ascii="Arial Narrow" w:hAnsi="Arial Narrow"/>
            <w:noProof/>
            <w:lang w:val="es-PE"/>
          </w:rPr>
          <w:t>6.4</w:t>
        </w:r>
        <w:r w:rsidR="00E63812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E63812" w:rsidRPr="000B7076">
          <w:rPr>
            <w:rStyle w:val="Hyperlink"/>
            <w:rFonts w:ascii="Arial Narrow" w:hAnsi="Arial Narrow"/>
            <w:noProof/>
            <w:lang w:val="es-PE"/>
          </w:rPr>
          <w:t>Estándares</w:t>
        </w:r>
        <w:r w:rsidR="00E63812">
          <w:rPr>
            <w:noProof/>
            <w:webHidden/>
          </w:rPr>
          <w:tab/>
        </w:r>
        <w:r w:rsidR="00E63812">
          <w:rPr>
            <w:noProof/>
            <w:webHidden/>
          </w:rPr>
          <w:fldChar w:fldCharType="begin"/>
        </w:r>
        <w:r w:rsidR="00E63812">
          <w:rPr>
            <w:noProof/>
            <w:webHidden/>
          </w:rPr>
          <w:instrText xml:space="preserve"> PAGEREF _Toc522127022 \h </w:instrText>
        </w:r>
        <w:r w:rsidR="00E63812">
          <w:rPr>
            <w:noProof/>
            <w:webHidden/>
          </w:rPr>
        </w:r>
        <w:r w:rsidR="00E63812">
          <w:rPr>
            <w:noProof/>
            <w:webHidden/>
          </w:rPr>
          <w:fldChar w:fldCharType="separate"/>
        </w:r>
        <w:r w:rsidR="00E63812">
          <w:rPr>
            <w:noProof/>
            <w:webHidden/>
          </w:rPr>
          <w:t>14</w:t>
        </w:r>
        <w:r w:rsidR="00E63812">
          <w:rPr>
            <w:noProof/>
            <w:webHidden/>
          </w:rPr>
          <w:fldChar w:fldCharType="end"/>
        </w:r>
      </w:hyperlink>
    </w:p>
    <w:p w14:paraId="0BA8A08A" w14:textId="6064F954" w:rsidR="00E63812" w:rsidRDefault="00CA7508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127023" w:history="1">
        <w:r w:rsidR="00E63812" w:rsidRPr="000B7076">
          <w:rPr>
            <w:rStyle w:val="Hyperlink"/>
            <w:rFonts w:ascii="Arial Narrow" w:hAnsi="Arial Narrow"/>
            <w:noProof/>
            <w:lang w:val="es-PE"/>
          </w:rPr>
          <w:t>7</w:t>
        </w:r>
        <w:r w:rsidR="00E63812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E63812" w:rsidRPr="000B7076">
          <w:rPr>
            <w:rStyle w:val="Hyperlink"/>
            <w:rFonts w:ascii="Arial Narrow" w:hAnsi="Arial Narrow"/>
            <w:noProof/>
            <w:lang w:val="es-PE"/>
          </w:rPr>
          <w:t>Arquitectura de Aplicaciones TO-BE</w:t>
        </w:r>
        <w:r w:rsidR="00E63812">
          <w:rPr>
            <w:noProof/>
            <w:webHidden/>
          </w:rPr>
          <w:tab/>
        </w:r>
        <w:r w:rsidR="00E63812">
          <w:rPr>
            <w:noProof/>
            <w:webHidden/>
          </w:rPr>
          <w:fldChar w:fldCharType="begin"/>
        </w:r>
        <w:r w:rsidR="00E63812">
          <w:rPr>
            <w:noProof/>
            <w:webHidden/>
          </w:rPr>
          <w:instrText xml:space="preserve"> PAGEREF _Toc522127023 \h </w:instrText>
        </w:r>
        <w:r w:rsidR="00E63812">
          <w:rPr>
            <w:noProof/>
            <w:webHidden/>
          </w:rPr>
        </w:r>
        <w:r w:rsidR="00E63812">
          <w:rPr>
            <w:noProof/>
            <w:webHidden/>
          </w:rPr>
          <w:fldChar w:fldCharType="separate"/>
        </w:r>
        <w:r w:rsidR="00E63812">
          <w:rPr>
            <w:noProof/>
            <w:webHidden/>
          </w:rPr>
          <w:t>15</w:t>
        </w:r>
        <w:r w:rsidR="00E63812">
          <w:rPr>
            <w:noProof/>
            <w:webHidden/>
          </w:rPr>
          <w:fldChar w:fldCharType="end"/>
        </w:r>
      </w:hyperlink>
    </w:p>
    <w:p w14:paraId="5F23904B" w14:textId="51140F11" w:rsidR="00E63812" w:rsidRDefault="00CA7508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127024" w:history="1">
        <w:r w:rsidR="00E63812" w:rsidRPr="000B7076">
          <w:rPr>
            <w:rStyle w:val="Hyperlink"/>
            <w:rFonts w:ascii="Arial Narrow" w:hAnsi="Arial Narrow"/>
            <w:noProof/>
            <w:lang w:val="es-PE"/>
          </w:rPr>
          <w:t>7.1</w:t>
        </w:r>
        <w:r w:rsidR="00E63812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E63812" w:rsidRPr="000B7076">
          <w:rPr>
            <w:rStyle w:val="Hyperlink"/>
            <w:rFonts w:ascii="Arial Narrow" w:hAnsi="Arial Narrow"/>
            <w:noProof/>
            <w:lang w:val="es-PE"/>
          </w:rPr>
          <w:t>Arquitectura de Aplicación</w:t>
        </w:r>
        <w:r w:rsidR="00E63812">
          <w:rPr>
            <w:noProof/>
            <w:webHidden/>
          </w:rPr>
          <w:tab/>
        </w:r>
        <w:r w:rsidR="00E63812">
          <w:rPr>
            <w:noProof/>
            <w:webHidden/>
          </w:rPr>
          <w:fldChar w:fldCharType="begin"/>
        </w:r>
        <w:r w:rsidR="00E63812">
          <w:rPr>
            <w:noProof/>
            <w:webHidden/>
          </w:rPr>
          <w:instrText xml:space="preserve"> PAGEREF _Toc522127024 \h </w:instrText>
        </w:r>
        <w:r w:rsidR="00E63812">
          <w:rPr>
            <w:noProof/>
            <w:webHidden/>
          </w:rPr>
        </w:r>
        <w:r w:rsidR="00E63812">
          <w:rPr>
            <w:noProof/>
            <w:webHidden/>
          </w:rPr>
          <w:fldChar w:fldCharType="separate"/>
        </w:r>
        <w:r w:rsidR="00E63812">
          <w:rPr>
            <w:noProof/>
            <w:webHidden/>
          </w:rPr>
          <w:t>15</w:t>
        </w:r>
        <w:r w:rsidR="00E63812">
          <w:rPr>
            <w:noProof/>
            <w:webHidden/>
          </w:rPr>
          <w:fldChar w:fldCharType="end"/>
        </w:r>
      </w:hyperlink>
    </w:p>
    <w:p w14:paraId="726375FE" w14:textId="3A5F9557" w:rsidR="00E63812" w:rsidRDefault="00CA7508">
      <w:pPr>
        <w:pStyle w:val="TOC3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127025" w:history="1">
        <w:r w:rsidR="00E63812" w:rsidRPr="000B7076">
          <w:rPr>
            <w:rStyle w:val="Hyperlink"/>
            <w:rFonts w:ascii="Arial Narrow" w:hAnsi="Arial Narrow"/>
            <w:iCs/>
            <w:noProof/>
            <w:lang w:val="es-PE"/>
          </w:rPr>
          <w:t>7.1.1</w:t>
        </w:r>
        <w:r w:rsidR="00E63812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E63812" w:rsidRPr="000B7076">
          <w:rPr>
            <w:rStyle w:val="Hyperlink"/>
            <w:rFonts w:ascii="Arial Narrow" w:hAnsi="Arial Narrow"/>
            <w:iCs/>
            <w:noProof/>
            <w:lang w:val="es-PE"/>
          </w:rPr>
          <w:t>Front-End</w:t>
        </w:r>
        <w:r w:rsidR="00E63812">
          <w:rPr>
            <w:noProof/>
            <w:webHidden/>
          </w:rPr>
          <w:tab/>
        </w:r>
        <w:r w:rsidR="00E63812">
          <w:rPr>
            <w:noProof/>
            <w:webHidden/>
          </w:rPr>
          <w:fldChar w:fldCharType="begin"/>
        </w:r>
        <w:r w:rsidR="00E63812">
          <w:rPr>
            <w:noProof/>
            <w:webHidden/>
          </w:rPr>
          <w:instrText xml:space="preserve"> PAGEREF _Toc522127025 \h </w:instrText>
        </w:r>
        <w:r w:rsidR="00E63812">
          <w:rPr>
            <w:noProof/>
            <w:webHidden/>
          </w:rPr>
        </w:r>
        <w:r w:rsidR="00E63812">
          <w:rPr>
            <w:noProof/>
            <w:webHidden/>
          </w:rPr>
          <w:fldChar w:fldCharType="separate"/>
        </w:r>
        <w:r w:rsidR="00E63812">
          <w:rPr>
            <w:noProof/>
            <w:webHidden/>
          </w:rPr>
          <w:t>15</w:t>
        </w:r>
        <w:r w:rsidR="00E63812">
          <w:rPr>
            <w:noProof/>
            <w:webHidden/>
          </w:rPr>
          <w:fldChar w:fldCharType="end"/>
        </w:r>
      </w:hyperlink>
    </w:p>
    <w:p w14:paraId="6CB28EED" w14:textId="056A26F7" w:rsidR="00E63812" w:rsidRDefault="00CA7508">
      <w:pPr>
        <w:pStyle w:val="TOC3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127026" w:history="1">
        <w:r w:rsidR="00E63812" w:rsidRPr="000B7076">
          <w:rPr>
            <w:rStyle w:val="Hyperlink"/>
            <w:rFonts w:ascii="Arial Narrow" w:hAnsi="Arial Narrow"/>
            <w:iCs/>
            <w:noProof/>
            <w:lang w:val="es-PE"/>
          </w:rPr>
          <w:t>7.1.2</w:t>
        </w:r>
        <w:r w:rsidR="00E63812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E63812" w:rsidRPr="000B7076">
          <w:rPr>
            <w:rStyle w:val="Hyperlink"/>
            <w:rFonts w:ascii="Arial Narrow" w:hAnsi="Arial Narrow"/>
            <w:iCs/>
            <w:noProof/>
            <w:lang w:val="es-PE"/>
          </w:rPr>
          <w:t>Experiencia del Usuario</w:t>
        </w:r>
        <w:r w:rsidR="00E63812">
          <w:rPr>
            <w:noProof/>
            <w:webHidden/>
          </w:rPr>
          <w:tab/>
        </w:r>
        <w:r w:rsidR="00E63812">
          <w:rPr>
            <w:noProof/>
            <w:webHidden/>
          </w:rPr>
          <w:fldChar w:fldCharType="begin"/>
        </w:r>
        <w:r w:rsidR="00E63812">
          <w:rPr>
            <w:noProof/>
            <w:webHidden/>
          </w:rPr>
          <w:instrText xml:space="preserve"> PAGEREF _Toc522127026 \h </w:instrText>
        </w:r>
        <w:r w:rsidR="00E63812">
          <w:rPr>
            <w:noProof/>
            <w:webHidden/>
          </w:rPr>
        </w:r>
        <w:r w:rsidR="00E63812">
          <w:rPr>
            <w:noProof/>
            <w:webHidden/>
          </w:rPr>
          <w:fldChar w:fldCharType="separate"/>
        </w:r>
        <w:r w:rsidR="00E63812">
          <w:rPr>
            <w:noProof/>
            <w:webHidden/>
          </w:rPr>
          <w:t>21</w:t>
        </w:r>
        <w:r w:rsidR="00E63812">
          <w:rPr>
            <w:noProof/>
            <w:webHidden/>
          </w:rPr>
          <w:fldChar w:fldCharType="end"/>
        </w:r>
      </w:hyperlink>
    </w:p>
    <w:p w14:paraId="19220B78" w14:textId="20E19B8B" w:rsidR="00E63812" w:rsidRDefault="00CA7508">
      <w:pPr>
        <w:pStyle w:val="TOC3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127027" w:history="1">
        <w:r w:rsidR="00E63812" w:rsidRPr="000B7076">
          <w:rPr>
            <w:rStyle w:val="Hyperlink"/>
            <w:rFonts w:ascii="Arial Narrow" w:hAnsi="Arial Narrow"/>
            <w:iCs/>
            <w:noProof/>
            <w:lang w:val="es-PE"/>
          </w:rPr>
          <w:t>7.1.3</w:t>
        </w:r>
        <w:r w:rsidR="00E63812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E63812" w:rsidRPr="000B7076">
          <w:rPr>
            <w:rStyle w:val="Hyperlink"/>
            <w:rFonts w:ascii="Arial Narrow" w:hAnsi="Arial Narrow"/>
            <w:iCs/>
            <w:noProof/>
            <w:lang w:val="es-PE"/>
          </w:rPr>
          <w:t>Back-End</w:t>
        </w:r>
        <w:r w:rsidR="00E63812">
          <w:rPr>
            <w:noProof/>
            <w:webHidden/>
          </w:rPr>
          <w:tab/>
        </w:r>
        <w:r w:rsidR="00E63812">
          <w:rPr>
            <w:noProof/>
            <w:webHidden/>
          </w:rPr>
          <w:fldChar w:fldCharType="begin"/>
        </w:r>
        <w:r w:rsidR="00E63812">
          <w:rPr>
            <w:noProof/>
            <w:webHidden/>
          </w:rPr>
          <w:instrText xml:space="preserve"> PAGEREF _Toc522127027 \h </w:instrText>
        </w:r>
        <w:r w:rsidR="00E63812">
          <w:rPr>
            <w:noProof/>
            <w:webHidden/>
          </w:rPr>
        </w:r>
        <w:r w:rsidR="00E63812">
          <w:rPr>
            <w:noProof/>
            <w:webHidden/>
          </w:rPr>
          <w:fldChar w:fldCharType="separate"/>
        </w:r>
        <w:r w:rsidR="00E63812">
          <w:rPr>
            <w:noProof/>
            <w:webHidden/>
          </w:rPr>
          <w:t>22</w:t>
        </w:r>
        <w:r w:rsidR="00E63812">
          <w:rPr>
            <w:noProof/>
            <w:webHidden/>
          </w:rPr>
          <w:fldChar w:fldCharType="end"/>
        </w:r>
      </w:hyperlink>
    </w:p>
    <w:p w14:paraId="4A1EA753" w14:textId="1C127EA0" w:rsidR="00E63812" w:rsidRDefault="00CA7508">
      <w:pPr>
        <w:pStyle w:val="TOC3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127028" w:history="1">
        <w:r w:rsidR="00E63812" w:rsidRPr="000B7076">
          <w:rPr>
            <w:rStyle w:val="Hyperlink"/>
            <w:rFonts w:ascii="Arial Narrow" w:hAnsi="Arial Narrow"/>
            <w:iCs/>
            <w:noProof/>
            <w:lang w:val="es-PE"/>
          </w:rPr>
          <w:t>7.1.4</w:t>
        </w:r>
        <w:r w:rsidR="00E63812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E63812" w:rsidRPr="000B7076">
          <w:rPr>
            <w:rStyle w:val="Hyperlink"/>
            <w:rFonts w:ascii="Arial Narrow" w:hAnsi="Arial Narrow"/>
            <w:iCs/>
            <w:noProof/>
            <w:lang w:val="es-PE"/>
          </w:rPr>
          <w:t>Integración</w:t>
        </w:r>
        <w:r w:rsidR="00E63812">
          <w:rPr>
            <w:noProof/>
            <w:webHidden/>
          </w:rPr>
          <w:tab/>
        </w:r>
        <w:r w:rsidR="00E63812">
          <w:rPr>
            <w:noProof/>
            <w:webHidden/>
          </w:rPr>
          <w:fldChar w:fldCharType="begin"/>
        </w:r>
        <w:r w:rsidR="00E63812">
          <w:rPr>
            <w:noProof/>
            <w:webHidden/>
          </w:rPr>
          <w:instrText xml:space="preserve"> PAGEREF _Toc522127028 \h </w:instrText>
        </w:r>
        <w:r w:rsidR="00E63812">
          <w:rPr>
            <w:noProof/>
            <w:webHidden/>
          </w:rPr>
        </w:r>
        <w:r w:rsidR="00E63812">
          <w:rPr>
            <w:noProof/>
            <w:webHidden/>
          </w:rPr>
          <w:fldChar w:fldCharType="separate"/>
        </w:r>
        <w:r w:rsidR="00E63812">
          <w:rPr>
            <w:noProof/>
            <w:webHidden/>
          </w:rPr>
          <w:t>26</w:t>
        </w:r>
        <w:r w:rsidR="00E63812">
          <w:rPr>
            <w:noProof/>
            <w:webHidden/>
          </w:rPr>
          <w:fldChar w:fldCharType="end"/>
        </w:r>
      </w:hyperlink>
    </w:p>
    <w:p w14:paraId="150605DA" w14:textId="72319C70" w:rsidR="00E63812" w:rsidRDefault="00CA7508">
      <w:pPr>
        <w:pStyle w:val="TOC3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127029" w:history="1">
        <w:r w:rsidR="00E63812" w:rsidRPr="000B7076">
          <w:rPr>
            <w:rStyle w:val="Hyperlink"/>
            <w:rFonts w:ascii="Arial Narrow" w:hAnsi="Arial Narrow"/>
            <w:noProof/>
            <w:lang w:val="es-PE"/>
          </w:rPr>
          <w:t>7.1.5</w:t>
        </w:r>
        <w:r w:rsidR="00E63812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E63812" w:rsidRPr="000B7076">
          <w:rPr>
            <w:rStyle w:val="Hyperlink"/>
            <w:rFonts w:ascii="Arial Narrow" w:hAnsi="Arial Narrow"/>
            <w:noProof/>
            <w:lang w:val="es-PE"/>
          </w:rPr>
          <w:t>Mapa de Interacción</w:t>
        </w:r>
        <w:r w:rsidR="00E63812">
          <w:rPr>
            <w:noProof/>
            <w:webHidden/>
          </w:rPr>
          <w:tab/>
        </w:r>
        <w:r w:rsidR="00E63812">
          <w:rPr>
            <w:noProof/>
            <w:webHidden/>
          </w:rPr>
          <w:fldChar w:fldCharType="begin"/>
        </w:r>
        <w:r w:rsidR="00E63812">
          <w:rPr>
            <w:noProof/>
            <w:webHidden/>
          </w:rPr>
          <w:instrText xml:space="preserve"> PAGEREF _Toc522127029 \h </w:instrText>
        </w:r>
        <w:r w:rsidR="00E63812">
          <w:rPr>
            <w:noProof/>
            <w:webHidden/>
          </w:rPr>
        </w:r>
        <w:r w:rsidR="00E63812">
          <w:rPr>
            <w:noProof/>
            <w:webHidden/>
          </w:rPr>
          <w:fldChar w:fldCharType="separate"/>
        </w:r>
        <w:r w:rsidR="00E63812">
          <w:rPr>
            <w:noProof/>
            <w:webHidden/>
          </w:rPr>
          <w:t>29</w:t>
        </w:r>
        <w:r w:rsidR="00E63812">
          <w:rPr>
            <w:noProof/>
            <w:webHidden/>
          </w:rPr>
          <w:fldChar w:fldCharType="end"/>
        </w:r>
      </w:hyperlink>
    </w:p>
    <w:p w14:paraId="231B48D9" w14:textId="6DFA813F" w:rsidR="00E63812" w:rsidRDefault="00CA7508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127030" w:history="1">
        <w:r w:rsidR="00E63812" w:rsidRPr="000B7076">
          <w:rPr>
            <w:rStyle w:val="Hyperlink"/>
            <w:rFonts w:ascii="Arial Narrow" w:hAnsi="Arial Narrow"/>
            <w:noProof/>
            <w:lang w:val="es-PE"/>
          </w:rPr>
          <w:t>7.2</w:t>
        </w:r>
        <w:r w:rsidR="00E63812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E63812" w:rsidRPr="000B7076">
          <w:rPr>
            <w:rStyle w:val="Hyperlink"/>
            <w:rFonts w:ascii="Arial Narrow" w:hAnsi="Arial Narrow"/>
            <w:noProof/>
            <w:lang w:val="es-PE"/>
          </w:rPr>
          <w:t>Arquitectura de Integración</w:t>
        </w:r>
        <w:r w:rsidR="00E63812">
          <w:rPr>
            <w:noProof/>
            <w:webHidden/>
          </w:rPr>
          <w:tab/>
        </w:r>
        <w:r w:rsidR="00E63812">
          <w:rPr>
            <w:noProof/>
            <w:webHidden/>
          </w:rPr>
          <w:fldChar w:fldCharType="begin"/>
        </w:r>
        <w:r w:rsidR="00E63812">
          <w:rPr>
            <w:noProof/>
            <w:webHidden/>
          </w:rPr>
          <w:instrText xml:space="preserve"> PAGEREF _Toc522127030 \h </w:instrText>
        </w:r>
        <w:r w:rsidR="00E63812">
          <w:rPr>
            <w:noProof/>
            <w:webHidden/>
          </w:rPr>
        </w:r>
        <w:r w:rsidR="00E63812">
          <w:rPr>
            <w:noProof/>
            <w:webHidden/>
          </w:rPr>
          <w:fldChar w:fldCharType="separate"/>
        </w:r>
        <w:r w:rsidR="00E63812">
          <w:rPr>
            <w:noProof/>
            <w:webHidden/>
          </w:rPr>
          <w:t>31</w:t>
        </w:r>
        <w:r w:rsidR="00E63812">
          <w:rPr>
            <w:noProof/>
            <w:webHidden/>
          </w:rPr>
          <w:fldChar w:fldCharType="end"/>
        </w:r>
      </w:hyperlink>
    </w:p>
    <w:p w14:paraId="7AB1F707" w14:textId="54BBF7DF" w:rsidR="005E616E" w:rsidRPr="00C4678B" w:rsidRDefault="005E616E">
      <w:pPr>
        <w:rPr>
          <w:rFonts w:ascii="Arial Narrow" w:hAnsi="Arial Narrow"/>
          <w:lang w:val="es-PE"/>
        </w:rPr>
      </w:pPr>
      <w:r w:rsidRPr="00311B5A">
        <w:rPr>
          <w:rFonts w:ascii="Arial Narrow" w:hAnsi="Arial Narrow"/>
          <w:lang w:val="es-PE"/>
        </w:rPr>
        <w:fldChar w:fldCharType="end"/>
      </w:r>
    </w:p>
    <w:p w14:paraId="7AB1F708" w14:textId="77777777" w:rsidR="005E616E" w:rsidRPr="00C4678B" w:rsidRDefault="005E616E">
      <w:pPr>
        <w:spacing w:after="160" w:line="259" w:lineRule="auto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br w:type="page"/>
      </w:r>
    </w:p>
    <w:p w14:paraId="6A2DF8EC" w14:textId="77777777" w:rsidR="002B14F4" w:rsidRPr="00C4678B" w:rsidRDefault="002B14F4" w:rsidP="002B14F4">
      <w:pPr>
        <w:pStyle w:val="GeneralHeading"/>
        <w:rPr>
          <w:rFonts w:ascii="Arial Narrow" w:hAnsi="Arial Narrow" w:cs="Arial"/>
          <w:lang w:val="es-PE"/>
        </w:rPr>
      </w:pPr>
      <w:r w:rsidRPr="00C4678B">
        <w:rPr>
          <w:rFonts w:ascii="Arial Narrow" w:hAnsi="Arial Narrow" w:cs="Arial"/>
          <w:lang w:val="es-PE"/>
        </w:rPr>
        <w:lastRenderedPageBreak/>
        <w:t>Información de Documento</w:t>
      </w:r>
    </w:p>
    <w:tbl>
      <w:tblPr>
        <w:tblW w:w="0" w:type="auto"/>
        <w:tblInd w:w="108" w:type="dxa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CellMar>
          <w:left w:w="112" w:type="dxa"/>
        </w:tblCellMar>
        <w:tblLook w:val="04A0" w:firstRow="1" w:lastRow="0" w:firstColumn="1" w:lastColumn="0" w:noHBand="0" w:noVBand="1"/>
      </w:tblPr>
      <w:tblGrid>
        <w:gridCol w:w="1480"/>
        <w:gridCol w:w="3806"/>
        <w:gridCol w:w="2625"/>
        <w:gridCol w:w="1561"/>
      </w:tblGrid>
      <w:tr w:rsidR="002B14F4" w:rsidRPr="00C4678B" w14:paraId="4A999095" w14:textId="77777777" w:rsidTr="001D28BF">
        <w:tc>
          <w:tcPr>
            <w:tcW w:w="148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00B35BB7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Nombre de Proyecto:</w:t>
            </w:r>
          </w:p>
        </w:tc>
        <w:tc>
          <w:tcPr>
            <w:tcW w:w="7992" w:type="dxa"/>
            <w:gridSpan w:val="3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7BD2371F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 xml:space="preserve">Proyecto </w:t>
            </w:r>
            <w:proofErr w:type="spellStart"/>
            <w:r w:rsidRPr="00C4678B">
              <w:rPr>
                <w:rFonts w:ascii="Arial Narrow" w:hAnsi="Arial Narrow" w:cs="Arial"/>
                <w:lang w:val="es-PE"/>
              </w:rPr>
              <w:t>Kadabra</w:t>
            </w:r>
            <w:proofErr w:type="spellEnd"/>
          </w:p>
        </w:tc>
      </w:tr>
      <w:tr w:rsidR="002B14F4" w:rsidRPr="00C4678B" w14:paraId="1829146D" w14:textId="77777777" w:rsidTr="001D28BF">
        <w:trPr>
          <w:trHeight w:val="236"/>
        </w:trPr>
        <w:tc>
          <w:tcPr>
            <w:tcW w:w="148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004C6DF0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Preparado Por:</w:t>
            </w:r>
          </w:p>
        </w:tc>
        <w:tc>
          <w:tcPr>
            <w:tcW w:w="3806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0F224072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Nestor Cayllahua, Juan Pablo Gonzales</w:t>
            </w:r>
          </w:p>
        </w:tc>
        <w:tc>
          <w:tcPr>
            <w:tcW w:w="2625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300F07FE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Número Versión:</w:t>
            </w:r>
          </w:p>
        </w:tc>
        <w:tc>
          <w:tcPr>
            <w:tcW w:w="1561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4BB2746B" w14:textId="7BCF00E1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1.</w:t>
            </w:r>
            <w:r w:rsidR="00646ABA">
              <w:rPr>
                <w:rFonts w:ascii="Arial Narrow" w:hAnsi="Arial Narrow" w:cs="Arial"/>
                <w:lang w:val="es-PE"/>
              </w:rPr>
              <w:t>2</w:t>
            </w:r>
          </w:p>
        </w:tc>
      </w:tr>
      <w:tr w:rsidR="002B14F4" w:rsidRPr="00C4678B" w14:paraId="6315873F" w14:textId="77777777" w:rsidTr="001D28BF">
        <w:trPr>
          <w:trHeight w:val="236"/>
        </w:trPr>
        <w:tc>
          <w:tcPr>
            <w:tcW w:w="148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7B014E1E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Título:</w:t>
            </w:r>
          </w:p>
        </w:tc>
        <w:tc>
          <w:tcPr>
            <w:tcW w:w="3806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7C1EE1C3" w14:textId="447F2970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Arquitectura de Sistemas de Información</w:t>
            </w:r>
          </w:p>
        </w:tc>
        <w:tc>
          <w:tcPr>
            <w:tcW w:w="2625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47C7E243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Fecha:</w:t>
            </w:r>
          </w:p>
        </w:tc>
        <w:tc>
          <w:tcPr>
            <w:tcW w:w="1561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5A3FF7E2" w14:textId="14521A1E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07/08/2018</w:t>
            </w:r>
          </w:p>
        </w:tc>
      </w:tr>
      <w:tr w:rsidR="002B14F4" w:rsidRPr="00C4678B" w14:paraId="4DAF2DC3" w14:textId="77777777" w:rsidTr="001D28BF">
        <w:trPr>
          <w:trHeight w:val="236"/>
        </w:trPr>
        <w:tc>
          <w:tcPr>
            <w:tcW w:w="148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4BF2562D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Revisado Por:</w:t>
            </w:r>
          </w:p>
        </w:tc>
        <w:tc>
          <w:tcPr>
            <w:tcW w:w="3806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2AE0D178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José Luis Rentería</w:t>
            </w:r>
          </w:p>
        </w:tc>
        <w:tc>
          <w:tcPr>
            <w:tcW w:w="2625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0DD0A943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Fecha de Revisión:</w:t>
            </w:r>
          </w:p>
        </w:tc>
        <w:tc>
          <w:tcPr>
            <w:tcW w:w="1561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18FA1974" w14:textId="4A2706E4" w:rsidR="002B14F4" w:rsidRPr="00C4678B" w:rsidRDefault="001B5602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>
              <w:rPr>
                <w:rFonts w:ascii="Arial Narrow" w:hAnsi="Arial Narrow" w:cs="Arial"/>
                <w:lang w:val="es-PE"/>
              </w:rPr>
              <w:t>1</w:t>
            </w:r>
            <w:r w:rsidR="00B6173F">
              <w:rPr>
                <w:rFonts w:ascii="Arial Narrow" w:hAnsi="Arial Narrow" w:cs="Arial"/>
                <w:lang w:val="es-PE"/>
              </w:rPr>
              <w:t>5</w:t>
            </w:r>
            <w:r w:rsidR="002B14F4" w:rsidRPr="00C4678B">
              <w:rPr>
                <w:rFonts w:ascii="Arial Narrow" w:hAnsi="Arial Narrow" w:cs="Arial"/>
                <w:lang w:val="es-PE"/>
              </w:rPr>
              <w:t>/08/2018</w:t>
            </w:r>
          </w:p>
        </w:tc>
      </w:tr>
    </w:tbl>
    <w:p w14:paraId="547B7BA3" w14:textId="77777777" w:rsidR="002B14F4" w:rsidRPr="00C4678B" w:rsidRDefault="002B14F4" w:rsidP="002B14F4">
      <w:pPr>
        <w:rPr>
          <w:rFonts w:ascii="Arial Narrow" w:eastAsiaTheme="minorEastAsia" w:hAnsi="Arial Narrow" w:cs="Arial"/>
          <w:lang w:val="es-PE" w:eastAsia="zh-TW"/>
        </w:rPr>
      </w:pPr>
      <w:bookmarkStart w:id="0" w:name="hp_LogicalHeaderComplete"/>
      <w:bookmarkEnd w:id="0"/>
    </w:p>
    <w:p w14:paraId="20430857" w14:textId="77777777" w:rsidR="002B14F4" w:rsidRPr="00C4678B" w:rsidRDefault="002B14F4" w:rsidP="002B14F4">
      <w:pPr>
        <w:pStyle w:val="GeneralHeading"/>
        <w:rPr>
          <w:rFonts w:ascii="Arial Narrow" w:eastAsiaTheme="minorEastAsia" w:hAnsi="Arial Narrow" w:cs="Arial"/>
          <w:lang w:val="es-PE" w:eastAsia="zh-TW"/>
        </w:rPr>
      </w:pPr>
      <w:r w:rsidRPr="00C4678B">
        <w:rPr>
          <w:rFonts w:ascii="Arial Narrow" w:hAnsi="Arial Narrow" w:cs="Arial"/>
          <w:lang w:val="es-PE"/>
        </w:rPr>
        <w:t>Lista de Distribución</w:t>
      </w:r>
    </w:p>
    <w:tbl>
      <w:tblPr>
        <w:tblW w:w="0" w:type="auto"/>
        <w:tblInd w:w="70" w:type="dxa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CellMar>
          <w:left w:w="69" w:type="dxa"/>
          <w:right w:w="70" w:type="dxa"/>
        </w:tblCellMar>
        <w:tblLook w:val="04A0" w:firstRow="1" w:lastRow="0" w:firstColumn="1" w:lastColumn="0" w:noHBand="0" w:noVBand="1"/>
      </w:tblPr>
      <w:tblGrid>
        <w:gridCol w:w="4072"/>
        <w:gridCol w:w="1447"/>
        <w:gridCol w:w="3910"/>
      </w:tblGrid>
      <w:tr w:rsidR="002B14F4" w:rsidRPr="00C4678B" w14:paraId="520C1829" w14:textId="77777777" w:rsidTr="001D28BF">
        <w:trPr>
          <w:tblHeader/>
        </w:trPr>
        <w:tc>
          <w:tcPr>
            <w:tcW w:w="4072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46A3A934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Desde</w:t>
            </w:r>
          </w:p>
        </w:tc>
        <w:tc>
          <w:tcPr>
            <w:tcW w:w="1447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0F9F0131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Fecha</w:t>
            </w:r>
          </w:p>
        </w:tc>
        <w:tc>
          <w:tcPr>
            <w:tcW w:w="391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61FD6B59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Teléfono/Correo Electrónico</w:t>
            </w:r>
          </w:p>
        </w:tc>
      </w:tr>
      <w:tr w:rsidR="002B14F4" w:rsidRPr="00C4678B" w14:paraId="2D2C59E7" w14:textId="77777777" w:rsidTr="001D28BF">
        <w:trPr>
          <w:tblHeader/>
        </w:trPr>
        <w:tc>
          <w:tcPr>
            <w:tcW w:w="4072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</w:tcPr>
          <w:p w14:paraId="3507CD23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</w:p>
        </w:tc>
        <w:tc>
          <w:tcPr>
            <w:tcW w:w="1447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</w:tcPr>
          <w:p w14:paraId="0755954E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</w:p>
        </w:tc>
        <w:tc>
          <w:tcPr>
            <w:tcW w:w="391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</w:tcPr>
          <w:p w14:paraId="794D7FCA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</w:p>
        </w:tc>
      </w:tr>
      <w:tr w:rsidR="002B14F4" w:rsidRPr="00C4678B" w14:paraId="3D91770A" w14:textId="77777777" w:rsidTr="001D28BF">
        <w:tc>
          <w:tcPr>
            <w:tcW w:w="4072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1981AD97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</w:p>
        </w:tc>
        <w:tc>
          <w:tcPr>
            <w:tcW w:w="1447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1EED35F3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</w:p>
        </w:tc>
        <w:tc>
          <w:tcPr>
            <w:tcW w:w="391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0D3B78AF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</w:p>
        </w:tc>
      </w:tr>
    </w:tbl>
    <w:p w14:paraId="13ECCE8A" w14:textId="77777777" w:rsidR="002B14F4" w:rsidRPr="00C4678B" w:rsidRDefault="002B14F4" w:rsidP="002B14F4">
      <w:pPr>
        <w:rPr>
          <w:rFonts w:ascii="Arial Narrow" w:hAnsi="Arial Narrow" w:cs="Arial"/>
          <w:lang w:val="es-PE"/>
        </w:rPr>
      </w:pPr>
    </w:p>
    <w:tbl>
      <w:tblPr>
        <w:tblW w:w="0" w:type="auto"/>
        <w:tblInd w:w="70" w:type="dxa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CellMar>
          <w:left w:w="69" w:type="dxa"/>
          <w:right w:w="70" w:type="dxa"/>
        </w:tblCellMar>
        <w:tblLook w:val="04A0" w:firstRow="1" w:lastRow="0" w:firstColumn="1" w:lastColumn="0" w:noHBand="0" w:noVBand="1"/>
      </w:tblPr>
      <w:tblGrid>
        <w:gridCol w:w="2704"/>
        <w:gridCol w:w="1390"/>
        <w:gridCol w:w="1458"/>
        <w:gridCol w:w="3877"/>
      </w:tblGrid>
      <w:tr w:rsidR="002B14F4" w:rsidRPr="00C4678B" w14:paraId="4A01DB2C" w14:textId="77777777" w:rsidTr="001D28BF">
        <w:trPr>
          <w:tblHeader/>
        </w:trPr>
        <w:tc>
          <w:tcPr>
            <w:tcW w:w="2704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7EBC39B4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Para</w:t>
            </w:r>
          </w:p>
        </w:tc>
        <w:tc>
          <w:tcPr>
            <w:tcW w:w="139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15FEA9BA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Acción*</w:t>
            </w:r>
          </w:p>
        </w:tc>
        <w:tc>
          <w:tcPr>
            <w:tcW w:w="145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65C1F772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Fecha Fin</w:t>
            </w:r>
          </w:p>
        </w:tc>
        <w:tc>
          <w:tcPr>
            <w:tcW w:w="3877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5D3EB710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Teléfono/Correo Electrónico</w:t>
            </w:r>
          </w:p>
        </w:tc>
      </w:tr>
      <w:tr w:rsidR="002B14F4" w:rsidRPr="00C4678B" w14:paraId="27E7D302" w14:textId="77777777" w:rsidTr="001D28BF">
        <w:trPr>
          <w:tblHeader/>
        </w:trPr>
        <w:tc>
          <w:tcPr>
            <w:tcW w:w="2704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</w:tcPr>
          <w:p w14:paraId="4441F236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</w:p>
        </w:tc>
        <w:tc>
          <w:tcPr>
            <w:tcW w:w="139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</w:tcPr>
          <w:p w14:paraId="30F5E98B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</w:p>
        </w:tc>
        <w:tc>
          <w:tcPr>
            <w:tcW w:w="145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</w:tcPr>
          <w:p w14:paraId="650D50DC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</w:p>
        </w:tc>
        <w:tc>
          <w:tcPr>
            <w:tcW w:w="3877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</w:tcPr>
          <w:p w14:paraId="4AE4002E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</w:p>
        </w:tc>
      </w:tr>
    </w:tbl>
    <w:p w14:paraId="32D34C9F" w14:textId="77777777" w:rsidR="002B14F4" w:rsidRPr="00C4678B" w:rsidRDefault="002B14F4" w:rsidP="002B14F4">
      <w:pPr>
        <w:rPr>
          <w:rFonts w:ascii="Arial Narrow" w:hAnsi="Arial Narrow" w:cs="Arial"/>
          <w:lang w:val="es-PE"/>
        </w:rPr>
      </w:pPr>
      <w:r w:rsidRPr="00C4678B">
        <w:rPr>
          <w:rFonts w:ascii="Arial Narrow" w:hAnsi="Arial Narrow" w:cs="Arial"/>
          <w:lang w:val="es-PE"/>
        </w:rPr>
        <w:t>* Tipos de Acción: Aprobar, Revisar, Informar, Archivo, Otros (por favor, especificar)</w:t>
      </w:r>
    </w:p>
    <w:p w14:paraId="6F2F4E05" w14:textId="77777777" w:rsidR="002B14F4" w:rsidRPr="00C4678B" w:rsidRDefault="002B14F4" w:rsidP="002B14F4">
      <w:pPr>
        <w:rPr>
          <w:rFonts w:ascii="Arial Narrow" w:hAnsi="Arial Narrow" w:cs="Arial"/>
          <w:lang w:val="es-PE"/>
        </w:rPr>
      </w:pPr>
    </w:p>
    <w:p w14:paraId="04D102FE" w14:textId="77777777" w:rsidR="002B14F4" w:rsidRPr="00C4678B" w:rsidRDefault="002B14F4" w:rsidP="002B14F4">
      <w:pPr>
        <w:pStyle w:val="GeneralHeading"/>
        <w:rPr>
          <w:rFonts w:ascii="Arial Narrow" w:hAnsi="Arial Narrow" w:cs="Arial"/>
          <w:lang w:val="es-PE"/>
        </w:rPr>
      </w:pPr>
      <w:r w:rsidRPr="00C4678B">
        <w:rPr>
          <w:rFonts w:ascii="Arial Narrow" w:hAnsi="Arial Narrow" w:cs="Arial"/>
          <w:lang w:val="es-PE"/>
        </w:rPr>
        <w:t>Historial de Versiones</w:t>
      </w:r>
    </w:p>
    <w:tbl>
      <w:tblPr>
        <w:tblW w:w="0" w:type="auto"/>
        <w:tblInd w:w="70" w:type="dxa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CellMar>
          <w:left w:w="69" w:type="dxa"/>
          <w:right w:w="70" w:type="dxa"/>
        </w:tblCellMar>
        <w:tblLook w:val="04A0" w:firstRow="1" w:lastRow="0" w:firstColumn="1" w:lastColumn="0" w:noHBand="0" w:noVBand="1"/>
      </w:tblPr>
      <w:tblGrid>
        <w:gridCol w:w="860"/>
        <w:gridCol w:w="999"/>
        <w:gridCol w:w="1286"/>
        <w:gridCol w:w="2553"/>
        <w:gridCol w:w="3731"/>
      </w:tblGrid>
      <w:tr w:rsidR="002B14F4" w:rsidRPr="00C4678B" w14:paraId="1C8ADA69" w14:textId="77777777" w:rsidTr="00E60521">
        <w:trPr>
          <w:tblHeader/>
        </w:trPr>
        <w:tc>
          <w:tcPr>
            <w:tcW w:w="86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vAlign w:val="bottom"/>
            <w:hideMark/>
          </w:tcPr>
          <w:p w14:paraId="616C7069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Número Versión</w:t>
            </w:r>
          </w:p>
        </w:tc>
        <w:tc>
          <w:tcPr>
            <w:tcW w:w="99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vAlign w:val="bottom"/>
            <w:hideMark/>
          </w:tcPr>
          <w:p w14:paraId="18215772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Fecha</w:t>
            </w:r>
          </w:p>
        </w:tc>
        <w:tc>
          <w:tcPr>
            <w:tcW w:w="1286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vAlign w:val="bottom"/>
            <w:hideMark/>
          </w:tcPr>
          <w:p w14:paraId="52246816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Revisado Por</w:t>
            </w:r>
          </w:p>
        </w:tc>
        <w:tc>
          <w:tcPr>
            <w:tcW w:w="255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vAlign w:val="bottom"/>
            <w:hideMark/>
          </w:tcPr>
          <w:p w14:paraId="59B9EC42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Descripción</w:t>
            </w:r>
          </w:p>
        </w:tc>
        <w:tc>
          <w:tcPr>
            <w:tcW w:w="3731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vAlign w:val="bottom"/>
            <w:hideMark/>
          </w:tcPr>
          <w:p w14:paraId="4CA978C4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Nombre de Archivo</w:t>
            </w:r>
          </w:p>
        </w:tc>
      </w:tr>
      <w:tr w:rsidR="002B14F4" w:rsidRPr="00CA7508" w14:paraId="371335A1" w14:textId="77777777" w:rsidTr="00E60521">
        <w:trPr>
          <w:tblHeader/>
        </w:trPr>
        <w:tc>
          <w:tcPr>
            <w:tcW w:w="86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15E9B481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1.0</w:t>
            </w:r>
          </w:p>
        </w:tc>
        <w:tc>
          <w:tcPr>
            <w:tcW w:w="99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41BE81D8" w14:textId="357BA278" w:rsidR="002B14F4" w:rsidRPr="00C4678B" w:rsidRDefault="00C9266C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07</w:t>
            </w:r>
            <w:r w:rsidR="002B14F4" w:rsidRPr="00C4678B">
              <w:rPr>
                <w:rFonts w:ascii="Arial Narrow" w:hAnsi="Arial Narrow" w:cs="Arial"/>
                <w:lang w:val="es-PE"/>
              </w:rPr>
              <w:t>/0</w:t>
            </w:r>
            <w:r w:rsidRPr="00C4678B">
              <w:rPr>
                <w:rFonts w:ascii="Arial Narrow" w:hAnsi="Arial Narrow" w:cs="Arial"/>
                <w:lang w:val="es-PE"/>
              </w:rPr>
              <w:t>8</w:t>
            </w:r>
            <w:r w:rsidR="002B14F4" w:rsidRPr="00C4678B">
              <w:rPr>
                <w:rFonts w:ascii="Arial Narrow" w:hAnsi="Arial Narrow" w:cs="Arial"/>
                <w:lang w:val="es-PE"/>
              </w:rPr>
              <w:t>/2018</w:t>
            </w:r>
          </w:p>
        </w:tc>
        <w:tc>
          <w:tcPr>
            <w:tcW w:w="1286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44881229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José Luis Rentería</w:t>
            </w:r>
          </w:p>
        </w:tc>
        <w:tc>
          <w:tcPr>
            <w:tcW w:w="255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332D8ECE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Creación</w:t>
            </w:r>
          </w:p>
        </w:tc>
        <w:tc>
          <w:tcPr>
            <w:tcW w:w="3731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75CC3B7E" w14:textId="24FF7145" w:rsidR="002B14F4" w:rsidRPr="00C4678B" w:rsidRDefault="00C9266C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KADABRA - C_Arquitectura_Sistema_Informacion_V1_0</w:t>
            </w:r>
            <w:r w:rsidR="002B14F4" w:rsidRPr="00C4678B">
              <w:rPr>
                <w:rFonts w:ascii="Arial Narrow" w:hAnsi="Arial Narrow" w:cs="Arial"/>
                <w:lang w:val="es-PE"/>
              </w:rPr>
              <w:t>.docx</w:t>
            </w:r>
          </w:p>
        </w:tc>
      </w:tr>
      <w:tr w:rsidR="00E60521" w:rsidRPr="00CA7508" w14:paraId="5E5DEFB6" w14:textId="77777777" w:rsidTr="00E60521">
        <w:trPr>
          <w:tblHeader/>
        </w:trPr>
        <w:tc>
          <w:tcPr>
            <w:tcW w:w="86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034B58C3" w14:textId="3B05C63D" w:rsidR="00E60521" w:rsidRPr="00C4678B" w:rsidRDefault="00E60521" w:rsidP="00E60521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>
              <w:rPr>
                <w:rFonts w:ascii="Arial Narrow" w:hAnsi="Arial Narrow" w:cs="Arial"/>
                <w:lang w:val="es-PE"/>
              </w:rPr>
              <w:t>1.1</w:t>
            </w:r>
          </w:p>
        </w:tc>
        <w:tc>
          <w:tcPr>
            <w:tcW w:w="99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7C98F000" w14:textId="128768BD" w:rsidR="00E60521" w:rsidRPr="00C4678B" w:rsidRDefault="00E60521" w:rsidP="00E60521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>
              <w:rPr>
                <w:rFonts w:ascii="Arial Narrow" w:hAnsi="Arial Narrow" w:cs="Arial"/>
                <w:lang w:val="es-PE"/>
              </w:rPr>
              <w:t>1</w:t>
            </w:r>
            <w:r w:rsidR="00646ABA">
              <w:rPr>
                <w:rFonts w:ascii="Arial Narrow" w:hAnsi="Arial Narrow" w:cs="Arial"/>
                <w:lang w:val="es-PE"/>
              </w:rPr>
              <w:t>4</w:t>
            </w:r>
            <w:r>
              <w:rPr>
                <w:rFonts w:ascii="Arial Narrow" w:hAnsi="Arial Narrow" w:cs="Arial"/>
                <w:lang w:val="es-PE"/>
              </w:rPr>
              <w:t>/08/2018</w:t>
            </w:r>
          </w:p>
        </w:tc>
        <w:tc>
          <w:tcPr>
            <w:tcW w:w="1286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123C34EE" w14:textId="3E403486" w:rsidR="00E60521" w:rsidRPr="00C4678B" w:rsidRDefault="00E60521" w:rsidP="00E60521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>
              <w:rPr>
                <w:rFonts w:ascii="Arial Narrow" w:hAnsi="Arial Narrow" w:cs="Arial"/>
                <w:lang w:val="es-PE"/>
              </w:rPr>
              <w:t>José Luis Rentería</w:t>
            </w:r>
          </w:p>
        </w:tc>
        <w:tc>
          <w:tcPr>
            <w:tcW w:w="255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2AC73B7F" w14:textId="08FADDBD" w:rsidR="00E60521" w:rsidRPr="00C4678B" w:rsidRDefault="00E60521" w:rsidP="00E60521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>
              <w:rPr>
                <w:rFonts w:ascii="Arial Narrow" w:hAnsi="Arial Narrow" w:cs="Arial"/>
                <w:lang w:val="es-PE"/>
              </w:rPr>
              <w:t>Observaciones en principios, aplicaciones e integraciones</w:t>
            </w:r>
          </w:p>
        </w:tc>
        <w:tc>
          <w:tcPr>
            <w:tcW w:w="3731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384230FB" w14:textId="66916DE3" w:rsidR="00E60521" w:rsidRPr="00C4678B" w:rsidRDefault="00E60521" w:rsidP="00E60521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KADABRA - C_Arquitectura_Sistema_Informacion_V1_</w:t>
            </w:r>
            <w:r>
              <w:rPr>
                <w:rFonts w:ascii="Arial Narrow" w:hAnsi="Arial Narrow" w:cs="Arial"/>
                <w:lang w:val="es-PE"/>
              </w:rPr>
              <w:t>1</w:t>
            </w:r>
            <w:r w:rsidRPr="00C4678B">
              <w:rPr>
                <w:rFonts w:ascii="Arial Narrow" w:hAnsi="Arial Narrow" w:cs="Arial"/>
                <w:lang w:val="es-PE"/>
              </w:rPr>
              <w:t>.docx</w:t>
            </w:r>
          </w:p>
        </w:tc>
      </w:tr>
      <w:tr w:rsidR="00646ABA" w:rsidRPr="00CA7508" w14:paraId="3051817C" w14:textId="77777777" w:rsidTr="00E60521">
        <w:trPr>
          <w:tblHeader/>
        </w:trPr>
        <w:tc>
          <w:tcPr>
            <w:tcW w:w="86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2C8B14D9" w14:textId="5EF8B35B" w:rsidR="00646ABA" w:rsidRDefault="00646ABA" w:rsidP="00646ABA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>
              <w:rPr>
                <w:rFonts w:ascii="Arial Narrow" w:hAnsi="Arial Narrow" w:cs="Arial"/>
                <w:lang w:val="es-PE"/>
              </w:rPr>
              <w:t>1.2</w:t>
            </w:r>
          </w:p>
        </w:tc>
        <w:tc>
          <w:tcPr>
            <w:tcW w:w="99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6EAB9B07" w14:textId="071DC3BB" w:rsidR="00646ABA" w:rsidRDefault="00646ABA" w:rsidP="00646ABA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>
              <w:rPr>
                <w:rFonts w:ascii="Arial Narrow" w:hAnsi="Arial Narrow" w:cs="Arial"/>
                <w:lang w:val="es-PE"/>
              </w:rPr>
              <w:t>15/08/2018</w:t>
            </w:r>
          </w:p>
        </w:tc>
        <w:tc>
          <w:tcPr>
            <w:tcW w:w="1286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48673F59" w14:textId="4F4DE6B1" w:rsidR="00646ABA" w:rsidRDefault="00646ABA" w:rsidP="00646ABA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>
              <w:rPr>
                <w:rFonts w:ascii="Arial Narrow" w:hAnsi="Arial Narrow" w:cs="Arial"/>
                <w:lang w:val="es-PE"/>
              </w:rPr>
              <w:t>José Luis Rentería</w:t>
            </w:r>
          </w:p>
        </w:tc>
        <w:tc>
          <w:tcPr>
            <w:tcW w:w="255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3BF61113" w14:textId="5FD92F87" w:rsidR="00646ABA" w:rsidRDefault="00C747FA" w:rsidP="00646ABA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>
              <w:rPr>
                <w:rFonts w:ascii="Arial Narrow" w:hAnsi="Arial Narrow" w:cs="Arial"/>
                <w:lang w:val="es-PE"/>
              </w:rPr>
              <w:t>Justificación para componentes de capa de Experiencia de Usuario.</w:t>
            </w:r>
          </w:p>
        </w:tc>
        <w:tc>
          <w:tcPr>
            <w:tcW w:w="3731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69F9D446" w14:textId="21AF7206" w:rsidR="00646ABA" w:rsidRPr="00C4678B" w:rsidRDefault="00646ABA" w:rsidP="00646ABA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KADABRA - C_Arquitectura_Sistema_Informacion_V1_</w:t>
            </w:r>
            <w:r>
              <w:rPr>
                <w:rFonts w:ascii="Arial Narrow" w:hAnsi="Arial Narrow" w:cs="Arial"/>
                <w:lang w:val="es-PE"/>
              </w:rPr>
              <w:t>2</w:t>
            </w:r>
            <w:r w:rsidRPr="00C4678B">
              <w:rPr>
                <w:rFonts w:ascii="Arial Narrow" w:hAnsi="Arial Narrow" w:cs="Arial"/>
                <w:lang w:val="es-PE"/>
              </w:rPr>
              <w:t>.docx</w:t>
            </w:r>
          </w:p>
        </w:tc>
      </w:tr>
    </w:tbl>
    <w:p w14:paraId="7AB1F749" w14:textId="7E244E94" w:rsidR="00A3626B" w:rsidRPr="00C4678B" w:rsidRDefault="00EB2472" w:rsidP="00A3626B">
      <w:pPr>
        <w:pStyle w:val="Heading1"/>
        <w:numPr>
          <w:ilvl w:val="0"/>
          <w:numId w:val="1"/>
        </w:numPr>
        <w:rPr>
          <w:rFonts w:ascii="Arial Narrow" w:hAnsi="Arial Narrow"/>
          <w:lang w:val="es-PE"/>
        </w:rPr>
      </w:pPr>
      <w:bookmarkStart w:id="1" w:name="_Toc522127010"/>
      <w:r w:rsidRPr="00C4678B">
        <w:rPr>
          <w:rFonts w:ascii="Arial Narrow" w:hAnsi="Arial Narrow"/>
          <w:lang w:val="es-PE"/>
        </w:rPr>
        <w:lastRenderedPageBreak/>
        <w:t>Propósito</w:t>
      </w:r>
      <w:bookmarkEnd w:id="1"/>
    </w:p>
    <w:p w14:paraId="2B1603C6" w14:textId="4082E18F" w:rsidR="000A313D" w:rsidRPr="00C4678B" w:rsidRDefault="00EB2472" w:rsidP="00E21554">
      <w:pPr>
        <w:rPr>
          <w:rFonts w:ascii="Arial Narrow" w:hAnsi="Arial Narrow"/>
          <w:lang w:val="es-PE"/>
        </w:rPr>
      </w:pPr>
      <w:bookmarkStart w:id="2" w:name="_Toc472954981"/>
      <w:r w:rsidRPr="00C4678B">
        <w:rPr>
          <w:rFonts w:ascii="Arial Narrow" w:hAnsi="Arial Narrow"/>
          <w:lang w:val="es-PE"/>
        </w:rPr>
        <w:t xml:space="preserve">Este documento </w:t>
      </w:r>
      <w:r w:rsidR="000F0CC1" w:rsidRPr="00C4678B">
        <w:rPr>
          <w:rFonts w:ascii="Arial Narrow" w:hAnsi="Arial Narrow"/>
          <w:lang w:val="es-PE"/>
        </w:rPr>
        <w:t>muestra</w:t>
      </w:r>
      <w:r w:rsidR="001B6665" w:rsidRPr="00C4678B">
        <w:rPr>
          <w:rFonts w:ascii="Arial Narrow" w:hAnsi="Arial Narrow"/>
          <w:lang w:val="es-PE"/>
        </w:rPr>
        <w:t xml:space="preserve"> la arquitectura de sistemas de información para el Proyecto </w:t>
      </w:r>
      <w:proofErr w:type="spellStart"/>
      <w:r w:rsidR="001B6665" w:rsidRPr="00C4678B">
        <w:rPr>
          <w:rFonts w:ascii="Arial Narrow" w:hAnsi="Arial Narrow"/>
          <w:lang w:val="es-PE"/>
        </w:rPr>
        <w:t>Kadabra</w:t>
      </w:r>
      <w:proofErr w:type="spellEnd"/>
      <w:r w:rsidR="00E9624D" w:rsidRPr="00C4678B">
        <w:rPr>
          <w:rFonts w:ascii="Arial Narrow" w:hAnsi="Arial Narrow"/>
          <w:lang w:val="es-PE"/>
        </w:rPr>
        <w:t>. Contiene los artefactos de arquitectura creados durante el proyecto.</w:t>
      </w:r>
      <w:r w:rsidR="00223E8F" w:rsidRPr="00C4678B">
        <w:rPr>
          <w:rFonts w:ascii="Arial Narrow" w:hAnsi="Arial Narrow"/>
          <w:lang w:val="es-PE"/>
        </w:rPr>
        <w:t xml:space="preserve"> Provee una vista cualitativa de la solución y apuntan a comunicar</w:t>
      </w:r>
      <w:r w:rsidR="00F71AF8" w:rsidRPr="00C4678B">
        <w:rPr>
          <w:rFonts w:ascii="Arial Narrow" w:hAnsi="Arial Narrow"/>
          <w:lang w:val="es-PE"/>
        </w:rPr>
        <w:t xml:space="preserve"> la intención de los arquitectos.</w:t>
      </w:r>
    </w:p>
    <w:p w14:paraId="78140383" w14:textId="1EBA650C" w:rsidR="000A313D" w:rsidRPr="00C4678B" w:rsidRDefault="000A313D">
      <w:pPr>
        <w:spacing w:before="0" w:after="160" w:line="259" w:lineRule="auto"/>
        <w:rPr>
          <w:rFonts w:ascii="Arial Narrow" w:hAnsi="Arial Narrow"/>
          <w:lang w:val="es-PE"/>
        </w:rPr>
      </w:pPr>
    </w:p>
    <w:p w14:paraId="32D7AD41" w14:textId="280F7697" w:rsidR="000A313D" w:rsidRPr="00C4678B" w:rsidRDefault="000A313D" w:rsidP="000A313D">
      <w:pPr>
        <w:pStyle w:val="Heading1"/>
        <w:numPr>
          <w:ilvl w:val="0"/>
          <w:numId w:val="1"/>
        </w:numPr>
        <w:rPr>
          <w:rFonts w:ascii="Arial Narrow" w:hAnsi="Arial Narrow"/>
          <w:lang w:val="es-PE"/>
        </w:rPr>
      </w:pPr>
      <w:bookmarkStart w:id="3" w:name="_Toc522127011"/>
      <w:r w:rsidRPr="00C4678B">
        <w:rPr>
          <w:rFonts w:ascii="Arial Narrow" w:hAnsi="Arial Narrow"/>
          <w:lang w:val="es-PE"/>
        </w:rPr>
        <w:lastRenderedPageBreak/>
        <w:t>Glosario de Términos</w:t>
      </w:r>
      <w:bookmarkEnd w:id="3"/>
    </w:p>
    <w:p w14:paraId="74455518" w14:textId="13255731" w:rsidR="006D65B3" w:rsidRPr="00C4678B" w:rsidRDefault="006D65B3" w:rsidP="006D65B3">
      <w:pPr>
        <w:rPr>
          <w:rFonts w:ascii="Arial Narrow" w:hAnsi="Arial Narrow"/>
          <w:lang w:val="es-PE"/>
        </w:rPr>
      </w:pPr>
    </w:p>
    <w:tbl>
      <w:tblPr>
        <w:tblW w:w="9360" w:type="dxa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58"/>
        <w:gridCol w:w="7402"/>
      </w:tblGrid>
      <w:tr w:rsidR="006D65B3" w:rsidRPr="00C4678B" w14:paraId="33D05ACE" w14:textId="77777777" w:rsidTr="006D65B3">
        <w:trPr>
          <w:cantSplit/>
        </w:trPr>
        <w:tc>
          <w:tcPr>
            <w:tcW w:w="1958" w:type="dxa"/>
            <w:shd w:val="clear" w:color="auto" w:fill="E0E0E0"/>
          </w:tcPr>
          <w:p w14:paraId="6FC12A1D" w14:textId="77777777" w:rsidR="006D65B3" w:rsidRPr="00C4678B" w:rsidRDefault="006D65B3" w:rsidP="006D65B3">
            <w:pPr>
              <w:pStyle w:val="TableText"/>
              <w:rPr>
                <w:rFonts w:ascii="Arial Narrow" w:hAnsi="Arial Narrow"/>
                <w:b/>
                <w:lang w:val="es-PE"/>
              </w:rPr>
            </w:pPr>
            <w:r w:rsidRPr="00C4678B">
              <w:rPr>
                <w:rFonts w:ascii="Arial Narrow" w:hAnsi="Arial Narrow"/>
                <w:b/>
                <w:lang w:val="es-PE"/>
              </w:rPr>
              <w:t>Nombre</w:t>
            </w:r>
          </w:p>
        </w:tc>
        <w:tc>
          <w:tcPr>
            <w:tcW w:w="7402" w:type="dxa"/>
            <w:shd w:val="clear" w:color="auto" w:fill="E0E0E0"/>
          </w:tcPr>
          <w:p w14:paraId="60799830" w14:textId="77777777" w:rsidR="006D65B3" w:rsidRPr="00C4678B" w:rsidRDefault="006D65B3" w:rsidP="006D65B3">
            <w:pPr>
              <w:pStyle w:val="TableText"/>
              <w:rPr>
                <w:rFonts w:ascii="Arial Narrow" w:hAnsi="Arial Narrow"/>
                <w:b/>
                <w:lang w:val="es-PE"/>
              </w:rPr>
            </w:pPr>
            <w:r w:rsidRPr="00C4678B">
              <w:rPr>
                <w:rFonts w:ascii="Arial Narrow" w:hAnsi="Arial Narrow"/>
                <w:b/>
                <w:lang w:val="es-PE"/>
              </w:rPr>
              <w:t>Significado</w:t>
            </w:r>
          </w:p>
        </w:tc>
      </w:tr>
      <w:tr w:rsidR="006D65B3" w:rsidRPr="00CA7508" w14:paraId="60ED63A7" w14:textId="77777777" w:rsidTr="006D65B3">
        <w:trPr>
          <w:cantSplit/>
        </w:trPr>
        <w:tc>
          <w:tcPr>
            <w:tcW w:w="1958" w:type="dxa"/>
            <w:shd w:val="clear" w:color="auto" w:fill="auto"/>
          </w:tcPr>
          <w:p w14:paraId="5B3863DB" w14:textId="35D343FF" w:rsidR="006D65B3" w:rsidRPr="00C4678B" w:rsidRDefault="006D65B3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API</w:t>
            </w:r>
          </w:p>
        </w:tc>
        <w:tc>
          <w:tcPr>
            <w:tcW w:w="7402" w:type="dxa"/>
          </w:tcPr>
          <w:p w14:paraId="1D5BAC4A" w14:textId="2330306B" w:rsidR="006D65B3" w:rsidRPr="00C4678B" w:rsidRDefault="006D65B3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proofErr w:type="spellStart"/>
            <w:r w:rsidRPr="00C4678B">
              <w:rPr>
                <w:rFonts w:ascii="Arial Narrow" w:hAnsi="Arial Narrow"/>
                <w:lang w:val="es-PE"/>
              </w:rPr>
              <w:t>Application</w:t>
            </w:r>
            <w:proofErr w:type="spellEnd"/>
            <w:r w:rsidRPr="00C4678B">
              <w:rPr>
                <w:rFonts w:ascii="Arial Narrow" w:hAnsi="Arial Narrow"/>
                <w:lang w:val="es-PE"/>
              </w:rPr>
              <w:t xml:space="preserve"> </w:t>
            </w:r>
            <w:proofErr w:type="spellStart"/>
            <w:r w:rsidRPr="00C4678B">
              <w:rPr>
                <w:rFonts w:ascii="Arial Narrow" w:hAnsi="Arial Narrow"/>
                <w:lang w:val="es-PE"/>
              </w:rPr>
              <w:t>Program</w:t>
            </w:r>
            <w:proofErr w:type="spellEnd"/>
            <w:r w:rsidRPr="00C4678B">
              <w:rPr>
                <w:rFonts w:ascii="Arial Narrow" w:hAnsi="Arial Narrow"/>
                <w:lang w:val="es-PE"/>
              </w:rPr>
              <w:t xml:space="preserve"> Interface</w:t>
            </w:r>
            <w:r w:rsidR="00B75CC9">
              <w:rPr>
                <w:rFonts w:ascii="Arial Narrow" w:hAnsi="Arial Narrow"/>
                <w:lang w:val="es-PE"/>
              </w:rPr>
              <w:t>. Conjunto de objetos encapsulados que sirven de interfaz con otro componente o programa.</w:t>
            </w:r>
          </w:p>
        </w:tc>
      </w:tr>
      <w:tr w:rsidR="002F44A0" w:rsidRPr="00CA7508" w14:paraId="34E3C0CF" w14:textId="77777777" w:rsidTr="006D65B3">
        <w:trPr>
          <w:cantSplit/>
        </w:trPr>
        <w:tc>
          <w:tcPr>
            <w:tcW w:w="1958" w:type="dxa"/>
            <w:shd w:val="clear" w:color="auto" w:fill="auto"/>
          </w:tcPr>
          <w:p w14:paraId="4EE4BA0D" w14:textId="074F2C62" w:rsidR="002F44A0" w:rsidRPr="00C4678B" w:rsidRDefault="002F44A0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REST</w:t>
            </w:r>
          </w:p>
        </w:tc>
        <w:tc>
          <w:tcPr>
            <w:tcW w:w="7402" w:type="dxa"/>
          </w:tcPr>
          <w:p w14:paraId="37C25280" w14:textId="7CB66328" w:rsidR="002F44A0" w:rsidRPr="00C4678B" w:rsidRDefault="002F44A0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proofErr w:type="spellStart"/>
            <w:r w:rsidRPr="002F44A0">
              <w:rPr>
                <w:rFonts w:ascii="Arial Narrow" w:hAnsi="Arial Narrow"/>
                <w:lang w:val="es-PE"/>
              </w:rPr>
              <w:t>R</w:t>
            </w:r>
            <w:r>
              <w:rPr>
                <w:rFonts w:ascii="Arial Narrow" w:hAnsi="Arial Narrow"/>
                <w:lang w:val="es-PE"/>
              </w:rPr>
              <w:t>E</w:t>
            </w:r>
            <w:r w:rsidRPr="002F44A0">
              <w:rPr>
                <w:rFonts w:ascii="Arial Narrow" w:hAnsi="Arial Narrow"/>
                <w:lang w:val="es-PE"/>
              </w:rPr>
              <w:t>presentational</w:t>
            </w:r>
            <w:proofErr w:type="spellEnd"/>
            <w:r w:rsidRPr="002F44A0">
              <w:rPr>
                <w:rFonts w:ascii="Arial Narrow" w:hAnsi="Arial Narrow"/>
                <w:lang w:val="es-PE"/>
              </w:rPr>
              <w:t xml:space="preserve"> </w:t>
            </w:r>
            <w:proofErr w:type="spellStart"/>
            <w:r>
              <w:rPr>
                <w:rFonts w:ascii="Arial Narrow" w:hAnsi="Arial Narrow"/>
                <w:lang w:val="es-PE"/>
              </w:rPr>
              <w:t>S</w:t>
            </w:r>
            <w:r w:rsidRPr="002F44A0">
              <w:rPr>
                <w:rFonts w:ascii="Arial Narrow" w:hAnsi="Arial Narrow"/>
                <w:lang w:val="es-PE"/>
              </w:rPr>
              <w:t>tate</w:t>
            </w:r>
            <w:proofErr w:type="spellEnd"/>
            <w:r w:rsidRPr="002F44A0">
              <w:rPr>
                <w:rFonts w:ascii="Arial Narrow" w:hAnsi="Arial Narrow"/>
                <w:lang w:val="es-PE"/>
              </w:rPr>
              <w:t xml:space="preserve"> </w:t>
            </w:r>
            <w:r>
              <w:rPr>
                <w:rFonts w:ascii="Arial Narrow" w:hAnsi="Arial Narrow"/>
                <w:lang w:val="es-PE"/>
              </w:rPr>
              <w:t>T</w:t>
            </w:r>
            <w:r w:rsidRPr="002F44A0">
              <w:rPr>
                <w:rFonts w:ascii="Arial Narrow" w:hAnsi="Arial Narrow"/>
                <w:lang w:val="es-PE"/>
              </w:rPr>
              <w:t>ransfer</w:t>
            </w:r>
            <w:r>
              <w:rPr>
                <w:rFonts w:ascii="Arial Narrow" w:hAnsi="Arial Narrow"/>
                <w:lang w:val="es-PE"/>
              </w:rPr>
              <w:t>. Protocolo estándar utilizado en servicios web.</w:t>
            </w:r>
          </w:p>
        </w:tc>
      </w:tr>
      <w:tr w:rsidR="002F44A0" w:rsidRPr="00CA7508" w14:paraId="3335D821" w14:textId="77777777" w:rsidTr="006D65B3">
        <w:trPr>
          <w:cantSplit/>
        </w:trPr>
        <w:tc>
          <w:tcPr>
            <w:tcW w:w="1958" w:type="dxa"/>
            <w:shd w:val="clear" w:color="auto" w:fill="auto"/>
          </w:tcPr>
          <w:p w14:paraId="75057F8C" w14:textId="504A2FD7" w:rsidR="002F44A0" w:rsidRDefault="002F44A0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SOAP</w:t>
            </w:r>
          </w:p>
        </w:tc>
        <w:tc>
          <w:tcPr>
            <w:tcW w:w="7402" w:type="dxa"/>
          </w:tcPr>
          <w:p w14:paraId="6EFB2135" w14:textId="1D0CC1D0" w:rsidR="002F44A0" w:rsidRPr="002F44A0" w:rsidRDefault="002F44A0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 xml:space="preserve">Simple </w:t>
            </w:r>
            <w:proofErr w:type="spellStart"/>
            <w:r>
              <w:rPr>
                <w:rFonts w:ascii="Arial Narrow" w:hAnsi="Arial Narrow"/>
                <w:lang w:val="es-PE"/>
              </w:rPr>
              <w:t>Object</w:t>
            </w:r>
            <w:proofErr w:type="spellEnd"/>
            <w:r>
              <w:rPr>
                <w:rFonts w:ascii="Arial Narrow" w:hAnsi="Arial Narrow"/>
                <w:lang w:val="es-PE"/>
              </w:rPr>
              <w:t xml:space="preserve"> Access </w:t>
            </w:r>
            <w:proofErr w:type="spellStart"/>
            <w:r>
              <w:rPr>
                <w:rFonts w:ascii="Arial Narrow" w:hAnsi="Arial Narrow"/>
                <w:lang w:val="es-PE"/>
              </w:rPr>
              <w:t>Protocol</w:t>
            </w:r>
            <w:proofErr w:type="spellEnd"/>
            <w:r>
              <w:rPr>
                <w:rFonts w:ascii="Arial Narrow" w:hAnsi="Arial Narrow"/>
                <w:lang w:val="es-PE"/>
              </w:rPr>
              <w:t>. Protocolo estándar utilizado en servicios web.</w:t>
            </w:r>
          </w:p>
        </w:tc>
      </w:tr>
      <w:tr w:rsidR="002F44A0" w:rsidRPr="00CA7508" w14:paraId="0C8017EC" w14:textId="77777777" w:rsidTr="006D65B3">
        <w:trPr>
          <w:cantSplit/>
        </w:trPr>
        <w:tc>
          <w:tcPr>
            <w:tcW w:w="1958" w:type="dxa"/>
            <w:shd w:val="clear" w:color="auto" w:fill="auto"/>
          </w:tcPr>
          <w:p w14:paraId="6798867C" w14:textId="0AB9AF2D" w:rsidR="002F44A0" w:rsidRDefault="002F44A0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JMS</w:t>
            </w:r>
          </w:p>
        </w:tc>
        <w:tc>
          <w:tcPr>
            <w:tcW w:w="7402" w:type="dxa"/>
          </w:tcPr>
          <w:p w14:paraId="616C22CE" w14:textId="4630560F" w:rsidR="002F44A0" w:rsidRDefault="002F44A0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 xml:space="preserve">Java </w:t>
            </w:r>
            <w:proofErr w:type="spellStart"/>
            <w:r>
              <w:rPr>
                <w:rFonts w:ascii="Arial Narrow" w:hAnsi="Arial Narrow"/>
                <w:lang w:val="es-PE"/>
              </w:rPr>
              <w:t>Message</w:t>
            </w:r>
            <w:proofErr w:type="spellEnd"/>
            <w:r>
              <w:rPr>
                <w:rFonts w:ascii="Arial Narrow" w:hAnsi="Arial Narrow"/>
                <w:lang w:val="es-PE"/>
              </w:rPr>
              <w:t xml:space="preserve"> </w:t>
            </w:r>
            <w:proofErr w:type="spellStart"/>
            <w:r>
              <w:rPr>
                <w:rFonts w:ascii="Arial Narrow" w:hAnsi="Arial Narrow"/>
                <w:lang w:val="es-PE"/>
              </w:rPr>
              <w:t>Service</w:t>
            </w:r>
            <w:proofErr w:type="spellEnd"/>
            <w:r>
              <w:rPr>
                <w:rFonts w:ascii="Arial Narrow" w:hAnsi="Arial Narrow"/>
                <w:lang w:val="es-PE"/>
              </w:rPr>
              <w:t>. Solución para manejo de cola de mensajes.</w:t>
            </w:r>
          </w:p>
        </w:tc>
      </w:tr>
      <w:tr w:rsidR="002F44A0" w:rsidRPr="00CA7508" w14:paraId="2AFE4B1B" w14:textId="77777777" w:rsidTr="006D65B3">
        <w:trPr>
          <w:cantSplit/>
        </w:trPr>
        <w:tc>
          <w:tcPr>
            <w:tcW w:w="1958" w:type="dxa"/>
            <w:shd w:val="clear" w:color="auto" w:fill="auto"/>
          </w:tcPr>
          <w:p w14:paraId="0989180B" w14:textId="422E39CD" w:rsidR="002F44A0" w:rsidRDefault="00B75CC9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JPA</w:t>
            </w:r>
          </w:p>
        </w:tc>
        <w:tc>
          <w:tcPr>
            <w:tcW w:w="7402" w:type="dxa"/>
          </w:tcPr>
          <w:p w14:paraId="6B6C0B66" w14:textId="514DE141" w:rsidR="002F44A0" w:rsidRDefault="00B75CC9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 xml:space="preserve">Java </w:t>
            </w:r>
            <w:proofErr w:type="spellStart"/>
            <w:r>
              <w:rPr>
                <w:rFonts w:ascii="Arial Narrow" w:hAnsi="Arial Narrow"/>
                <w:lang w:val="es-PE"/>
              </w:rPr>
              <w:t>Persistence</w:t>
            </w:r>
            <w:proofErr w:type="spellEnd"/>
            <w:r>
              <w:rPr>
                <w:rFonts w:ascii="Arial Narrow" w:hAnsi="Arial Narrow"/>
                <w:lang w:val="es-PE"/>
              </w:rPr>
              <w:t xml:space="preserve"> API. API </w:t>
            </w:r>
            <w:r w:rsidR="00207865">
              <w:rPr>
                <w:rFonts w:ascii="Arial Narrow" w:hAnsi="Arial Narrow"/>
                <w:lang w:val="es-PE"/>
              </w:rPr>
              <w:t xml:space="preserve">para interactuar con la base de datos por medio de objetos Java. </w:t>
            </w:r>
          </w:p>
        </w:tc>
      </w:tr>
      <w:tr w:rsidR="002F44A0" w:rsidRPr="00C4678B" w14:paraId="1F85E965" w14:textId="77777777" w:rsidTr="006D65B3">
        <w:trPr>
          <w:cantSplit/>
        </w:trPr>
        <w:tc>
          <w:tcPr>
            <w:tcW w:w="1958" w:type="dxa"/>
            <w:shd w:val="clear" w:color="auto" w:fill="auto"/>
          </w:tcPr>
          <w:p w14:paraId="7F5BC787" w14:textId="49889481" w:rsidR="002F44A0" w:rsidRDefault="00207865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JDBC</w:t>
            </w:r>
          </w:p>
        </w:tc>
        <w:tc>
          <w:tcPr>
            <w:tcW w:w="7402" w:type="dxa"/>
          </w:tcPr>
          <w:p w14:paraId="7F028A70" w14:textId="030F662D" w:rsidR="002F44A0" w:rsidRDefault="00207865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 xml:space="preserve">Java </w:t>
            </w:r>
            <w:proofErr w:type="spellStart"/>
            <w:r>
              <w:rPr>
                <w:rFonts w:ascii="Arial Narrow" w:hAnsi="Arial Narrow"/>
                <w:lang w:val="es-PE"/>
              </w:rPr>
              <w:t>Database</w:t>
            </w:r>
            <w:proofErr w:type="spellEnd"/>
            <w:r>
              <w:rPr>
                <w:rFonts w:ascii="Arial Narrow" w:hAnsi="Arial Narrow"/>
                <w:lang w:val="es-PE"/>
              </w:rPr>
              <w:t xml:space="preserve"> </w:t>
            </w:r>
            <w:proofErr w:type="spellStart"/>
            <w:r>
              <w:rPr>
                <w:rFonts w:ascii="Arial Narrow" w:hAnsi="Arial Narrow"/>
                <w:lang w:val="es-PE"/>
              </w:rPr>
              <w:t>Connectivity</w:t>
            </w:r>
            <w:proofErr w:type="spellEnd"/>
            <w:r>
              <w:rPr>
                <w:rFonts w:ascii="Arial Narrow" w:hAnsi="Arial Narrow"/>
                <w:lang w:val="es-PE"/>
              </w:rPr>
              <w:t>.</w:t>
            </w:r>
          </w:p>
        </w:tc>
      </w:tr>
      <w:tr w:rsidR="002F44A0" w:rsidRPr="00CA7508" w14:paraId="35DF7C7D" w14:textId="77777777" w:rsidTr="006D65B3">
        <w:trPr>
          <w:cantSplit/>
        </w:trPr>
        <w:tc>
          <w:tcPr>
            <w:tcW w:w="1958" w:type="dxa"/>
            <w:shd w:val="clear" w:color="auto" w:fill="auto"/>
          </w:tcPr>
          <w:p w14:paraId="1F9DD932" w14:textId="7894E443" w:rsidR="002F44A0" w:rsidRDefault="00207865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MVC</w:t>
            </w:r>
          </w:p>
        </w:tc>
        <w:tc>
          <w:tcPr>
            <w:tcW w:w="7402" w:type="dxa"/>
          </w:tcPr>
          <w:p w14:paraId="05A213D5" w14:textId="4D0F4DF2" w:rsidR="002F44A0" w:rsidRDefault="00207865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proofErr w:type="spellStart"/>
            <w:r>
              <w:rPr>
                <w:rFonts w:ascii="Arial Narrow" w:hAnsi="Arial Narrow"/>
                <w:lang w:val="es-PE"/>
              </w:rPr>
              <w:t>Model</w:t>
            </w:r>
            <w:proofErr w:type="spellEnd"/>
            <w:r>
              <w:rPr>
                <w:rFonts w:ascii="Arial Narrow" w:hAnsi="Arial Narrow"/>
                <w:lang w:val="es-PE"/>
              </w:rPr>
              <w:t>-View-</w:t>
            </w:r>
            <w:proofErr w:type="spellStart"/>
            <w:r>
              <w:rPr>
                <w:rFonts w:ascii="Arial Narrow" w:hAnsi="Arial Narrow"/>
                <w:lang w:val="es-PE"/>
              </w:rPr>
              <w:t>Controller</w:t>
            </w:r>
            <w:proofErr w:type="spellEnd"/>
            <w:r>
              <w:rPr>
                <w:rFonts w:ascii="Arial Narrow" w:hAnsi="Arial Narrow"/>
                <w:lang w:val="es-PE"/>
              </w:rPr>
              <w:t>. Patrón de arquitectura donde se separa los datos, la lógica de negocio y la presentación en tres capas.</w:t>
            </w:r>
          </w:p>
        </w:tc>
      </w:tr>
      <w:tr w:rsidR="002F44A0" w:rsidRPr="00CA7508" w14:paraId="5DC38FD4" w14:textId="77777777" w:rsidTr="006D65B3">
        <w:trPr>
          <w:cantSplit/>
        </w:trPr>
        <w:tc>
          <w:tcPr>
            <w:tcW w:w="1958" w:type="dxa"/>
            <w:shd w:val="clear" w:color="auto" w:fill="auto"/>
          </w:tcPr>
          <w:p w14:paraId="2522BC15" w14:textId="781DF559" w:rsidR="002F44A0" w:rsidRDefault="00207865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JSF</w:t>
            </w:r>
          </w:p>
        </w:tc>
        <w:tc>
          <w:tcPr>
            <w:tcW w:w="7402" w:type="dxa"/>
          </w:tcPr>
          <w:p w14:paraId="409636DD" w14:textId="0097E6E5" w:rsidR="002F44A0" w:rsidRDefault="00207865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Java Server Faces. Framework para</w:t>
            </w:r>
            <w:r w:rsidR="0087267C">
              <w:rPr>
                <w:rFonts w:ascii="Arial Narrow" w:hAnsi="Arial Narrow"/>
                <w:lang w:val="es-PE"/>
              </w:rPr>
              <w:t xml:space="preserve"> simplificar el desarrollo de</w:t>
            </w:r>
            <w:r>
              <w:rPr>
                <w:rFonts w:ascii="Arial Narrow" w:hAnsi="Arial Narrow"/>
                <w:lang w:val="es-PE"/>
              </w:rPr>
              <w:t xml:space="preserve"> aplicaciones web hechas en Java</w:t>
            </w:r>
            <w:r w:rsidR="0087267C">
              <w:rPr>
                <w:rFonts w:ascii="Arial Narrow" w:hAnsi="Arial Narrow"/>
                <w:lang w:val="es-PE"/>
              </w:rPr>
              <w:t>.</w:t>
            </w:r>
          </w:p>
        </w:tc>
      </w:tr>
      <w:tr w:rsidR="0087267C" w:rsidRPr="00C4678B" w14:paraId="469FEA7B" w14:textId="77777777" w:rsidTr="006D65B3">
        <w:trPr>
          <w:cantSplit/>
        </w:trPr>
        <w:tc>
          <w:tcPr>
            <w:tcW w:w="1958" w:type="dxa"/>
            <w:shd w:val="clear" w:color="auto" w:fill="auto"/>
          </w:tcPr>
          <w:p w14:paraId="6943F767" w14:textId="341441A1" w:rsidR="0087267C" w:rsidRDefault="0087267C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JS</w:t>
            </w:r>
          </w:p>
        </w:tc>
        <w:tc>
          <w:tcPr>
            <w:tcW w:w="7402" w:type="dxa"/>
          </w:tcPr>
          <w:p w14:paraId="6F771650" w14:textId="052DAD35" w:rsidR="0087267C" w:rsidRDefault="0087267C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JavaScript</w:t>
            </w:r>
          </w:p>
        </w:tc>
      </w:tr>
      <w:tr w:rsidR="000030C7" w:rsidRPr="00C4678B" w14:paraId="21434BB8" w14:textId="77777777" w:rsidTr="006D65B3">
        <w:trPr>
          <w:cantSplit/>
        </w:trPr>
        <w:tc>
          <w:tcPr>
            <w:tcW w:w="1958" w:type="dxa"/>
            <w:shd w:val="clear" w:color="auto" w:fill="auto"/>
          </w:tcPr>
          <w:p w14:paraId="64377D27" w14:textId="04CC1922" w:rsidR="000030C7" w:rsidRDefault="000030C7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HSM</w:t>
            </w:r>
          </w:p>
        </w:tc>
        <w:tc>
          <w:tcPr>
            <w:tcW w:w="7402" w:type="dxa"/>
          </w:tcPr>
          <w:p w14:paraId="3FC91BFB" w14:textId="5E5F9160" w:rsidR="000030C7" w:rsidRDefault="000030C7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Hardware Security Module</w:t>
            </w:r>
          </w:p>
        </w:tc>
      </w:tr>
    </w:tbl>
    <w:p w14:paraId="5269D0FA" w14:textId="60C0794C" w:rsidR="00F34272" w:rsidRDefault="00F34272" w:rsidP="00776662">
      <w:pPr>
        <w:jc w:val="both"/>
        <w:rPr>
          <w:rFonts w:ascii="Arial Narrow" w:hAnsi="Arial Narrow"/>
          <w:lang w:val="es-PE"/>
        </w:rPr>
      </w:pPr>
    </w:p>
    <w:p w14:paraId="52FA3B24" w14:textId="77777777" w:rsidR="00097BEC" w:rsidRPr="00C4678B" w:rsidRDefault="00097BEC" w:rsidP="00776662">
      <w:pPr>
        <w:jc w:val="both"/>
        <w:rPr>
          <w:rFonts w:ascii="Arial Narrow" w:hAnsi="Arial Narrow"/>
          <w:lang w:val="es-PE"/>
        </w:rPr>
      </w:pPr>
    </w:p>
    <w:p w14:paraId="7AB1F74F" w14:textId="77777777" w:rsidR="000D4AE2" w:rsidRPr="00C4678B" w:rsidRDefault="000D4AE2" w:rsidP="000D4AE2">
      <w:pPr>
        <w:pStyle w:val="Heading1"/>
        <w:numPr>
          <w:ilvl w:val="0"/>
          <w:numId w:val="1"/>
        </w:numPr>
        <w:rPr>
          <w:rFonts w:ascii="Arial Narrow" w:hAnsi="Arial Narrow"/>
          <w:lang w:val="es-PE"/>
        </w:rPr>
      </w:pPr>
      <w:bookmarkStart w:id="4" w:name="_Toc474914758"/>
      <w:bookmarkStart w:id="5" w:name="_Toc500171725"/>
      <w:bookmarkStart w:id="6" w:name="_Toc522127012"/>
      <w:bookmarkStart w:id="7" w:name="_Toc473808876"/>
      <w:bookmarkEnd w:id="2"/>
      <w:proofErr w:type="spellStart"/>
      <w:r w:rsidRPr="00C4678B">
        <w:rPr>
          <w:rFonts w:ascii="Arial Narrow" w:hAnsi="Arial Narrow"/>
          <w:lang w:val="es-PE"/>
        </w:rPr>
        <w:lastRenderedPageBreak/>
        <w:t>Stakeholders</w:t>
      </w:r>
      <w:bookmarkEnd w:id="4"/>
      <w:bookmarkEnd w:id="5"/>
      <w:bookmarkEnd w:id="6"/>
      <w:proofErr w:type="spellEnd"/>
    </w:p>
    <w:p w14:paraId="00AA9C5C" w14:textId="348BBAEB" w:rsidR="005400A9" w:rsidRPr="00C4678B" w:rsidRDefault="005400A9" w:rsidP="005400A9">
      <w:pPr>
        <w:rPr>
          <w:rFonts w:ascii="Arial Narrow" w:hAnsi="Arial Narrow" w:cs="Arial"/>
          <w:lang w:val="es-PE"/>
        </w:rPr>
      </w:pPr>
      <w:r w:rsidRPr="00C4678B">
        <w:rPr>
          <w:rFonts w:ascii="Arial Narrow" w:hAnsi="Arial Narrow" w:cs="Arial"/>
          <w:lang w:val="es-PE"/>
        </w:rPr>
        <w:t xml:space="preserve">Esta sección muestra las responsabilidades de los </w:t>
      </w:r>
      <w:proofErr w:type="spellStart"/>
      <w:r w:rsidRPr="00C4678B">
        <w:rPr>
          <w:rFonts w:ascii="Arial Narrow" w:hAnsi="Arial Narrow" w:cs="Arial"/>
          <w:lang w:val="es-PE"/>
        </w:rPr>
        <w:t>stakeholders</w:t>
      </w:r>
      <w:proofErr w:type="spellEnd"/>
      <w:r w:rsidRPr="00C4678B">
        <w:rPr>
          <w:rFonts w:ascii="Arial Narrow" w:hAnsi="Arial Narrow" w:cs="Arial"/>
          <w:lang w:val="es-PE"/>
        </w:rPr>
        <w:t xml:space="preserve"> para la arquitectura de datos y</w:t>
      </w:r>
      <w:r w:rsidR="000F0CC1" w:rsidRPr="00C4678B">
        <w:rPr>
          <w:rFonts w:ascii="Arial Narrow" w:hAnsi="Arial Narrow" w:cs="Arial"/>
          <w:lang w:val="es-PE"/>
        </w:rPr>
        <w:t xml:space="preserve"> aplicaciones</w:t>
      </w:r>
      <w:r w:rsidRPr="00C4678B">
        <w:rPr>
          <w:rFonts w:ascii="Arial Narrow" w:hAnsi="Arial Narrow" w:cs="Arial"/>
          <w:lang w:val="es-PE"/>
        </w:rPr>
        <w:t xml:space="preserve">. Los </w:t>
      </w:r>
      <w:proofErr w:type="spellStart"/>
      <w:r w:rsidRPr="00C4678B">
        <w:rPr>
          <w:rFonts w:ascii="Arial Narrow" w:hAnsi="Arial Narrow" w:cs="Arial"/>
          <w:lang w:val="es-PE"/>
        </w:rPr>
        <w:t>stakeholders</w:t>
      </w:r>
      <w:proofErr w:type="spellEnd"/>
      <w:r w:rsidRPr="00C4678B">
        <w:rPr>
          <w:rFonts w:ascii="Arial Narrow" w:hAnsi="Arial Narrow" w:cs="Arial"/>
          <w:lang w:val="es-PE"/>
        </w:rPr>
        <w:t xml:space="preserve"> son personas que participan activamente en el proyecto, o cuyos intereses pueden verse afectados positiva o negativamente por la ejecución o la finalización del proyecto.</w:t>
      </w:r>
    </w:p>
    <w:p w14:paraId="2D2AE0B8" w14:textId="77777777" w:rsidR="00E71388" w:rsidRPr="00C4678B" w:rsidRDefault="00E71388" w:rsidP="000D4AE2">
      <w:pPr>
        <w:rPr>
          <w:rFonts w:ascii="Arial Narrow" w:hAnsi="Arial Narrow"/>
          <w:lang w:val="es-PE"/>
        </w:rPr>
      </w:pPr>
    </w:p>
    <w:tbl>
      <w:tblPr>
        <w:tblStyle w:val="TableStyle1"/>
        <w:tblW w:w="3134" w:type="pct"/>
        <w:jc w:val="center"/>
        <w:tblLayout w:type="fixed"/>
        <w:tblLook w:val="04A0" w:firstRow="1" w:lastRow="0" w:firstColumn="1" w:lastColumn="0" w:noHBand="0" w:noVBand="1"/>
      </w:tblPr>
      <w:tblGrid>
        <w:gridCol w:w="3273"/>
        <w:gridCol w:w="2738"/>
      </w:tblGrid>
      <w:tr w:rsidR="00B56330" w:rsidRPr="00C4678B" w14:paraId="7AB1F754" w14:textId="77777777" w:rsidTr="009722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3273" w:type="dxa"/>
          </w:tcPr>
          <w:p w14:paraId="7AB1F751" w14:textId="6997DD22" w:rsidR="00B56330" w:rsidRPr="00C4678B" w:rsidRDefault="00B56330" w:rsidP="001D28BF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Rol/Grupo</w:t>
            </w:r>
          </w:p>
        </w:tc>
        <w:tc>
          <w:tcPr>
            <w:tcW w:w="2738" w:type="dxa"/>
          </w:tcPr>
          <w:p w14:paraId="7AB1F752" w14:textId="398368B1" w:rsidR="00B56330" w:rsidRPr="00C4678B" w:rsidRDefault="00B56330" w:rsidP="001D28BF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Nombres</w:t>
            </w:r>
          </w:p>
        </w:tc>
      </w:tr>
      <w:tr w:rsidR="00B56330" w:rsidRPr="00C4678B" w14:paraId="0FC92FC5" w14:textId="77777777" w:rsidTr="0097221D">
        <w:trPr>
          <w:jc w:val="center"/>
        </w:trPr>
        <w:tc>
          <w:tcPr>
            <w:tcW w:w="3273" w:type="dxa"/>
          </w:tcPr>
          <w:p w14:paraId="31216A2B" w14:textId="31DD2751" w:rsidR="00B56330" w:rsidRPr="00C4678B" w:rsidRDefault="00B56330" w:rsidP="001D28BF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Arquitecto Empresarial/EVOL</w:t>
            </w:r>
          </w:p>
        </w:tc>
        <w:tc>
          <w:tcPr>
            <w:tcW w:w="2738" w:type="dxa"/>
          </w:tcPr>
          <w:p w14:paraId="69F2C045" w14:textId="173A7F38" w:rsidR="00B56330" w:rsidRPr="00C4678B" w:rsidRDefault="00B56330" w:rsidP="001D28BF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José Luis Rentería</w:t>
            </w:r>
          </w:p>
        </w:tc>
      </w:tr>
      <w:tr w:rsidR="00785FFB" w:rsidRPr="00C4678B" w14:paraId="185E531F" w14:textId="77777777" w:rsidTr="0097221D">
        <w:trPr>
          <w:jc w:val="center"/>
        </w:trPr>
        <w:tc>
          <w:tcPr>
            <w:tcW w:w="3273" w:type="dxa"/>
          </w:tcPr>
          <w:p w14:paraId="1555C415" w14:textId="120C0D51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Arquitecto de Aplicaciones/EVOL</w:t>
            </w:r>
          </w:p>
        </w:tc>
        <w:tc>
          <w:tcPr>
            <w:tcW w:w="2738" w:type="dxa"/>
          </w:tcPr>
          <w:p w14:paraId="16500F0E" w14:textId="3C7FB9AE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Juan Pablo Gonzales</w:t>
            </w:r>
          </w:p>
        </w:tc>
      </w:tr>
      <w:tr w:rsidR="00785FFB" w:rsidRPr="00C4678B" w14:paraId="77FB429C" w14:textId="77777777" w:rsidTr="0097221D">
        <w:trPr>
          <w:jc w:val="center"/>
        </w:trPr>
        <w:tc>
          <w:tcPr>
            <w:tcW w:w="3273" w:type="dxa"/>
          </w:tcPr>
          <w:p w14:paraId="03963CCF" w14:textId="01142938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Arquitecto de Datos/EVOL</w:t>
            </w:r>
          </w:p>
        </w:tc>
        <w:tc>
          <w:tcPr>
            <w:tcW w:w="2738" w:type="dxa"/>
          </w:tcPr>
          <w:p w14:paraId="35A78DE4" w14:textId="0594F0DC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Nestor Cayllahua</w:t>
            </w:r>
          </w:p>
        </w:tc>
      </w:tr>
      <w:tr w:rsidR="002577E6" w:rsidRPr="00C4678B" w14:paraId="1253B5A7" w14:textId="77777777" w:rsidTr="0097221D">
        <w:trPr>
          <w:jc w:val="center"/>
        </w:trPr>
        <w:tc>
          <w:tcPr>
            <w:tcW w:w="3273" w:type="dxa"/>
          </w:tcPr>
          <w:p w14:paraId="16F75A9A" w14:textId="28971B67" w:rsidR="002577E6" w:rsidRPr="00C4678B" w:rsidRDefault="002577E6" w:rsidP="00785FFB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Arquitecto de Datos/</w:t>
            </w:r>
            <w:r w:rsidR="00D0618D">
              <w:rPr>
                <w:rFonts w:ascii="Arial Narrow" w:hAnsi="Arial Narrow"/>
                <w:lang w:val="es-PE"/>
              </w:rPr>
              <w:t>EVOL</w:t>
            </w:r>
          </w:p>
        </w:tc>
        <w:tc>
          <w:tcPr>
            <w:tcW w:w="2738" w:type="dxa"/>
          </w:tcPr>
          <w:p w14:paraId="2A5B7993" w14:textId="114302ED" w:rsidR="002577E6" w:rsidRPr="00C4678B" w:rsidRDefault="00D0618D" w:rsidP="00785FFB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Jorge Guerreros</w:t>
            </w:r>
          </w:p>
        </w:tc>
      </w:tr>
      <w:tr w:rsidR="00D0618D" w:rsidRPr="00C4678B" w14:paraId="1EDBFABA" w14:textId="77777777" w:rsidTr="0097221D">
        <w:trPr>
          <w:jc w:val="center"/>
        </w:trPr>
        <w:tc>
          <w:tcPr>
            <w:tcW w:w="3273" w:type="dxa"/>
          </w:tcPr>
          <w:p w14:paraId="2FECF5C5" w14:textId="0D73012B" w:rsidR="00D0618D" w:rsidRDefault="00D0618D" w:rsidP="00785FFB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Analista Funcional/EVOL</w:t>
            </w:r>
          </w:p>
        </w:tc>
        <w:tc>
          <w:tcPr>
            <w:tcW w:w="2738" w:type="dxa"/>
          </w:tcPr>
          <w:p w14:paraId="309D553E" w14:textId="09257462" w:rsidR="00D0618D" w:rsidRDefault="00D0618D" w:rsidP="00785FFB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Maura Cieza</w:t>
            </w:r>
          </w:p>
        </w:tc>
      </w:tr>
      <w:tr w:rsidR="00785FFB" w:rsidRPr="00C4678B" w14:paraId="0E33DB53" w14:textId="77777777" w:rsidTr="0097221D">
        <w:trPr>
          <w:jc w:val="center"/>
        </w:trPr>
        <w:tc>
          <w:tcPr>
            <w:tcW w:w="3273" w:type="dxa"/>
          </w:tcPr>
          <w:p w14:paraId="6C156CDF" w14:textId="43021DDD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Arquitecto TI/Integra</w:t>
            </w:r>
          </w:p>
        </w:tc>
        <w:tc>
          <w:tcPr>
            <w:tcW w:w="2738" w:type="dxa"/>
          </w:tcPr>
          <w:p w14:paraId="0CFE8D98" w14:textId="38F5F070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Pedro Tapia</w:t>
            </w:r>
          </w:p>
        </w:tc>
      </w:tr>
      <w:tr w:rsidR="00785FFB" w:rsidRPr="00C4678B" w14:paraId="501A455E" w14:textId="77777777" w:rsidTr="0097221D">
        <w:trPr>
          <w:jc w:val="center"/>
        </w:trPr>
        <w:tc>
          <w:tcPr>
            <w:tcW w:w="3273" w:type="dxa"/>
          </w:tcPr>
          <w:p w14:paraId="32E2018A" w14:textId="525F1404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Arquitecto TI/Prima</w:t>
            </w:r>
          </w:p>
        </w:tc>
        <w:tc>
          <w:tcPr>
            <w:tcW w:w="2738" w:type="dxa"/>
          </w:tcPr>
          <w:p w14:paraId="2361D1CB" w14:textId="609D664A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proofErr w:type="spellStart"/>
            <w:r w:rsidRPr="00C4678B">
              <w:rPr>
                <w:rFonts w:ascii="Arial Narrow" w:hAnsi="Arial Narrow"/>
                <w:lang w:val="es-PE"/>
              </w:rPr>
              <w:t>Rayner</w:t>
            </w:r>
            <w:proofErr w:type="spellEnd"/>
            <w:r w:rsidRPr="00C4678B">
              <w:rPr>
                <w:rFonts w:ascii="Arial Narrow" w:hAnsi="Arial Narrow"/>
                <w:lang w:val="es-PE"/>
              </w:rPr>
              <w:t xml:space="preserve"> </w:t>
            </w:r>
            <w:proofErr w:type="spellStart"/>
            <w:r w:rsidRPr="00C4678B">
              <w:rPr>
                <w:rFonts w:ascii="Arial Narrow" w:hAnsi="Arial Narrow"/>
                <w:lang w:val="es-PE"/>
              </w:rPr>
              <w:t>Huamantumba</w:t>
            </w:r>
            <w:proofErr w:type="spellEnd"/>
          </w:p>
        </w:tc>
      </w:tr>
      <w:tr w:rsidR="00785FFB" w:rsidRPr="00C4678B" w14:paraId="296AFDD2" w14:textId="77777777" w:rsidTr="0097221D">
        <w:trPr>
          <w:jc w:val="center"/>
        </w:trPr>
        <w:tc>
          <w:tcPr>
            <w:tcW w:w="3273" w:type="dxa"/>
          </w:tcPr>
          <w:p w14:paraId="4A46C767" w14:textId="4F9AE940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Líder Técnico/Integra</w:t>
            </w:r>
          </w:p>
        </w:tc>
        <w:tc>
          <w:tcPr>
            <w:tcW w:w="2738" w:type="dxa"/>
          </w:tcPr>
          <w:p w14:paraId="185C94DC" w14:textId="6C41EDEA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Marcelo Meza</w:t>
            </w:r>
          </w:p>
        </w:tc>
      </w:tr>
      <w:tr w:rsidR="00785FFB" w:rsidRPr="00C4678B" w14:paraId="236CB58E" w14:textId="77777777" w:rsidTr="0097221D">
        <w:trPr>
          <w:jc w:val="center"/>
        </w:trPr>
        <w:tc>
          <w:tcPr>
            <w:tcW w:w="3273" w:type="dxa"/>
          </w:tcPr>
          <w:p w14:paraId="33E82A2B" w14:textId="4AC788FF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Líder Técnico/Prima</w:t>
            </w:r>
          </w:p>
        </w:tc>
        <w:tc>
          <w:tcPr>
            <w:tcW w:w="2738" w:type="dxa"/>
          </w:tcPr>
          <w:p w14:paraId="6CA68A03" w14:textId="162A17BB" w:rsidR="00785FFB" w:rsidRPr="00C4678B" w:rsidRDefault="00785FFB" w:rsidP="00785FFB">
            <w:pPr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Nancy Bohorquez</w:t>
            </w:r>
          </w:p>
        </w:tc>
      </w:tr>
      <w:tr w:rsidR="00785FFB" w:rsidRPr="00C4678B" w14:paraId="08C29285" w14:textId="77777777" w:rsidTr="0097221D">
        <w:trPr>
          <w:jc w:val="center"/>
        </w:trPr>
        <w:tc>
          <w:tcPr>
            <w:tcW w:w="3273" w:type="dxa"/>
          </w:tcPr>
          <w:p w14:paraId="5CB7C292" w14:textId="5E64A91B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Analista Senior Desarrollo/Integra</w:t>
            </w:r>
          </w:p>
        </w:tc>
        <w:tc>
          <w:tcPr>
            <w:tcW w:w="2738" w:type="dxa"/>
          </w:tcPr>
          <w:p w14:paraId="10B0504E" w14:textId="7D325A90" w:rsidR="00785FFB" w:rsidRPr="00C4678B" w:rsidRDefault="00785FFB" w:rsidP="00785FFB">
            <w:pPr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William Ccucho</w:t>
            </w:r>
          </w:p>
        </w:tc>
      </w:tr>
      <w:tr w:rsidR="00785FFB" w:rsidRPr="00C4678B" w14:paraId="76108270" w14:textId="77777777" w:rsidTr="0097221D">
        <w:trPr>
          <w:jc w:val="center"/>
        </w:trPr>
        <w:tc>
          <w:tcPr>
            <w:tcW w:w="3273" w:type="dxa"/>
          </w:tcPr>
          <w:p w14:paraId="249EA5BB" w14:textId="6C6A3A63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Analista Senior Desarrollo/Integra</w:t>
            </w:r>
          </w:p>
        </w:tc>
        <w:tc>
          <w:tcPr>
            <w:tcW w:w="2738" w:type="dxa"/>
          </w:tcPr>
          <w:p w14:paraId="7548B13A" w14:textId="2AECFC03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Luis Polo</w:t>
            </w:r>
          </w:p>
        </w:tc>
      </w:tr>
      <w:tr w:rsidR="00785FFB" w:rsidRPr="00C4678B" w14:paraId="11A55216" w14:textId="77777777" w:rsidTr="0097221D">
        <w:trPr>
          <w:jc w:val="center"/>
        </w:trPr>
        <w:tc>
          <w:tcPr>
            <w:tcW w:w="3273" w:type="dxa"/>
          </w:tcPr>
          <w:p w14:paraId="43227127" w14:textId="2CC2DB38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Arquitecto TI/Prima</w:t>
            </w:r>
          </w:p>
        </w:tc>
        <w:tc>
          <w:tcPr>
            <w:tcW w:w="2738" w:type="dxa"/>
          </w:tcPr>
          <w:p w14:paraId="1B5BB917" w14:textId="5C2C4472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Marco Begazo</w:t>
            </w:r>
          </w:p>
        </w:tc>
      </w:tr>
      <w:tr w:rsidR="00785FFB" w:rsidRPr="00C4678B" w14:paraId="44564B23" w14:textId="77777777" w:rsidTr="0097221D">
        <w:trPr>
          <w:jc w:val="center"/>
        </w:trPr>
        <w:tc>
          <w:tcPr>
            <w:tcW w:w="3273" w:type="dxa"/>
          </w:tcPr>
          <w:p w14:paraId="2FBB55E6" w14:textId="286A7F28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Arquitecto TI/Prima</w:t>
            </w:r>
          </w:p>
        </w:tc>
        <w:tc>
          <w:tcPr>
            <w:tcW w:w="2738" w:type="dxa"/>
          </w:tcPr>
          <w:p w14:paraId="40DB2774" w14:textId="000BB96C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Mauricio Soto</w:t>
            </w:r>
          </w:p>
        </w:tc>
      </w:tr>
      <w:tr w:rsidR="0005043C" w:rsidRPr="00C4678B" w14:paraId="12E3AF7B" w14:textId="77777777" w:rsidTr="0097221D">
        <w:trPr>
          <w:jc w:val="center"/>
        </w:trPr>
        <w:tc>
          <w:tcPr>
            <w:tcW w:w="3273" w:type="dxa"/>
          </w:tcPr>
          <w:p w14:paraId="0776FC2E" w14:textId="791F711F" w:rsidR="0005043C" w:rsidRPr="00C4678B" w:rsidRDefault="0005043C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Arquitecto TI/Prima</w:t>
            </w:r>
          </w:p>
        </w:tc>
        <w:tc>
          <w:tcPr>
            <w:tcW w:w="2738" w:type="dxa"/>
          </w:tcPr>
          <w:p w14:paraId="7AB5289B" w14:textId="55A144C9" w:rsidR="0005043C" w:rsidRPr="00C4678B" w:rsidRDefault="00AD3186" w:rsidP="00785FFB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Oscar Macedo</w:t>
            </w:r>
          </w:p>
        </w:tc>
      </w:tr>
    </w:tbl>
    <w:p w14:paraId="7AB1F755" w14:textId="223410F9" w:rsidR="008F62A9" w:rsidRPr="00C4678B" w:rsidRDefault="006C2BFB" w:rsidP="008F62A9">
      <w:pPr>
        <w:pStyle w:val="Heading1"/>
        <w:numPr>
          <w:ilvl w:val="0"/>
          <w:numId w:val="1"/>
        </w:numPr>
        <w:rPr>
          <w:rFonts w:ascii="Arial Narrow" w:hAnsi="Arial Narrow"/>
          <w:lang w:val="es-PE"/>
        </w:rPr>
      </w:pPr>
      <w:bookmarkStart w:id="8" w:name="_Toc522127013"/>
      <w:bookmarkEnd w:id="7"/>
      <w:r w:rsidRPr="00C4678B">
        <w:rPr>
          <w:rFonts w:ascii="Arial Narrow" w:hAnsi="Arial Narrow"/>
          <w:lang w:val="es-PE"/>
        </w:rPr>
        <w:lastRenderedPageBreak/>
        <w:t>Objetivos</w:t>
      </w:r>
      <w:r w:rsidR="00193A17" w:rsidRPr="00C4678B">
        <w:rPr>
          <w:rFonts w:ascii="Arial Narrow" w:hAnsi="Arial Narrow"/>
          <w:lang w:val="es-PE"/>
        </w:rPr>
        <w:t xml:space="preserve"> y Restricciones</w:t>
      </w:r>
      <w:bookmarkEnd w:id="8"/>
    </w:p>
    <w:p w14:paraId="3A784F3F" w14:textId="49A5BEA1" w:rsidR="00A737FF" w:rsidRPr="00C4678B" w:rsidRDefault="00F759AA" w:rsidP="006914D8">
      <w:p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E</w:t>
      </w:r>
      <w:r w:rsidR="002D62DD" w:rsidRPr="00C4678B">
        <w:rPr>
          <w:rFonts w:ascii="Arial Narrow" w:hAnsi="Arial Narrow"/>
          <w:lang w:val="es-PE"/>
        </w:rPr>
        <w:t>n e</w:t>
      </w:r>
      <w:r w:rsidRPr="00C4678B">
        <w:rPr>
          <w:rFonts w:ascii="Arial Narrow" w:hAnsi="Arial Narrow"/>
          <w:lang w:val="es-PE"/>
        </w:rPr>
        <w:t xml:space="preserve">sta sección describe </w:t>
      </w:r>
      <w:r w:rsidR="008430F1" w:rsidRPr="00C4678B">
        <w:rPr>
          <w:rFonts w:ascii="Arial Narrow" w:hAnsi="Arial Narrow"/>
          <w:lang w:val="es-PE"/>
        </w:rPr>
        <w:t>los</w:t>
      </w:r>
      <w:r w:rsidRPr="00C4678B">
        <w:rPr>
          <w:rFonts w:ascii="Arial Narrow" w:hAnsi="Arial Narrow"/>
          <w:lang w:val="es-PE"/>
        </w:rPr>
        <w:t xml:space="preserve"> </w:t>
      </w:r>
      <w:r w:rsidR="007C1305" w:rsidRPr="00C4678B">
        <w:rPr>
          <w:rFonts w:ascii="Arial Narrow" w:hAnsi="Arial Narrow"/>
          <w:lang w:val="es-PE"/>
        </w:rPr>
        <w:t>objetivos, tanto de negocio como de TI,</w:t>
      </w:r>
      <w:r w:rsidR="00685177" w:rsidRPr="00C4678B">
        <w:rPr>
          <w:rFonts w:ascii="Arial Narrow" w:hAnsi="Arial Narrow"/>
          <w:lang w:val="es-PE"/>
        </w:rPr>
        <w:t xml:space="preserve"> las restricciones</w:t>
      </w:r>
      <w:r w:rsidR="007C1305" w:rsidRPr="00C4678B">
        <w:rPr>
          <w:rFonts w:ascii="Arial Narrow" w:hAnsi="Arial Narrow"/>
          <w:lang w:val="es-PE"/>
        </w:rPr>
        <w:t xml:space="preserve"> y las capacidades</w:t>
      </w:r>
      <w:r w:rsidRPr="00C4678B">
        <w:rPr>
          <w:rFonts w:ascii="Arial Narrow" w:hAnsi="Arial Narrow"/>
          <w:lang w:val="es-PE"/>
        </w:rPr>
        <w:t xml:space="preserve"> que la arquitectura </w:t>
      </w:r>
      <w:proofErr w:type="spellStart"/>
      <w:r w:rsidR="00F305AA" w:rsidRPr="00C4678B">
        <w:rPr>
          <w:rFonts w:ascii="Arial Narrow" w:hAnsi="Arial Narrow"/>
          <w:lang w:val="es-PE"/>
        </w:rPr>
        <w:t>To</w:t>
      </w:r>
      <w:proofErr w:type="spellEnd"/>
      <w:r w:rsidR="00F305AA" w:rsidRPr="00C4678B">
        <w:rPr>
          <w:rFonts w:ascii="Arial Narrow" w:hAnsi="Arial Narrow"/>
          <w:lang w:val="es-PE"/>
        </w:rPr>
        <w:t xml:space="preserve">-Be </w:t>
      </w:r>
      <w:r w:rsidRPr="00C4678B">
        <w:rPr>
          <w:rFonts w:ascii="Arial Narrow" w:hAnsi="Arial Narrow"/>
          <w:lang w:val="es-PE"/>
        </w:rPr>
        <w:t>debe cumplir.</w:t>
      </w:r>
    </w:p>
    <w:p w14:paraId="66CE1E88" w14:textId="6CC872B2" w:rsidR="00685177" w:rsidRPr="00C4678B" w:rsidRDefault="00E14FDB" w:rsidP="00685177">
      <w:pPr>
        <w:pStyle w:val="Heading2"/>
        <w:numPr>
          <w:ilvl w:val="1"/>
          <w:numId w:val="1"/>
        </w:numPr>
        <w:rPr>
          <w:rFonts w:ascii="Arial Narrow" w:hAnsi="Arial Narrow"/>
          <w:lang w:val="es-PE"/>
        </w:rPr>
      </w:pPr>
      <w:bookmarkStart w:id="9" w:name="_Toc522127014"/>
      <w:r w:rsidRPr="00C4678B">
        <w:rPr>
          <w:rFonts w:ascii="Arial Narrow" w:hAnsi="Arial Narrow"/>
          <w:lang w:val="es-PE"/>
        </w:rPr>
        <w:t>Objetivos de Negocio</w:t>
      </w:r>
      <w:bookmarkEnd w:id="9"/>
    </w:p>
    <w:tbl>
      <w:tblPr>
        <w:tblStyle w:val="TableStyle1"/>
        <w:tblW w:w="10038" w:type="dxa"/>
        <w:tblLook w:val="04A0" w:firstRow="1" w:lastRow="0" w:firstColumn="1" w:lastColumn="0" w:noHBand="0" w:noVBand="1"/>
      </w:tblPr>
      <w:tblGrid>
        <w:gridCol w:w="1273"/>
        <w:gridCol w:w="8765"/>
      </w:tblGrid>
      <w:tr w:rsidR="00685177" w:rsidRPr="00C4678B" w14:paraId="521C406C" w14:textId="77777777" w:rsidTr="00CF25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72" w:type="dxa"/>
          </w:tcPr>
          <w:p w14:paraId="0C76296A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</w:p>
        </w:tc>
        <w:tc>
          <w:tcPr>
            <w:tcW w:w="8766" w:type="dxa"/>
          </w:tcPr>
          <w:p w14:paraId="2C1F9177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Objetivo de Negocio</w:t>
            </w:r>
          </w:p>
        </w:tc>
      </w:tr>
      <w:tr w:rsidR="00685177" w:rsidRPr="00CA7508" w14:paraId="127F7D22" w14:textId="77777777" w:rsidTr="00CF2517">
        <w:tc>
          <w:tcPr>
            <w:tcW w:w="1272" w:type="dxa"/>
            <w:vMerge w:val="restart"/>
            <w:vAlign w:val="center"/>
          </w:tcPr>
          <w:p w14:paraId="20E03FEF" w14:textId="77777777" w:rsidR="00685177" w:rsidRPr="00C4678B" w:rsidRDefault="00685177" w:rsidP="00CF2517">
            <w:pPr>
              <w:jc w:val="center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Desafíos del SPP</w:t>
            </w:r>
          </w:p>
        </w:tc>
        <w:tc>
          <w:tcPr>
            <w:tcW w:w="8766" w:type="dxa"/>
          </w:tcPr>
          <w:p w14:paraId="56017F5A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Mejorar la imagen del Sistema Privado de Pensiones</w:t>
            </w:r>
          </w:p>
        </w:tc>
      </w:tr>
      <w:tr w:rsidR="00685177" w:rsidRPr="00CA7508" w14:paraId="7FD7AD01" w14:textId="77777777" w:rsidTr="00CF2517">
        <w:tc>
          <w:tcPr>
            <w:tcW w:w="1272" w:type="dxa"/>
            <w:vMerge/>
            <w:vAlign w:val="center"/>
          </w:tcPr>
          <w:p w14:paraId="3FF0483C" w14:textId="77777777" w:rsidR="00685177" w:rsidRPr="00C4678B" w:rsidRDefault="00685177" w:rsidP="00CF2517">
            <w:pPr>
              <w:jc w:val="center"/>
              <w:rPr>
                <w:rFonts w:ascii="Arial Narrow" w:hAnsi="Arial Narrow" w:cs="Arial"/>
                <w:lang w:val="es-PE"/>
              </w:rPr>
            </w:pPr>
          </w:p>
        </w:tc>
        <w:tc>
          <w:tcPr>
            <w:tcW w:w="8766" w:type="dxa"/>
          </w:tcPr>
          <w:p w14:paraId="000FF932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Dar mejor soporte a la centralización de procesos del SPP</w:t>
            </w:r>
          </w:p>
        </w:tc>
      </w:tr>
      <w:tr w:rsidR="00685177" w:rsidRPr="00CA7508" w14:paraId="7324465E" w14:textId="77777777" w:rsidTr="00CF2517">
        <w:tc>
          <w:tcPr>
            <w:tcW w:w="1272" w:type="dxa"/>
            <w:vMerge/>
            <w:vAlign w:val="center"/>
          </w:tcPr>
          <w:p w14:paraId="10150843" w14:textId="77777777" w:rsidR="00685177" w:rsidRPr="00C4678B" w:rsidRDefault="00685177" w:rsidP="00CF2517">
            <w:pPr>
              <w:jc w:val="center"/>
              <w:rPr>
                <w:rFonts w:ascii="Arial Narrow" w:hAnsi="Arial Narrow" w:cs="Arial"/>
                <w:lang w:val="es-PE"/>
              </w:rPr>
            </w:pPr>
          </w:p>
        </w:tc>
        <w:tc>
          <w:tcPr>
            <w:tcW w:w="8766" w:type="dxa"/>
          </w:tcPr>
          <w:p w14:paraId="11EAAE10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Reducir costos de administración de fondos de pensiones</w:t>
            </w:r>
          </w:p>
        </w:tc>
      </w:tr>
      <w:tr w:rsidR="00685177" w:rsidRPr="00C4678B" w14:paraId="3D5C2FCA" w14:textId="77777777" w:rsidTr="00CF2517">
        <w:tc>
          <w:tcPr>
            <w:tcW w:w="1272" w:type="dxa"/>
            <w:vMerge w:val="restart"/>
            <w:vAlign w:val="center"/>
          </w:tcPr>
          <w:p w14:paraId="51AC8AF2" w14:textId="77777777" w:rsidR="00685177" w:rsidRPr="00C4678B" w:rsidRDefault="00685177" w:rsidP="00CF2517">
            <w:pPr>
              <w:jc w:val="center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 xml:space="preserve">Necesidades del Negocio de </w:t>
            </w:r>
            <w:proofErr w:type="spellStart"/>
            <w:r w:rsidRPr="00C4678B">
              <w:rPr>
                <w:rFonts w:ascii="Arial Narrow" w:hAnsi="Arial Narrow" w:cs="Arial"/>
                <w:lang w:val="es-PE"/>
              </w:rPr>
              <w:t>AFP’s</w:t>
            </w:r>
            <w:proofErr w:type="spellEnd"/>
          </w:p>
        </w:tc>
        <w:tc>
          <w:tcPr>
            <w:tcW w:w="8766" w:type="dxa"/>
          </w:tcPr>
          <w:p w14:paraId="635B370F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Fidelización y diferenciación</w:t>
            </w:r>
          </w:p>
        </w:tc>
      </w:tr>
      <w:tr w:rsidR="00685177" w:rsidRPr="00C4678B" w14:paraId="64386B75" w14:textId="77777777" w:rsidTr="00CF2517">
        <w:tc>
          <w:tcPr>
            <w:tcW w:w="1272" w:type="dxa"/>
            <w:vMerge/>
          </w:tcPr>
          <w:p w14:paraId="14A21D18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</w:p>
        </w:tc>
        <w:tc>
          <w:tcPr>
            <w:tcW w:w="8766" w:type="dxa"/>
          </w:tcPr>
          <w:p w14:paraId="2A42EADA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Diversificar oferta de productos</w:t>
            </w:r>
          </w:p>
        </w:tc>
      </w:tr>
      <w:tr w:rsidR="00685177" w:rsidRPr="00C4678B" w14:paraId="6F7E9C28" w14:textId="77777777" w:rsidTr="00CF2517">
        <w:tc>
          <w:tcPr>
            <w:tcW w:w="1272" w:type="dxa"/>
            <w:vMerge/>
          </w:tcPr>
          <w:p w14:paraId="637F6588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</w:p>
        </w:tc>
        <w:tc>
          <w:tcPr>
            <w:tcW w:w="8766" w:type="dxa"/>
          </w:tcPr>
          <w:p w14:paraId="2967002E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Simplificar procesos</w:t>
            </w:r>
          </w:p>
        </w:tc>
      </w:tr>
      <w:tr w:rsidR="00685177" w:rsidRPr="00C4678B" w14:paraId="48EB2F28" w14:textId="77777777" w:rsidTr="00CF2517">
        <w:tc>
          <w:tcPr>
            <w:tcW w:w="1272" w:type="dxa"/>
            <w:vMerge/>
          </w:tcPr>
          <w:p w14:paraId="67399441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</w:p>
        </w:tc>
        <w:tc>
          <w:tcPr>
            <w:tcW w:w="8766" w:type="dxa"/>
          </w:tcPr>
          <w:p w14:paraId="26F966D8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Mejorar servicios</w:t>
            </w:r>
          </w:p>
        </w:tc>
      </w:tr>
      <w:tr w:rsidR="00685177" w:rsidRPr="00CA7508" w14:paraId="3DB3847D" w14:textId="77777777" w:rsidTr="00CF2517">
        <w:tc>
          <w:tcPr>
            <w:tcW w:w="1272" w:type="dxa"/>
            <w:vMerge/>
          </w:tcPr>
          <w:p w14:paraId="017CDE56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</w:p>
        </w:tc>
        <w:tc>
          <w:tcPr>
            <w:tcW w:w="8766" w:type="dxa"/>
          </w:tcPr>
          <w:p w14:paraId="2E6A43B0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Reducir el riesgo operativo automatizando procesos manuales</w:t>
            </w:r>
          </w:p>
        </w:tc>
      </w:tr>
    </w:tbl>
    <w:p w14:paraId="7AB1F75C" w14:textId="36B8FC11" w:rsidR="008F62A9" w:rsidRPr="00C4678B" w:rsidRDefault="00475753" w:rsidP="008F62A9">
      <w:pPr>
        <w:pStyle w:val="Heading2"/>
        <w:numPr>
          <w:ilvl w:val="1"/>
          <w:numId w:val="1"/>
        </w:numPr>
        <w:rPr>
          <w:rFonts w:ascii="Arial Narrow" w:hAnsi="Arial Narrow"/>
          <w:lang w:val="es-PE"/>
        </w:rPr>
      </w:pPr>
      <w:bookmarkStart w:id="10" w:name="_Toc522127015"/>
      <w:r w:rsidRPr="00C4678B">
        <w:rPr>
          <w:rFonts w:ascii="Arial Narrow" w:hAnsi="Arial Narrow"/>
          <w:lang w:val="es-PE"/>
        </w:rPr>
        <w:t xml:space="preserve">Objetivos de </w:t>
      </w:r>
      <w:r w:rsidR="00454002" w:rsidRPr="00C4678B">
        <w:rPr>
          <w:rFonts w:ascii="Arial Narrow" w:hAnsi="Arial Narrow"/>
          <w:lang w:val="es-PE"/>
        </w:rPr>
        <w:t>TI</w:t>
      </w:r>
      <w:bookmarkEnd w:id="10"/>
    </w:p>
    <w:tbl>
      <w:tblPr>
        <w:tblStyle w:val="TableStyle1"/>
        <w:tblW w:w="10038" w:type="dxa"/>
        <w:tblLook w:val="04A0" w:firstRow="1" w:lastRow="0" w:firstColumn="1" w:lastColumn="0" w:noHBand="0" w:noVBand="1"/>
      </w:tblPr>
      <w:tblGrid>
        <w:gridCol w:w="10038"/>
      </w:tblGrid>
      <w:tr w:rsidR="00110276" w:rsidRPr="00C4678B" w14:paraId="59EA2639" w14:textId="77777777" w:rsidTr="00CF25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038" w:type="dxa"/>
          </w:tcPr>
          <w:p w14:paraId="3B52288B" w14:textId="77777777" w:rsidR="00110276" w:rsidRPr="00C4678B" w:rsidRDefault="00110276" w:rsidP="00110276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Objetivo de TI</w:t>
            </w:r>
          </w:p>
        </w:tc>
      </w:tr>
      <w:tr w:rsidR="00110276" w:rsidRPr="00C4678B" w14:paraId="73DDC5E7" w14:textId="77777777" w:rsidTr="00CF2517">
        <w:tc>
          <w:tcPr>
            <w:tcW w:w="10038" w:type="dxa"/>
          </w:tcPr>
          <w:p w14:paraId="06C94EB9" w14:textId="77777777" w:rsidR="00110276" w:rsidRPr="00C4678B" w:rsidRDefault="00110276" w:rsidP="00110276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Reducir obsolescencia tecnológica.</w:t>
            </w:r>
          </w:p>
        </w:tc>
      </w:tr>
      <w:tr w:rsidR="00110276" w:rsidRPr="00CA7508" w14:paraId="391264A6" w14:textId="77777777" w:rsidTr="00CF2517">
        <w:tc>
          <w:tcPr>
            <w:tcW w:w="10038" w:type="dxa"/>
          </w:tcPr>
          <w:p w14:paraId="1DFE1FB0" w14:textId="14AD5B2D" w:rsidR="00110276" w:rsidRPr="00C4678B" w:rsidRDefault="00110276" w:rsidP="00110276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 xml:space="preserve">Disminuir los costos de desarrollo, mantenimiento y operación del </w:t>
            </w:r>
            <w:r w:rsidR="00784A4E" w:rsidRPr="00C4678B">
              <w:rPr>
                <w:rFonts w:ascii="Arial Narrow" w:hAnsi="Arial Narrow"/>
                <w:lang w:val="es-PE"/>
              </w:rPr>
              <w:t>Core</w:t>
            </w:r>
            <w:r w:rsidRPr="00C4678B">
              <w:rPr>
                <w:rFonts w:ascii="Arial Narrow" w:hAnsi="Arial Narrow"/>
                <w:lang w:val="es-PE"/>
              </w:rPr>
              <w:t xml:space="preserve"> de pensiones.</w:t>
            </w:r>
          </w:p>
        </w:tc>
      </w:tr>
      <w:tr w:rsidR="00110276" w:rsidRPr="00CA7508" w14:paraId="125F3F54" w14:textId="77777777" w:rsidTr="00CF2517">
        <w:tc>
          <w:tcPr>
            <w:tcW w:w="10038" w:type="dxa"/>
          </w:tcPr>
          <w:p w14:paraId="11AC199C" w14:textId="1E93B666" w:rsidR="00110276" w:rsidRPr="00C4678B" w:rsidRDefault="00110276" w:rsidP="00110276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 xml:space="preserve">Mejorar </w:t>
            </w:r>
            <w:r w:rsidR="00784A4E" w:rsidRPr="00C4678B">
              <w:rPr>
                <w:rFonts w:ascii="Arial Narrow" w:hAnsi="Arial Narrow"/>
                <w:lang w:val="es-PE"/>
              </w:rPr>
              <w:t>T</w:t>
            </w:r>
            <w:r w:rsidRPr="00C4678B">
              <w:rPr>
                <w:rFonts w:ascii="Arial Narrow" w:hAnsi="Arial Narrow"/>
                <w:lang w:val="es-PE"/>
              </w:rPr>
              <w:t>ime-</w:t>
            </w:r>
            <w:proofErr w:type="spellStart"/>
            <w:r w:rsidR="00784A4E" w:rsidRPr="00C4678B">
              <w:rPr>
                <w:rFonts w:ascii="Arial Narrow" w:hAnsi="Arial Narrow"/>
                <w:lang w:val="es-PE"/>
              </w:rPr>
              <w:t>T</w:t>
            </w:r>
            <w:r w:rsidRPr="00C4678B">
              <w:rPr>
                <w:rFonts w:ascii="Arial Narrow" w:hAnsi="Arial Narrow"/>
                <w:lang w:val="es-PE"/>
              </w:rPr>
              <w:t>o</w:t>
            </w:r>
            <w:proofErr w:type="spellEnd"/>
            <w:r w:rsidRPr="00C4678B">
              <w:rPr>
                <w:rFonts w:ascii="Arial Narrow" w:hAnsi="Arial Narrow"/>
                <w:lang w:val="es-PE"/>
              </w:rPr>
              <w:t>-</w:t>
            </w:r>
            <w:proofErr w:type="spellStart"/>
            <w:r w:rsidR="00784A4E" w:rsidRPr="00C4678B">
              <w:rPr>
                <w:rFonts w:ascii="Arial Narrow" w:hAnsi="Arial Narrow"/>
                <w:lang w:val="es-PE"/>
              </w:rPr>
              <w:t>M</w:t>
            </w:r>
            <w:r w:rsidRPr="00C4678B">
              <w:rPr>
                <w:rFonts w:ascii="Arial Narrow" w:hAnsi="Arial Narrow"/>
                <w:lang w:val="es-PE"/>
              </w:rPr>
              <w:t>arket</w:t>
            </w:r>
            <w:proofErr w:type="spellEnd"/>
            <w:r w:rsidRPr="00C4678B">
              <w:rPr>
                <w:rFonts w:ascii="Arial Narrow" w:hAnsi="Arial Narrow"/>
                <w:lang w:val="es-PE"/>
              </w:rPr>
              <w:t xml:space="preserve"> para implementación de cambios.</w:t>
            </w:r>
          </w:p>
        </w:tc>
      </w:tr>
      <w:tr w:rsidR="00110276" w:rsidRPr="00CA7508" w14:paraId="76B15958" w14:textId="77777777" w:rsidTr="00CF2517">
        <w:tc>
          <w:tcPr>
            <w:tcW w:w="10038" w:type="dxa"/>
          </w:tcPr>
          <w:p w14:paraId="6B0D4232" w14:textId="77777777" w:rsidR="00110276" w:rsidRPr="00C4678B" w:rsidRDefault="00110276" w:rsidP="00110276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 xml:space="preserve">Aprovechar sinergias tecnológicas entre </w:t>
            </w:r>
            <w:proofErr w:type="spellStart"/>
            <w:r w:rsidRPr="00C4678B">
              <w:rPr>
                <w:rFonts w:ascii="Arial Narrow" w:hAnsi="Arial Narrow"/>
                <w:lang w:val="es-PE"/>
              </w:rPr>
              <w:t>AFP’s</w:t>
            </w:r>
            <w:proofErr w:type="spellEnd"/>
            <w:r w:rsidRPr="00C4678B">
              <w:rPr>
                <w:rFonts w:ascii="Arial Narrow" w:hAnsi="Arial Narrow"/>
                <w:lang w:val="es-PE"/>
              </w:rPr>
              <w:t>.</w:t>
            </w:r>
          </w:p>
        </w:tc>
      </w:tr>
      <w:tr w:rsidR="00110276" w:rsidRPr="00CA7508" w14:paraId="5B4F15E3" w14:textId="77777777" w:rsidTr="00CF2517">
        <w:tc>
          <w:tcPr>
            <w:tcW w:w="10038" w:type="dxa"/>
          </w:tcPr>
          <w:p w14:paraId="0CBD7571" w14:textId="77777777" w:rsidR="00110276" w:rsidRPr="00C4678B" w:rsidRDefault="00110276" w:rsidP="00110276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Incrementar la calidad y servicio al cliente interno y externo.</w:t>
            </w:r>
          </w:p>
        </w:tc>
      </w:tr>
      <w:tr w:rsidR="00110276" w:rsidRPr="00CA7508" w14:paraId="32DBD4C5" w14:textId="77777777" w:rsidTr="00CF2517">
        <w:tc>
          <w:tcPr>
            <w:tcW w:w="10038" w:type="dxa"/>
          </w:tcPr>
          <w:p w14:paraId="04079B42" w14:textId="77777777" w:rsidR="00110276" w:rsidRPr="00C4678B" w:rsidRDefault="00110276" w:rsidP="00110276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Contar con un sistema seguro y confiable.</w:t>
            </w:r>
          </w:p>
        </w:tc>
      </w:tr>
      <w:tr w:rsidR="00110276" w:rsidRPr="00CA7508" w14:paraId="294283C2" w14:textId="77777777" w:rsidTr="00CF2517">
        <w:tc>
          <w:tcPr>
            <w:tcW w:w="10038" w:type="dxa"/>
          </w:tcPr>
          <w:p w14:paraId="367E6056" w14:textId="77777777" w:rsidR="00110276" w:rsidRPr="00C4678B" w:rsidRDefault="00110276" w:rsidP="00110276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Definir políticas y procedimientos de TI.</w:t>
            </w:r>
          </w:p>
        </w:tc>
      </w:tr>
      <w:tr w:rsidR="00110276" w:rsidRPr="00CA7508" w14:paraId="6BCD9451" w14:textId="77777777" w:rsidTr="00CF2517">
        <w:tc>
          <w:tcPr>
            <w:tcW w:w="10038" w:type="dxa"/>
          </w:tcPr>
          <w:p w14:paraId="77C56C03" w14:textId="4C9777D4" w:rsidR="00110276" w:rsidRPr="00C4678B" w:rsidRDefault="00110276" w:rsidP="00110276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 xml:space="preserve">Facilitar la implementación futura de un modelo BPO basado en el nuevo </w:t>
            </w:r>
            <w:r w:rsidR="001147B2" w:rsidRPr="00C4678B">
              <w:rPr>
                <w:rFonts w:ascii="Arial Narrow" w:hAnsi="Arial Narrow"/>
                <w:lang w:val="es-PE"/>
              </w:rPr>
              <w:t>Core</w:t>
            </w:r>
            <w:r w:rsidRPr="00C4678B">
              <w:rPr>
                <w:rFonts w:ascii="Arial Narrow" w:hAnsi="Arial Narrow"/>
                <w:lang w:val="es-PE"/>
              </w:rPr>
              <w:t xml:space="preserve"> de pensiones</w:t>
            </w:r>
          </w:p>
        </w:tc>
      </w:tr>
    </w:tbl>
    <w:p w14:paraId="170FB125" w14:textId="0FE0CE2E" w:rsidR="00685177" w:rsidRDefault="00685177" w:rsidP="008F62A9">
      <w:pPr>
        <w:rPr>
          <w:rFonts w:ascii="Arial Narrow" w:hAnsi="Arial Narrow"/>
          <w:lang w:val="es-ES"/>
        </w:rPr>
      </w:pPr>
    </w:p>
    <w:p w14:paraId="3E52614D" w14:textId="77777777" w:rsidR="00DD14CB" w:rsidRPr="00C4678B" w:rsidRDefault="00DD14CB" w:rsidP="008F62A9">
      <w:pPr>
        <w:rPr>
          <w:rFonts w:ascii="Arial Narrow" w:hAnsi="Arial Narrow"/>
          <w:lang w:val="es-ES"/>
        </w:rPr>
      </w:pPr>
    </w:p>
    <w:p w14:paraId="600D04F4" w14:textId="6E9EF6B9" w:rsidR="00685177" w:rsidRPr="00C4678B" w:rsidRDefault="00454002" w:rsidP="00685177">
      <w:pPr>
        <w:pStyle w:val="Heading2"/>
        <w:numPr>
          <w:ilvl w:val="1"/>
          <w:numId w:val="1"/>
        </w:numPr>
        <w:rPr>
          <w:rFonts w:ascii="Arial Narrow" w:hAnsi="Arial Narrow"/>
          <w:lang w:val="es-PE"/>
        </w:rPr>
      </w:pPr>
      <w:bookmarkStart w:id="11" w:name="_Toc522127016"/>
      <w:r w:rsidRPr="00C4678B">
        <w:rPr>
          <w:rFonts w:ascii="Arial Narrow" w:hAnsi="Arial Narrow"/>
          <w:lang w:val="es-PE"/>
        </w:rPr>
        <w:lastRenderedPageBreak/>
        <w:t>Capacidades</w:t>
      </w:r>
      <w:bookmarkEnd w:id="11"/>
    </w:p>
    <w:p w14:paraId="636C0A38" w14:textId="77777777" w:rsidR="008F3067" w:rsidRPr="00C4678B" w:rsidRDefault="008F3067" w:rsidP="008F3067">
      <w:pPr>
        <w:rPr>
          <w:rFonts w:ascii="Arial Narrow" w:hAnsi="Arial Narrow"/>
          <w:lang w:val="es-PE"/>
        </w:rPr>
      </w:pPr>
    </w:p>
    <w:tbl>
      <w:tblPr>
        <w:tblStyle w:val="TableStyle1"/>
        <w:tblW w:w="9590" w:type="dxa"/>
        <w:tblLook w:val="04A0" w:firstRow="1" w:lastRow="0" w:firstColumn="1" w:lastColumn="0" w:noHBand="0" w:noVBand="1"/>
      </w:tblPr>
      <w:tblGrid>
        <w:gridCol w:w="1881"/>
        <w:gridCol w:w="2111"/>
        <w:gridCol w:w="5598"/>
      </w:tblGrid>
      <w:tr w:rsidR="00C40E35" w:rsidRPr="00C4678B" w14:paraId="7B746DA2" w14:textId="77777777" w:rsidTr="00C40E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881" w:type="dxa"/>
          </w:tcPr>
          <w:p w14:paraId="6EA5052C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04678A7D" w14:textId="6770D4EA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Capacidad</w:t>
            </w:r>
          </w:p>
        </w:tc>
        <w:tc>
          <w:tcPr>
            <w:tcW w:w="5598" w:type="dxa"/>
          </w:tcPr>
          <w:p w14:paraId="13388C8B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Descripción</w:t>
            </w:r>
          </w:p>
        </w:tc>
      </w:tr>
      <w:tr w:rsidR="00C40E35" w:rsidRPr="00CA7508" w14:paraId="57860C79" w14:textId="77777777" w:rsidTr="00C40E35">
        <w:trPr>
          <w:cantSplit/>
        </w:trPr>
        <w:tc>
          <w:tcPr>
            <w:tcW w:w="1881" w:type="dxa"/>
            <w:vMerge w:val="restart"/>
            <w:vAlign w:val="center"/>
          </w:tcPr>
          <w:p w14:paraId="27EF50D2" w14:textId="518CD67C" w:rsidR="00C40E35" w:rsidRPr="00C4678B" w:rsidRDefault="00C40E35" w:rsidP="00C40E35">
            <w:pPr>
              <w:jc w:val="center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Aplicaciones</w:t>
            </w:r>
          </w:p>
        </w:tc>
        <w:tc>
          <w:tcPr>
            <w:tcW w:w="2111" w:type="dxa"/>
          </w:tcPr>
          <w:p w14:paraId="37483C59" w14:textId="39AFCA43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Soporte de Gestión Documental</w:t>
            </w:r>
          </w:p>
        </w:tc>
        <w:tc>
          <w:tcPr>
            <w:tcW w:w="5598" w:type="dxa"/>
          </w:tcPr>
          <w:p w14:paraId="6940017D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Posibilidad de integración con herramienta de Gestión Documental.</w:t>
            </w:r>
          </w:p>
        </w:tc>
      </w:tr>
      <w:tr w:rsidR="00C40E35" w:rsidRPr="00CA7508" w14:paraId="710D4818" w14:textId="77777777" w:rsidTr="00C40E35">
        <w:trPr>
          <w:cantSplit/>
        </w:trPr>
        <w:tc>
          <w:tcPr>
            <w:tcW w:w="1881" w:type="dxa"/>
            <w:vMerge/>
            <w:vAlign w:val="center"/>
          </w:tcPr>
          <w:p w14:paraId="59E092A6" w14:textId="77777777" w:rsidR="00C40E35" w:rsidRPr="00C4678B" w:rsidRDefault="00C40E35" w:rsidP="00C40E35">
            <w:pPr>
              <w:jc w:val="center"/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33DDC6DB" w14:textId="60EC074A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proofErr w:type="spellStart"/>
            <w:r w:rsidRPr="00C4678B">
              <w:rPr>
                <w:rFonts w:ascii="Arial Narrow" w:hAnsi="Arial Narrow"/>
                <w:lang w:val="es-PE"/>
              </w:rPr>
              <w:t>Workflow</w:t>
            </w:r>
            <w:proofErr w:type="spellEnd"/>
            <w:r w:rsidRPr="00C4678B">
              <w:rPr>
                <w:rFonts w:ascii="Arial Narrow" w:hAnsi="Arial Narrow"/>
                <w:lang w:val="es-PE"/>
              </w:rPr>
              <w:t>, Control de datos y Alertas</w:t>
            </w:r>
          </w:p>
        </w:tc>
        <w:tc>
          <w:tcPr>
            <w:tcW w:w="5598" w:type="dxa"/>
          </w:tcPr>
          <w:p w14:paraId="5E229DD1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Posibilidad de crear y monitorear flujos de trabajo, así como alertas y notificaciones de estos.</w:t>
            </w:r>
          </w:p>
        </w:tc>
      </w:tr>
      <w:tr w:rsidR="00C40E35" w:rsidRPr="00CA7508" w14:paraId="44F04BEA" w14:textId="77777777" w:rsidTr="00C40E35">
        <w:trPr>
          <w:cantSplit/>
        </w:trPr>
        <w:tc>
          <w:tcPr>
            <w:tcW w:w="1881" w:type="dxa"/>
            <w:vMerge/>
            <w:vAlign w:val="center"/>
          </w:tcPr>
          <w:p w14:paraId="6A422EA5" w14:textId="77777777" w:rsidR="00C40E35" w:rsidRPr="00C4678B" w:rsidRDefault="00C40E35" w:rsidP="00C40E35">
            <w:pPr>
              <w:jc w:val="center"/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2E5A668F" w14:textId="0EEB0C43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Modular</w:t>
            </w:r>
          </w:p>
        </w:tc>
        <w:tc>
          <w:tcPr>
            <w:tcW w:w="5598" w:type="dxa"/>
          </w:tcPr>
          <w:p w14:paraId="5D1D37BE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Soporta componentes de aplicación independientes y desacoplados.</w:t>
            </w:r>
          </w:p>
        </w:tc>
      </w:tr>
      <w:tr w:rsidR="00C40E35" w:rsidRPr="00CA7508" w14:paraId="549BCD39" w14:textId="77777777" w:rsidTr="00C40E35">
        <w:trPr>
          <w:cantSplit/>
        </w:trPr>
        <w:tc>
          <w:tcPr>
            <w:tcW w:w="1881" w:type="dxa"/>
            <w:vMerge/>
            <w:vAlign w:val="center"/>
          </w:tcPr>
          <w:p w14:paraId="65F859E8" w14:textId="77777777" w:rsidR="00C40E35" w:rsidRPr="00C4678B" w:rsidRDefault="00C40E35" w:rsidP="00C40E35">
            <w:pPr>
              <w:jc w:val="center"/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15BA173D" w14:textId="35C51D0D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Parametrizable</w:t>
            </w:r>
          </w:p>
        </w:tc>
        <w:tc>
          <w:tcPr>
            <w:tcW w:w="5598" w:type="dxa"/>
          </w:tcPr>
          <w:p w14:paraId="1F1A43A6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Alto nivel de parametrización de los módulos del sistema.</w:t>
            </w:r>
          </w:p>
          <w:p w14:paraId="4DA1EB87" w14:textId="77777777" w:rsidR="00C40E35" w:rsidRPr="00C4678B" w:rsidRDefault="00C40E35" w:rsidP="00725E7B">
            <w:pPr>
              <w:numPr>
                <w:ilvl w:val="0"/>
                <w:numId w:val="5"/>
              </w:num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Cuentas/Clientes con atributos flexibles. Posibilidad de agregar información adicional a clientes o cuentas sin realizar modificaciones al sistema.</w:t>
            </w:r>
          </w:p>
          <w:p w14:paraId="57D58B09" w14:textId="22B94EFD" w:rsidR="00C40E35" w:rsidRPr="00C4678B" w:rsidRDefault="00C40E35" w:rsidP="00725E7B">
            <w:pPr>
              <w:numPr>
                <w:ilvl w:val="0"/>
                <w:numId w:val="5"/>
              </w:numPr>
              <w:rPr>
                <w:rFonts w:ascii="Arial Narrow" w:hAnsi="Arial Narrow"/>
                <w:lang w:val="es-PE"/>
              </w:rPr>
            </w:pPr>
            <w:proofErr w:type="spellStart"/>
            <w:r w:rsidRPr="00C4678B">
              <w:rPr>
                <w:rFonts w:ascii="Arial Narrow" w:hAnsi="Arial Narrow"/>
                <w:lang w:val="es-PE"/>
              </w:rPr>
              <w:t>Multicuenta</w:t>
            </w:r>
            <w:proofErr w:type="spellEnd"/>
            <w:r w:rsidRPr="00C4678B">
              <w:rPr>
                <w:rFonts w:ascii="Arial Narrow" w:hAnsi="Arial Narrow"/>
                <w:lang w:val="es-PE"/>
              </w:rPr>
              <w:t>: Manejo de diferentes cuentas por afiliado y asignación de múltiples afiliados por cuenta.</w:t>
            </w:r>
          </w:p>
          <w:p w14:paraId="3643AED0" w14:textId="1F5106D2" w:rsidR="00C40E35" w:rsidRPr="00C4678B" w:rsidRDefault="00C40E35" w:rsidP="00725E7B">
            <w:pPr>
              <w:numPr>
                <w:ilvl w:val="0"/>
                <w:numId w:val="5"/>
              </w:numPr>
              <w:rPr>
                <w:rFonts w:ascii="Arial Narrow" w:hAnsi="Arial Narrow"/>
                <w:lang w:val="es-PE"/>
              </w:rPr>
            </w:pPr>
            <w:proofErr w:type="spellStart"/>
            <w:r w:rsidRPr="00C4678B">
              <w:rPr>
                <w:rFonts w:ascii="Arial Narrow" w:hAnsi="Arial Narrow"/>
                <w:lang w:val="es-PE"/>
              </w:rPr>
              <w:t>Multiproducto</w:t>
            </w:r>
            <w:proofErr w:type="spellEnd"/>
            <w:r w:rsidRPr="00C4678B">
              <w:rPr>
                <w:rFonts w:ascii="Arial Narrow" w:hAnsi="Arial Narrow"/>
                <w:lang w:val="es-PE"/>
              </w:rPr>
              <w:t>/Multiservicio: Tener la capacidad de definir y soportar distintos productos o servicios.</w:t>
            </w:r>
          </w:p>
          <w:p w14:paraId="5D963388" w14:textId="04D003D9" w:rsidR="00C40E35" w:rsidRPr="00C4678B" w:rsidRDefault="00C40E35" w:rsidP="00725E7B">
            <w:pPr>
              <w:numPr>
                <w:ilvl w:val="0"/>
                <w:numId w:val="5"/>
              </w:numPr>
              <w:rPr>
                <w:rFonts w:ascii="Arial Narrow" w:hAnsi="Arial Narrow"/>
                <w:lang w:val="es-PE"/>
              </w:rPr>
            </w:pPr>
            <w:proofErr w:type="spellStart"/>
            <w:r w:rsidRPr="00C4678B">
              <w:rPr>
                <w:rFonts w:ascii="Arial Narrow" w:hAnsi="Arial Narrow"/>
                <w:lang w:val="es-PE"/>
              </w:rPr>
              <w:t>Multimoneda</w:t>
            </w:r>
            <w:proofErr w:type="spellEnd"/>
            <w:r w:rsidRPr="00C4678B">
              <w:rPr>
                <w:rFonts w:ascii="Arial Narrow" w:hAnsi="Arial Narrow"/>
                <w:lang w:val="es-PE"/>
              </w:rPr>
              <w:t>: Manejo de múltiples monedas.</w:t>
            </w:r>
          </w:p>
          <w:p w14:paraId="6643DDAB" w14:textId="4A141C34" w:rsidR="00C40E35" w:rsidRPr="00C4678B" w:rsidRDefault="00C40E35" w:rsidP="00725E7B">
            <w:pPr>
              <w:numPr>
                <w:ilvl w:val="0"/>
                <w:numId w:val="5"/>
              </w:numPr>
              <w:rPr>
                <w:rFonts w:ascii="Arial Narrow" w:hAnsi="Arial Narrow"/>
                <w:lang w:val="es-PE"/>
              </w:rPr>
            </w:pPr>
            <w:proofErr w:type="spellStart"/>
            <w:r w:rsidRPr="00C4678B">
              <w:rPr>
                <w:rFonts w:ascii="Arial Narrow" w:hAnsi="Arial Narrow"/>
                <w:lang w:val="es-PE"/>
              </w:rPr>
              <w:t>Multifondo</w:t>
            </w:r>
            <w:proofErr w:type="spellEnd"/>
            <w:r w:rsidRPr="00C4678B">
              <w:rPr>
                <w:rFonts w:ascii="Arial Narrow" w:hAnsi="Arial Narrow"/>
                <w:lang w:val="es-PE"/>
              </w:rPr>
              <w:t>: Posibilidad de distribuir o asignar cuentas a distintos tipos de fondo.</w:t>
            </w:r>
          </w:p>
        </w:tc>
      </w:tr>
      <w:tr w:rsidR="00C40E35" w:rsidRPr="00CA7508" w14:paraId="54C874D4" w14:textId="77777777" w:rsidTr="00C40E35">
        <w:trPr>
          <w:cantSplit/>
        </w:trPr>
        <w:tc>
          <w:tcPr>
            <w:tcW w:w="1881" w:type="dxa"/>
            <w:vMerge/>
            <w:vAlign w:val="center"/>
          </w:tcPr>
          <w:p w14:paraId="44EFE4A9" w14:textId="77777777" w:rsidR="00C40E35" w:rsidRPr="00C4678B" w:rsidRDefault="00C40E35" w:rsidP="00C40E35">
            <w:pPr>
              <w:jc w:val="center"/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0A48E90C" w14:textId="5BD9932C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Multicompañía</w:t>
            </w:r>
          </w:p>
        </w:tc>
        <w:tc>
          <w:tcPr>
            <w:tcW w:w="5598" w:type="dxa"/>
          </w:tcPr>
          <w:p w14:paraId="2A212656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Manejo de varias empresas, permitiendo el ingreso de nuevas.</w:t>
            </w:r>
          </w:p>
        </w:tc>
      </w:tr>
      <w:tr w:rsidR="00C40E35" w:rsidRPr="00CA7508" w14:paraId="3C897140" w14:textId="77777777" w:rsidTr="00C40E35">
        <w:trPr>
          <w:cantSplit/>
        </w:trPr>
        <w:tc>
          <w:tcPr>
            <w:tcW w:w="1881" w:type="dxa"/>
            <w:vMerge/>
            <w:vAlign w:val="center"/>
          </w:tcPr>
          <w:p w14:paraId="4B862469" w14:textId="77777777" w:rsidR="00C40E35" w:rsidRPr="00C4678B" w:rsidRDefault="00C40E35" w:rsidP="00C40E35">
            <w:pPr>
              <w:jc w:val="center"/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33F267D6" w14:textId="3343CFC2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Operaciones a demanda</w:t>
            </w:r>
          </w:p>
        </w:tc>
        <w:tc>
          <w:tcPr>
            <w:tcW w:w="5598" w:type="dxa"/>
          </w:tcPr>
          <w:p w14:paraId="75864EC9" w14:textId="14BF5F8F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 xml:space="preserve">Soporte </w:t>
            </w:r>
            <w:r>
              <w:rPr>
                <w:rFonts w:ascii="Arial Narrow" w:hAnsi="Arial Narrow"/>
                <w:lang w:val="es-PE"/>
              </w:rPr>
              <w:t xml:space="preserve">de procesos en línea o en </w:t>
            </w:r>
            <w:proofErr w:type="spellStart"/>
            <w:r>
              <w:rPr>
                <w:rFonts w:ascii="Arial Narrow" w:hAnsi="Arial Narrow"/>
                <w:lang w:val="es-PE"/>
              </w:rPr>
              <w:t>batch</w:t>
            </w:r>
            <w:proofErr w:type="spellEnd"/>
            <w:r>
              <w:rPr>
                <w:rFonts w:ascii="Arial Narrow" w:hAnsi="Arial Narrow"/>
                <w:lang w:val="es-PE"/>
              </w:rPr>
              <w:t xml:space="preserve"> a demanda.</w:t>
            </w:r>
          </w:p>
        </w:tc>
      </w:tr>
      <w:tr w:rsidR="00C40E35" w:rsidRPr="00CA7508" w14:paraId="1DA8BAD3" w14:textId="77777777" w:rsidTr="00C40E35">
        <w:trPr>
          <w:cantSplit/>
        </w:trPr>
        <w:tc>
          <w:tcPr>
            <w:tcW w:w="1881" w:type="dxa"/>
            <w:vMerge/>
            <w:vAlign w:val="center"/>
          </w:tcPr>
          <w:p w14:paraId="2CC98BCA" w14:textId="77777777" w:rsidR="00C40E35" w:rsidRPr="00C4678B" w:rsidRDefault="00C40E35" w:rsidP="00C40E35">
            <w:pPr>
              <w:jc w:val="center"/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17457F2B" w14:textId="144B6E0C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Cero papeles</w:t>
            </w:r>
          </w:p>
        </w:tc>
        <w:tc>
          <w:tcPr>
            <w:tcW w:w="5598" w:type="dxa"/>
          </w:tcPr>
          <w:p w14:paraId="602C46E5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Prescindir de la impresión de documentos. Deseable contar con soporte de firmas digitales.</w:t>
            </w:r>
          </w:p>
        </w:tc>
      </w:tr>
      <w:tr w:rsidR="00C40E35" w:rsidRPr="00C4678B" w14:paraId="3EE6E1A6" w14:textId="77777777" w:rsidTr="00C40E35">
        <w:trPr>
          <w:cantSplit/>
        </w:trPr>
        <w:tc>
          <w:tcPr>
            <w:tcW w:w="1881" w:type="dxa"/>
            <w:vMerge/>
            <w:vAlign w:val="center"/>
          </w:tcPr>
          <w:p w14:paraId="0B0D1B87" w14:textId="77777777" w:rsidR="00C40E35" w:rsidRPr="00C4678B" w:rsidRDefault="00C40E35" w:rsidP="00C40E35">
            <w:pPr>
              <w:jc w:val="center"/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333428D8" w14:textId="07E58432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Usabilidad</w:t>
            </w:r>
          </w:p>
        </w:tc>
        <w:tc>
          <w:tcPr>
            <w:tcW w:w="5598" w:type="dxa"/>
          </w:tcPr>
          <w:p w14:paraId="730FC434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Aplicación fácil de usar.</w:t>
            </w:r>
          </w:p>
        </w:tc>
      </w:tr>
      <w:tr w:rsidR="00C40E35" w:rsidRPr="00CA7508" w14:paraId="743B39AE" w14:textId="77777777" w:rsidTr="00C40E35">
        <w:trPr>
          <w:cantSplit/>
        </w:trPr>
        <w:tc>
          <w:tcPr>
            <w:tcW w:w="1881" w:type="dxa"/>
            <w:vMerge/>
            <w:vAlign w:val="center"/>
          </w:tcPr>
          <w:p w14:paraId="57E372C6" w14:textId="77777777" w:rsidR="00C40E35" w:rsidRPr="00C4678B" w:rsidRDefault="00C40E35" w:rsidP="00C40E35">
            <w:pPr>
              <w:jc w:val="center"/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445CBF6E" w14:textId="4BC4CC6E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Auditable</w:t>
            </w:r>
          </w:p>
        </w:tc>
        <w:tc>
          <w:tcPr>
            <w:tcW w:w="5598" w:type="dxa"/>
          </w:tcPr>
          <w:p w14:paraId="3528AB2A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Contar con control de procesos que deje rastros de auditoría.</w:t>
            </w:r>
          </w:p>
        </w:tc>
      </w:tr>
      <w:tr w:rsidR="00C40E35" w:rsidRPr="00CA7508" w14:paraId="19AE6FB6" w14:textId="77777777" w:rsidTr="00C40E35">
        <w:trPr>
          <w:cantSplit/>
        </w:trPr>
        <w:tc>
          <w:tcPr>
            <w:tcW w:w="1881" w:type="dxa"/>
            <w:vMerge/>
            <w:vAlign w:val="center"/>
          </w:tcPr>
          <w:p w14:paraId="1218A1DC" w14:textId="77777777" w:rsidR="00C40E35" w:rsidRPr="00C4678B" w:rsidRDefault="00C40E35" w:rsidP="00C40E35">
            <w:pPr>
              <w:jc w:val="center"/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450EFAC7" w14:textId="515DAF3D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Flexible</w:t>
            </w:r>
          </w:p>
        </w:tc>
        <w:tc>
          <w:tcPr>
            <w:tcW w:w="5598" w:type="dxa"/>
          </w:tcPr>
          <w:p w14:paraId="6AB76BC6" w14:textId="46273761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Facilidad de agregar</w:t>
            </w:r>
            <w:r>
              <w:rPr>
                <w:rFonts w:ascii="Arial Narrow" w:hAnsi="Arial Narrow"/>
                <w:lang w:val="es-PE"/>
              </w:rPr>
              <w:t xml:space="preserve"> o quitar</w:t>
            </w:r>
            <w:r w:rsidRPr="00C4678B">
              <w:rPr>
                <w:rFonts w:ascii="Arial Narrow" w:hAnsi="Arial Narrow"/>
                <w:lang w:val="es-PE"/>
              </w:rPr>
              <w:t xml:space="preserve"> componentes o funcionalidades.</w:t>
            </w:r>
          </w:p>
        </w:tc>
      </w:tr>
      <w:tr w:rsidR="00C40E35" w:rsidRPr="00CA7508" w14:paraId="53E39AEF" w14:textId="77777777" w:rsidTr="00C40E35">
        <w:trPr>
          <w:cantSplit/>
        </w:trPr>
        <w:tc>
          <w:tcPr>
            <w:tcW w:w="1881" w:type="dxa"/>
            <w:vMerge/>
            <w:vAlign w:val="center"/>
          </w:tcPr>
          <w:p w14:paraId="3C16F9B9" w14:textId="77777777" w:rsidR="00C40E35" w:rsidRDefault="00C40E35" w:rsidP="00C40E35">
            <w:pPr>
              <w:jc w:val="center"/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45EDE131" w14:textId="4B028E39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Seguridad</w:t>
            </w:r>
          </w:p>
        </w:tc>
        <w:tc>
          <w:tcPr>
            <w:tcW w:w="5598" w:type="dxa"/>
          </w:tcPr>
          <w:p w14:paraId="51E4DC48" w14:textId="4C67CE6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Implementar políticas y procedimientos de seguridad en todas las capas del sistema.</w:t>
            </w:r>
          </w:p>
        </w:tc>
      </w:tr>
      <w:tr w:rsidR="00C40E35" w:rsidRPr="00CA7508" w14:paraId="67EFA07A" w14:textId="77777777" w:rsidTr="00C40E35">
        <w:trPr>
          <w:cantSplit/>
        </w:trPr>
        <w:tc>
          <w:tcPr>
            <w:tcW w:w="1881" w:type="dxa"/>
            <w:vMerge/>
            <w:vAlign w:val="center"/>
          </w:tcPr>
          <w:p w14:paraId="5C7BEDEF" w14:textId="77777777" w:rsidR="00C40E35" w:rsidRDefault="00C40E35" w:rsidP="00C40E35">
            <w:pPr>
              <w:jc w:val="center"/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49723B71" w14:textId="637A0E1A" w:rsidR="00C40E35" w:rsidRDefault="00C40E35" w:rsidP="008F3067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Escalabilidad</w:t>
            </w:r>
          </w:p>
        </w:tc>
        <w:tc>
          <w:tcPr>
            <w:tcW w:w="5598" w:type="dxa"/>
          </w:tcPr>
          <w:p w14:paraId="3E5F453A" w14:textId="1F2329C9" w:rsidR="00C40E35" w:rsidRDefault="00C40E35" w:rsidP="008F3067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Facilidad de aumentar la cantidad usuarios o transacciones que se procesan sin afectar la performance del sistema</w:t>
            </w:r>
          </w:p>
        </w:tc>
      </w:tr>
      <w:tr w:rsidR="00C40E35" w:rsidRPr="00CA7508" w14:paraId="7D1AAA66" w14:textId="77777777" w:rsidTr="00C40E35">
        <w:trPr>
          <w:cantSplit/>
        </w:trPr>
        <w:tc>
          <w:tcPr>
            <w:tcW w:w="1881" w:type="dxa"/>
            <w:vMerge/>
            <w:vAlign w:val="center"/>
          </w:tcPr>
          <w:p w14:paraId="1E9296B3" w14:textId="77777777" w:rsidR="00C40E35" w:rsidRPr="00C4678B" w:rsidRDefault="00C40E35" w:rsidP="00C40E35">
            <w:pPr>
              <w:jc w:val="center"/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2C4A8097" w14:textId="577780BC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Orientado a servicios</w:t>
            </w:r>
          </w:p>
        </w:tc>
        <w:tc>
          <w:tcPr>
            <w:tcW w:w="5598" w:type="dxa"/>
          </w:tcPr>
          <w:p w14:paraId="4133D90D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Sistema preparado para exponer y consumir servicios.</w:t>
            </w:r>
          </w:p>
        </w:tc>
      </w:tr>
      <w:tr w:rsidR="00C40E35" w:rsidRPr="00C4678B" w14:paraId="023681CF" w14:textId="77777777" w:rsidTr="00C40E35">
        <w:trPr>
          <w:cantSplit/>
        </w:trPr>
        <w:tc>
          <w:tcPr>
            <w:tcW w:w="1881" w:type="dxa"/>
            <w:vMerge w:val="restart"/>
            <w:vAlign w:val="center"/>
          </w:tcPr>
          <w:p w14:paraId="60AB92A2" w14:textId="0C2CBB6F" w:rsidR="00C40E35" w:rsidRPr="00C4678B" w:rsidRDefault="00C40E35" w:rsidP="00C40E35">
            <w:pPr>
              <w:jc w:val="center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lastRenderedPageBreak/>
              <w:t>Datos</w:t>
            </w:r>
          </w:p>
        </w:tc>
        <w:tc>
          <w:tcPr>
            <w:tcW w:w="2111" w:type="dxa"/>
          </w:tcPr>
          <w:p w14:paraId="67E98608" w14:textId="738F6F3E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Alta calidad de datos</w:t>
            </w:r>
          </w:p>
        </w:tc>
        <w:tc>
          <w:tcPr>
            <w:tcW w:w="5598" w:type="dxa"/>
          </w:tcPr>
          <w:p w14:paraId="04C7DB58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Asegurar confiabilidad de datos.</w:t>
            </w:r>
          </w:p>
        </w:tc>
      </w:tr>
      <w:tr w:rsidR="00C40E35" w:rsidRPr="00CA7508" w14:paraId="60525416" w14:textId="77777777" w:rsidTr="00C40E35">
        <w:trPr>
          <w:cantSplit/>
        </w:trPr>
        <w:tc>
          <w:tcPr>
            <w:tcW w:w="1881" w:type="dxa"/>
            <w:vMerge/>
          </w:tcPr>
          <w:p w14:paraId="4B75B737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30835DF9" w14:textId="0B36AC1E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Información histórica</w:t>
            </w:r>
          </w:p>
        </w:tc>
        <w:tc>
          <w:tcPr>
            <w:tcW w:w="5598" w:type="dxa"/>
          </w:tcPr>
          <w:p w14:paraId="3AB8D864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Mantener disponible en todo momento la información histórica.</w:t>
            </w:r>
          </w:p>
        </w:tc>
      </w:tr>
      <w:tr w:rsidR="00C40E35" w:rsidRPr="00CA7508" w14:paraId="1F6BA3D9" w14:textId="77777777" w:rsidTr="00C40E35">
        <w:trPr>
          <w:cantSplit/>
        </w:trPr>
        <w:tc>
          <w:tcPr>
            <w:tcW w:w="1881" w:type="dxa"/>
            <w:vMerge/>
          </w:tcPr>
          <w:p w14:paraId="1EB6707D" w14:textId="77777777" w:rsidR="00C40E35" w:rsidRDefault="00C40E35" w:rsidP="008F3067">
            <w:pPr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20451087" w14:textId="7E019B79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Seguridad</w:t>
            </w:r>
          </w:p>
        </w:tc>
        <w:tc>
          <w:tcPr>
            <w:tcW w:w="5598" w:type="dxa"/>
          </w:tcPr>
          <w:p w14:paraId="1497D24E" w14:textId="33E4FB72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Asegurar la confidencialidad, integridad, disponibilidad y privacidad de los datos</w:t>
            </w:r>
          </w:p>
        </w:tc>
      </w:tr>
      <w:tr w:rsidR="00C40E35" w:rsidRPr="00C4678B" w14:paraId="4F7BE307" w14:textId="77777777" w:rsidTr="00C40E35">
        <w:trPr>
          <w:cantSplit/>
        </w:trPr>
        <w:tc>
          <w:tcPr>
            <w:tcW w:w="1881" w:type="dxa"/>
            <w:vMerge/>
          </w:tcPr>
          <w:p w14:paraId="775F3E54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6AF958FF" w14:textId="67CE7B5B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Homologación de datos</w:t>
            </w:r>
          </w:p>
        </w:tc>
        <w:tc>
          <w:tcPr>
            <w:tcW w:w="5598" w:type="dxa"/>
          </w:tcPr>
          <w:p w14:paraId="7AD81A75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Diccionario de datos único.</w:t>
            </w:r>
          </w:p>
        </w:tc>
      </w:tr>
      <w:tr w:rsidR="00C40E35" w:rsidRPr="00CA7508" w14:paraId="644D4711" w14:textId="77777777" w:rsidTr="00C40E35">
        <w:trPr>
          <w:cantSplit/>
        </w:trPr>
        <w:tc>
          <w:tcPr>
            <w:tcW w:w="1881" w:type="dxa"/>
            <w:vMerge/>
          </w:tcPr>
          <w:p w14:paraId="3DFFA43F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3D673069" w14:textId="273BD8FA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Gobierno de datos</w:t>
            </w:r>
          </w:p>
        </w:tc>
        <w:tc>
          <w:tcPr>
            <w:tcW w:w="5598" w:type="dxa"/>
          </w:tcPr>
          <w:p w14:paraId="3AB8F2F4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Políticas de gestión de datos. Catálogo y modelo de datos actualizado.</w:t>
            </w:r>
          </w:p>
        </w:tc>
      </w:tr>
      <w:tr w:rsidR="00C40E35" w:rsidRPr="00CA7508" w14:paraId="52DD2D11" w14:textId="77777777" w:rsidTr="00C40E35">
        <w:trPr>
          <w:cantSplit/>
        </w:trPr>
        <w:tc>
          <w:tcPr>
            <w:tcW w:w="1881" w:type="dxa"/>
            <w:vMerge/>
          </w:tcPr>
          <w:p w14:paraId="542A4256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0173A606" w14:textId="6D5AEC5B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Trazabilidad</w:t>
            </w:r>
          </w:p>
        </w:tc>
        <w:tc>
          <w:tcPr>
            <w:tcW w:w="5598" w:type="dxa"/>
          </w:tcPr>
          <w:p w14:paraId="4CB4E5B5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Seguimiento de información manejado de forma interna o externa usando una herramienta.</w:t>
            </w:r>
          </w:p>
        </w:tc>
      </w:tr>
      <w:tr w:rsidR="00C40E35" w:rsidRPr="00CA7508" w14:paraId="755EEEFD" w14:textId="77777777" w:rsidTr="00C40E35">
        <w:trPr>
          <w:cantSplit/>
        </w:trPr>
        <w:tc>
          <w:tcPr>
            <w:tcW w:w="1881" w:type="dxa"/>
            <w:vMerge/>
          </w:tcPr>
          <w:p w14:paraId="39E79D2B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2620A8D3" w14:textId="32DBEB88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Explotación de información de negocio</w:t>
            </w:r>
          </w:p>
        </w:tc>
        <w:tc>
          <w:tcPr>
            <w:tcW w:w="5598" w:type="dxa"/>
          </w:tcPr>
          <w:p w14:paraId="4DF97088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Proveer servicios y brindar mecanismos de extracción de información para explotación de datos.</w:t>
            </w:r>
          </w:p>
        </w:tc>
      </w:tr>
    </w:tbl>
    <w:p w14:paraId="3327BCAF" w14:textId="64182B4C" w:rsidR="00784A4E" w:rsidRPr="00C4678B" w:rsidRDefault="00784A4E" w:rsidP="008F62A9">
      <w:pPr>
        <w:rPr>
          <w:rFonts w:ascii="Arial Narrow" w:hAnsi="Arial Narrow"/>
          <w:lang w:val="es-ES"/>
        </w:rPr>
      </w:pPr>
    </w:p>
    <w:p w14:paraId="07597E84" w14:textId="47E8EAB2" w:rsidR="00784A4E" w:rsidRPr="00C4678B" w:rsidRDefault="00784A4E" w:rsidP="00784A4E">
      <w:pPr>
        <w:rPr>
          <w:rFonts w:ascii="Arial Narrow" w:hAnsi="Arial Narrow"/>
          <w:lang w:val="es-ES"/>
        </w:rPr>
      </w:pPr>
    </w:p>
    <w:p w14:paraId="23A6716B" w14:textId="77777777" w:rsidR="00784A4E" w:rsidRPr="00C4678B" w:rsidRDefault="00784A4E" w:rsidP="00784A4E">
      <w:pPr>
        <w:rPr>
          <w:rFonts w:ascii="Arial Narrow" w:hAnsi="Arial Narrow"/>
          <w:lang w:val="es-ES"/>
        </w:rPr>
      </w:pPr>
    </w:p>
    <w:p w14:paraId="66CA8A49" w14:textId="77777777" w:rsidR="00784A4E" w:rsidRPr="00C4678B" w:rsidRDefault="00784A4E" w:rsidP="00784A4E">
      <w:pPr>
        <w:rPr>
          <w:rFonts w:ascii="Arial Narrow" w:hAnsi="Arial Narrow"/>
          <w:lang w:val="es-ES"/>
        </w:rPr>
      </w:pPr>
    </w:p>
    <w:p w14:paraId="31D94699" w14:textId="77777777" w:rsidR="00784A4E" w:rsidRPr="00C4678B" w:rsidRDefault="00784A4E" w:rsidP="00784A4E">
      <w:pPr>
        <w:rPr>
          <w:rFonts w:ascii="Arial Narrow" w:hAnsi="Arial Narrow"/>
          <w:lang w:val="es-ES"/>
        </w:rPr>
      </w:pPr>
    </w:p>
    <w:p w14:paraId="0B3A4C71" w14:textId="77777777" w:rsidR="00784A4E" w:rsidRPr="00C4678B" w:rsidRDefault="00784A4E" w:rsidP="00784A4E">
      <w:pPr>
        <w:rPr>
          <w:rFonts w:ascii="Arial Narrow" w:hAnsi="Arial Narrow"/>
          <w:lang w:val="es-ES"/>
        </w:rPr>
      </w:pPr>
    </w:p>
    <w:p w14:paraId="69B01444" w14:textId="77777777" w:rsidR="00784A4E" w:rsidRPr="00C4678B" w:rsidRDefault="00784A4E" w:rsidP="00784A4E">
      <w:pPr>
        <w:rPr>
          <w:rFonts w:ascii="Arial Narrow" w:hAnsi="Arial Narrow"/>
          <w:lang w:val="es-ES"/>
        </w:rPr>
      </w:pPr>
    </w:p>
    <w:p w14:paraId="459829CE" w14:textId="77777777" w:rsidR="00784A4E" w:rsidRPr="00C4678B" w:rsidRDefault="00784A4E" w:rsidP="00784A4E">
      <w:pPr>
        <w:rPr>
          <w:rFonts w:ascii="Arial Narrow" w:hAnsi="Arial Narrow"/>
          <w:lang w:val="es-ES"/>
        </w:rPr>
      </w:pPr>
    </w:p>
    <w:p w14:paraId="36C627DE" w14:textId="32FD6A4E" w:rsidR="00685177" w:rsidRPr="00C4678B" w:rsidRDefault="00685177" w:rsidP="00784A4E">
      <w:pPr>
        <w:tabs>
          <w:tab w:val="left" w:pos="1320"/>
        </w:tabs>
        <w:rPr>
          <w:rFonts w:ascii="Arial Narrow" w:hAnsi="Arial Narrow"/>
          <w:lang w:val="es-ES"/>
        </w:rPr>
      </w:pPr>
    </w:p>
    <w:p w14:paraId="7AB1F761" w14:textId="03BC5D5E" w:rsidR="005F1971" w:rsidRPr="00C4678B" w:rsidRDefault="00D94D52" w:rsidP="005F1971">
      <w:pPr>
        <w:pStyle w:val="Heading1"/>
        <w:numPr>
          <w:ilvl w:val="0"/>
          <w:numId w:val="1"/>
        </w:numPr>
        <w:rPr>
          <w:rFonts w:ascii="Arial Narrow" w:hAnsi="Arial Narrow"/>
          <w:lang w:val="es-PE"/>
        </w:rPr>
      </w:pPr>
      <w:bookmarkStart w:id="12" w:name="_Toc522127017"/>
      <w:r w:rsidRPr="00C4678B">
        <w:rPr>
          <w:rFonts w:ascii="Arial Narrow" w:hAnsi="Arial Narrow"/>
          <w:lang w:val="es-PE"/>
        </w:rPr>
        <w:lastRenderedPageBreak/>
        <w:t>Restricciones</w:t>
      </w:r>
      <w:bookmarkEnd w:id="12"/>
    </w:p>
    <w:p w14:paraId="13760A5B" w14:textId="77777777" w:rsidR="007C3B1B" w:rsidRPr="00C4678B" w:rsidRDefault="007C3B1B" w:rsidP="007C3B1B">
      <w:p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Esta sección describe las restricciones que se deben tomar en cuenta en cualquier trabajo de arquitectura.</w:t>
      </w:r>
    </w:p>
    <w:p w14:paraId="4AE10BFD" w14:textId="3DF8542D" w:rsidR="00483952" w:rsidRDefault="00483952" w:rsidP="007C3B1B">
      <w:pPr>
        <w:numPr>
          <w:ilvl w:val="1"/>
          <w:numId w:val="1"/>
        </w:numPr>
        <w:rPr>
          <w:rFonts w:ascii="Arial Narrow" w:hAnsi="Arial Narrow"/>
          <w:b/>
          <w:bCs/>
          <w:iCs/>
          <w:lang w:val="es-PE"/>
        </w:rPr>
      </w:pPr>
      <w:bookmarkStart w:id="13" w:name="_Toc521090366"/>
      <w:r>
        <w:rPr>
          <w:rFonts w:ascii="Arial Narrow" w:hAnsi="Arial Narrow"/>
          <w:b/>
          <w:bCs/>
          <w:iCs/>
          <w:lang w:val="es-PE"/>
        </w:rPr>
        <w:t>Escalas</w:t>
      </w:r>
    </w:p>
    <w:tbl>
      <w:tblPr>
        <w:tblStyle w:val="TableStyle1"/>
        <w:tblW w:w="0" w:type="auto"/>
        <w:tblLayout w:type="fixed"/>
        <w:tblLook w:val="04A0" w:firstRow="1" w:lastRow="0" w:firstColumn="1" w:lastColumn="0" w:noHBand="0" w:noVBand="1"/>
      </w:tblPr>
      <w:tblGrid>
        <w:gridCol w:w="1391"/>
        <w:gridCol w:w="1484"/>
        <w:gridCol w:w="6596"/>
      </w:tblGrid>
      <w:tr w:rsidR="007E566F" w:rsidRPr="000A2149" w14:paraId="42927C05" w14:textId="45AD6C78" w:rsidTr="00083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1" w:type="dxa"/>
          </w:tcPr>
          <w:p w14:paraId="634426D6" w14:textId="04F2DD2E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Tipo</w:t>
            </w:r>
          </w:p>
        </w:tc>
        <w:tc>
          <w:tcPr>
            <w:tcW w:w="1484" w:type="dxa"/>
          </w:tcPr>
          <w:p w14:paraId="4892CB6A" w14:textId="02A33A04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Valor</w:t>
            </w:r>
          </w:p>
        </w:tc>
        <w:tc>
          <w:tcPr>
            <w:tcW w:w="6596" w:type="dxa"/>
          </w:tcPr>
          <w:p w14:paraId="29271003" w14:textId="634B9FB9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Descripción</w:t>
            </w:r>
          </w:p>
        </w:tc>
      </w:tr>
      <w:tr w:rsidR="007E566F" w:rsidRPr="00CA7508" w14:paraId="0770FE2B" w14:textId="7D6256EA" w:rsidTr="000838C8">
        <w:trPr>
          <w:trHeight w:val="157"/>
        </w:trPr>
        <w:tc>
          <w:tcPr>
            <w:tcW w:w="1391" w:type="dxa"/>
            <w:vMerge w:val="restart"/>
            <w:vAlign w:val="center"/>
          </w:tcPr>
          <w:p w14:paraId="08ACB5D8" w14:textId="23CCA70A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Severidad</w:t>
            </w:r>
          </w:p>
        </w:tc>
        <w:tc>
          <w:tcPr>
            <w:tcW w:w="1484" w:type="dxa"/>
          </w:tcPr>
          <w:p w14:paraId="64C8D3C4" w14:textId="3D3D7521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Bajo</w:t>
            </w:r>
          </w:p>
        </w:tc>
        <w:tc>
          <w:tcPr>
            <w:tcW w:w="6596" w:type="dxa"/>
          </w:tcPr>
          <w:p w14:paraId="40AD3762" w14:textId="6F81D777" w:rsidR="007E566F" w:rsidRPr="000A2149" w:rsidRDefault="00224202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Impacto</w:t>
            </w:r>
            <w:r w:rsidR="005C6AF5" w:rsidRPr="000A2149">
              <w:rPr>
                <w:rFonts w:ascii="Arial Narrow" w:hAnsi="Arial Narrow"/>
                <w:szCs w:val="22"/>
                <w:lang w:val="es-PE"/>
              </w:rPr>
              <w:t xml:space="preserve"> </w:t>
            </w:r>
            <w:r w:rsidR="006937DC" w:rsidRPr="000A2149">
              <w:rPr>
                <w:rFonts w:ascii="Arial Narrow" w:hAnsi="Arial Narrow"/>
                <w:szCs w:val="22"/>
                <w:lang w:val="es-PE"/>
              </w:rPr>
              <w:t>M</w:t>
            </w:r>
            <w:r w:rsidR="005C6AF5" w:rsidRPr="000A2149">
              <w:rPr>
                <w:rFonts w:ascii="Arial Narrow" w:hAnsi="Arial Narrow"/>
                <w:szCs w:val="22"/>
                <w:lang w:val="es-PE"/>
              </w:rPr>
              <w:t>enor.</w:t>
            </w:r>
            <w:r w:rsidR="00FD09B6" w:rsidRPr="000A2149">
              <w:rPr>
                <w:rFonts w:ascii="Arial Narrow" w:hAnsi="Arial Narrow"/>
                <w:szCs w:val="22"/>
                <w:lang w:val="es-PE"/>
              </w:rPr>
              <w:t xml:space="preserve"> </w:t>
            </w:r>
            <w:r w:rsidR="00264361" w:rsidRPr="000A2149">
              <w:rPr>
                <w:rFonts w:ascii="Arial Narrow" w:hAnsi="Arial Narrow"/>
                <w:szCs w:val="22"/>
                <w:lang w:val="es-PE"/>
              </w:rPr>
              <w:t xml:space="preserve">Se pueden </w:t>
            </w:r>
            <w:r w:rsidR="006937DC" w:rsidRPr="000A2149">
              <w:rPr>
                <w:rFonts w:ascii="Arial Narrow" w:hAnsi="Arial Narrow"/>
                <w:szCs w:val="22"/>
                <w:lang w:val="es-PE"/>
              </w:rPr>
              <w:t>tomar acciones rápidas para resolverlas.</w:t>
            </w:r>
          </w:p>
        </w:tc>
      </w:tr>
      <w:tr w:rsidR="007E566F" w:rsidRPr="00CA7508" w14:paraId="3522BD00" w14:textId="266EC111" w:rsidTr="000838C8">
        <w:tc>
          <w:tcPr>
            <w:tcW w:w="1391" w:type="dxa"/>
            <w:vMerge/>
            <w:vAlign w:val="center"/>
          </w:tcPr>
          <w:p w14:paraId="7EA0B816" w14:textId="185EB7E9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</w:p>
        </w:tc>
        <w:tc>
          <w:tcPr>
            <w:tcW w:w="1484" w:type="dxa"/>
          </w:tcPr>
          <w:p w14:paraId="76C315A8" w14:textId="5D1BF3C7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Moderado</w:t>
            </w:r>
          </w:p>
        </w:tc>
        <w:tc>
          <w:tcPr>
            <w:tcW w:w="6596" w:type="dxa"/>
          </w:tcPr>
          <w:p w14:paraId="01F17CA6" w14:textId="3BEBD4CB" w:rsidR="007E566F" w:rsidRPr="000A2149" w:rsidRDefault="005C6AF5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Impacto</w:t>
            </w:r>
            <w:r w:rsidR="00FD0DC1" w:rsidRPr="000A2149">
              <w:rPr>
                <w:rFonts w:ascii="Arial Narrow" w:hAnsi="Arial Narrow"/>
                <w:szCs w:val="22"/>
                <w:lang w:val="es-PE"/>
              </w:rPr>
              <w:t xml:space="preserve"> Medio</w:t>
            </w:r>
            <w:r w:rsidR="007968AB" w:rsidRPr="000A2149">
              <w:rPr>
                <w:rFonts w:ascii="Arial Narrow" w:hAnsi="Arial Narrow"/>
                <w:szCs w:val="22"/>
                <w:lang w:val="es-PE"/>
              </w:rPr>
              <w:t>. Si no se realiza acción podría causar traer consecuencias a corto plazo.</w:t>
            </w:r>
          </w:p>
        </w:tc>
      </w:tr>
      <w:tr w:rsidR="007E566F" w:rsidRPr="00CA7508" w14:paraId="17C0D810" w14:textId="22356073" w:rsidTr="000838C8">
        <w:tc>
          <w:tcPr>
            <w:tcW w:w="1391" w:type="dxa"/>
            <w:vMerge/>
            <w:vAlign w:val="center"/>
          </w:tcPr>
          <w:p w14:paraId="2F207159" w14:textId="04C22483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</w:p>
        </w:tc>
        <w:tc>
          <w:tcPr>
            <w:tcW w:w="1484" w:type="dxa"/>
          </w:tcPr>
          <w:p w14:paraId="0AA930C6" w14:textId="36F47924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Grave</w:t>
            </w:r>
          </w:p>
        </w:tc>
        <w:tc>
          <w:tcPr>
            <w:tcW w:w="6596" w:type="dxa"/>
          </w:tcPr>
          <w:p w14:paraId="74C1D6E5" w14:textId="394758D6" w:rsidR="007E566F" w:rsidRPr="000A2149" w:rsidRDefault="00C72E4B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 xml:space="preserve">Impacto </w:t>
            </w:r>
            <w:r w:rsidR="00E9379F" w:rsidRPr="000A2149">
              <w:rPr>
                <w:rFonts w:ascii="Arial Narrow" w:hAnsi="Arial Narrow"/>
                <w:szCs w:val="22"/>
                <w:lang w:val="es-PE"/>
              </w:rPr>
              <w:softHyphen/>
              <w:t>alto</w:t>
            </w:r>
            <w:r w:rsidRPr="000A2149">
              <w:rPr>
                <w:rFonts w:ascii="Arial Narrow" w:hAnsi="Arial Narrow"/>
                <w:szCs w:val="22"/>
                <w:lang w:val="es-PE"/>
              </w:rPr>
              <w:t xml:space="preserve">. </w:t>
            </w:r>
            <w:r w:rsidR="00FD0DC1" w:rsidRPr="000A2149">
              <w:rPr>
                <w:rFonts w:ascii="Arial Narrow" w:hAnsi="Arial Narrow"/>
                <w:szCs w:val="22"/>
                <w:lang w:val="es-PE"/>
              </w:rPr>
              <w:t>Se requiere acción urgente.</w:t>
            </w:r>
          </w:p>
        </w:tc>
      </w:tr>
      <w:tr w:rsidR="007E566F" w:rsidRPr="00CA7508" w14:paraId="266FEBBB" w14:textId="36DC048E" w:rsidTr="000838C8">
        <w:trPr>
          <w:trHeight w:val="58"/>
        </w:trPr>
        <w:tc>
          <w:tcPr>
            <w:tcW w:w="1391" w:type="dxa"/>
            <w:vMerge/>
            <w:vAlign w:val="center"/>
          </w:tcPr>
          <w:p w14:paraId="01D92E4D" w14:textId="26FF7847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</w:p>
        </w:tc>
        <w:tc>
          <w:tcPr>
            <w:tcW w:w="1484" w:type="dxa"/>
          </w:tcPr>
          <w:p w14:paraId="03D1E5F7" w14:textId="27174350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Crítico</w:t>
            </w:r>
          </w:p>
        </w:tc>
        <w:tc>
          <w:tcPr>
            <w:tcW w:w="6596" w:type="dxa"/>
          </w:tcPr>
          <w:p w14:paraId="31A7798E" w14:textId="0229BBA7" w:rsidR="007E566F" w:rsidRPr="000A2149" w:rsidRDefault="00C72E4B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 xml:space="preserve">Impacto </w:t>
            </w:r>
            <w:r w:rsidR="00E9379F" w:rsidRPr="000A2149">
              <w:rPr>
                <w:rFonts w:ascii="Arial Narrow" w:hAnsi="Arial Narrow"/>
                <w:szCs w:val="22"/>
                <w:lang w:val="es-PE"/>
              </w:rPr>
              <w:t xml:space="preserve">muy </w:t>
            </w:r>
            <w:r w:rsidRPr="000A2149">
              <w:rPr>
                <w:rFonts w:ascii="Arial Narrow" w:hAnsi="Arial Narrow"/>
                <w:szCs w:val="22"/>
                <w:lang w:val="es-PE"/>
              </w:rPr>
              <w:t xml:space="preserve">alto. </w:t>
            </w:r>
            <w:r w:rsidR="00CE700F" w:rsidRPr="000A2149">
              <w:rPr>
                <w:rFonts w:ascii="Arial Narrow" w:hAnsi="Arial Narrow"/>
                <w:szCs w:val="22"/>
                <w:lang w:val="es-PE"/>
              </w:rPr>
              <w:t>Se requiere acción urgente.</w:t>
            </w:r>
          </w:p>
        </w:tc>
      </w:tr>
      <w:tr w:rsidR="007E566F" w:rsidRPr="00CA7508" w14:paraId="2524A79D" w14:textId="3522C34D" w:rsidTr="000838C8">
        <w:tc>
          <w:tcPr>
            <w:tcW w:w="1391" w:type="dxa"/>
            <w:vMerge w:val="restart"/>
            <w:vAlign w:val="center"/>
          </w:tcPr>
          <w:p w14:paraId="4209C29C" w14:textId="25C1D6EB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Probabilidad</w:t>
            </w:r>
          </w:p>
        </w:tc>
        <w:tc>
          <w:tcPr>
            <w:tcW w:w="1484" w:type="dxa"/>
          </w:tcPr>
          <w:p w14:paraId="0B7BBD95" w14:textId="20AC943C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Raro</w:t>
            </w:r>
          </w:p>
        </w:tc>
        <w:tc>
          <w:tcPr>
            <w:tcW w:w="6596" w:type="dxa"/>
          </w:tcPr>
          <w:p w14:paraId="11AB3DE3" w14:textId="71B64E43" w:rsidR="007E566F" w:rsidRPr="000A2149" w:rsidRDefault="00FF0AD8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Podría ocurrir sólo en circunstancias excepcionales.</w:t>
            </w:r>
          </w:p>
        </w:tc>
      </w:tr>
      <w:tr w:rsidR="007E566F" w:rsidRPr="000A2149" w14:paraId="7B57D779" w14:textId="3520BA20" w:rsidTr="000838C8">
        <w:tc>
          <w:tcPr>
            <w:tcW w:w="1391" w:type="dxa"/>
            <w:vMerge/>
          </w:tcPr>
          <w:p w14:paraId="1C13C4A9" w14:textId="6D3CF69D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</w:p>
        </w:tc>
        <w:tc>
          <w:tcPr>
            <w:tcW w:w="1484" w:type="dxa"/>
          </w:tcPr>
          <w:p w14:paraId="3D6C35C7" w14:textId="0613C940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Improbable</w:t>
            </w:r>
          </w:p>
        </w:tc>
        <w:tc>
          <w:tcPr>
            <w:tcW w:w="6596" w:type="dxa"/>
          </w:tcPr>
          <w:p w14:paraId="43914061" w14:textId="7D9F60A3" w:rsidR="007E566F" w:rsidRPr="000A2149" w:rsidRDefault="00091FFD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Probabilidad baja de ocurrencia.</w:t>
            </w:r>
          </w:p>
        </w:tc>
      </w:tr>
      <w:tr w:rsidR="007E566F" w:rsidRPr="000A2149" w14:paraId="56B7E256" w14:textId="4452CB2A" w:rsidTr="000838C8">
        <w:tc>
          <w:tcPr>
            <w:tcW w:w="1391" w:type="dxa"/>
            <w:vMerge/>
          </w:tcPr>
          <w:p w14:paraId="6E46EA2B" w14:textId="0AB2174A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</w:p>
        </w:tc>
        <w:tc>
          <w:tcPr>
            <w:tcW w:w="1484" w:type="dxa"/>
          </w:tcPr>
          <w:p w14:paraId="31925AF3" w14:textId="0490BDED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Posible</w:t>
            </w:r>
          </w:p>
        </w:tc>
        <w:tc>
          <w:tcPr>
            <w:tcW w:w="6596" w:type="dxa"/>
          </w:tcPr>
          <w:p w14:paraId="3748DB2E" w14:textId="1DE77B02" w:rsidR="007E566F" w:rsidRPr="000A2149" w:rsidRDefault="00091FFD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Probabilidad media de ocurrencia.</w:t>
            </w:r>
          </w:p>
        </w:tc>
      </w:tr>
      <w:tr w:rsidR="007E566F" w:rsidRPr="000A2149" w14:paraId="55066537" w14:textId="00EEEFF7" w:rsidTr="000838C8">
        <w:tc>
          <w:tcPr>
            <w:tcW w:w="1391" w:type="dxa"/>
            <w:vMerge/>
          </w:tcPr>
          <w:p w14:paraId="0A7EE990" w14:textId="213C3CE2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</w:p>
        </w:tc>
        <w:tc>
          <w:tcPr>
            <w:tcW w:w="1484" w:type="dxa"/>
          </w:tcPr>
          <w:p w14:paraId="41D2F4CE" w14:textId="7E1E88FE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Probable</w:t>
            </w:r>
          </w:p>
        </w:tc>
        <w:tc>
          <w:tcPr>
            <w:tcW w:w="6596" w:type="dxa"/>
          </w:tcPr>
          <w:p w14:paraId="697884CF" w14:textId="7AD1FAE7" w:rsidR="007E566F" w:rsidRPr="000A2149" w:rsidRDefault="00FB2934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Probabilidad alta de ocurrencia.</w:t>
            </w:r>
          </w:p>
        </w:tc>
      </w:tr>
      <w:tr w:rsidR="007E566F" w:rsidRPr="00CA7508" w14:paraId="4334C615" w14:textId="0B719441" w:rsidTr="000838C8">
        <w:tc>
          <w:tcPr>
            <w:tcW w:w="1391" w:type="dxa"/>
            <w:vMerge/>
          </w:tcPr>
          <w:p w14:paraId="6A6EEB8B" w14:textId="5F242DA3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</w:p>
        </w:tc>
        <w:tc>
          <w:tcPr>
            <w:tcW w:w="1484" w:type="dxa"/>
          </w:tcPr>
          <w:p w14:paraId="3C4F246A" w14:textId="2F6A775B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Casi seguro</w:t>
            </w:r>
          </w:p>
        </w:tc>
        <w:tc>
          <w:tcPr>
            <w:tcW w:w="6596" w:type="dxa"/>
          </w:tcPr>
          <w:p w14:paraId="1F512DAC" w14:textId="5100AC1E" w:rsidR="007E566F" w:rsidRPr="000A2149" w:rsidRDefault="00FB2934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Probabilidad muy alta de ocurrencia.</w:t>
            </w:r>
          </w:p>
        </w:tc>
      </w:tr>
    </w:tbl>
    <w:p w14:paraId="3568F1BC" w14:textId="18B09F6E" w:rsidR="007C3B1B" w:rsidRPr="00C4678B" w:rsidRDefault="007C3B1B" w:rsidP="007C3B1B">
      <w:pPr>
        <w:numPr>
          <w:ilvl w:val="1"/>
          <w:numId w:val="1"/>
        </w:numPr>
        <w:rPr>
          <w:rFonts w:ascii="Arial Narrow" w:hAnsi="Arial Narrow"/>
          <w:b/>
          <w:bCs/>
          <w:iCs/>
          <w:lang w:val="es-PE"/>
        </w:rPr>
      </w:pPr>
      <w:r w:rsidRPr="00C4678B">
        <w:rPr>
          <w:rFonts w:ascii="Arial Narrow" w:hAnsi="Arial Narrow"/>
          <w:b/>
          <w:bCs/>
          <w:iCs/>
          <w:lang w:val="es-PE"/>
        </w:rPr>
        <w:t>Restricciones de Financieras y Presupuesto</w:t>
      </w:r>
      <w:bookmarkEnd w:id="13"/>
    </w:p>
    <w:tbl>
      <w:tblPr>
        <w:tblStyle w:val="TableStyle1"/>
        <w:tblW w:w="0" w:type="auto"/>
        <w:tblLayout w:type="fixed"/>
        <w:tblLook w:val="04A0" w:firstRow="1" w:lastRow="0" w:firstColumn="1" w:lastColumn="0" w:noHBand="0" w:noVBand="1"/>
      </w:tblPr>
      <w:tblGrid>
        <w:gridCol w:w="625"/>
        <w:gridCol w:w="2250"/>
        <w:gridCol w:w="1260"/>
        <w:gridCol w:w="1367"/>
        <w:gridCol w:w="3969"/>
      </w:tblGrid>
      <w:tr w:rsidR="007C3B1B" w:rsidRPr="00C4678B" w14:paraId="616A1E15" w14:textId="77777777" w:rsidTr="00D52D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25" w:type="dxa"/>
          </w:tcPr>
          <w:p w14:paraId="160E8294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ID</w:t>
            </w:r>
          </w:p>
        </w:tc>
        <w:tc>
          <w:tcPr>
            <w:tcW w:w="2250" w:type="dxa"/>
          </w:tcPr>
          <w:p w14:paraId="45B433F8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Restricción</w:t>
            </w:r>
          </w:p>
        </w:tc>
        <w:tc>
          <w:tcPr>
            <w:tcW w:w="1260" w:type="dxa"/>
          </w:tcPr>
          <w:p w14:paraId="2D3A8085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Severidad</w:t>
            </w:r>
          </w:p>
        </w:tc>
        <w:tc>
          <w:tcPr>
            <w:tcW w:w="1367" w:type="dxa"/>
          </w:tcPr>
          <w:p w14:paraId="38613679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Probabilidad</w:t>
            </w:r>
          </w:p>
        </w:tc>
        <w:tc>
          <w:tcPr>
            <w:tcW w:w="3969" w:type="dxa"/>
          </w:tcPr>
          <w:p w14:paraId="047396BA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Actividades de Mitigación</w:t>
            </w:r>
          </w:p>
        </w:tc>
      </w:tr>
      <w:tr w:rsidR="007C3B1B" w:rsidRPr="00CA7508" w14:paraId="7061ED29" w14:textId="77777777" w:rsidTr="00D52D1A">
        <w:tc>
          <w:tcPr>
            <w:tcW w:w="625" w:type="dxa"/>
          </w:tcPr>
          <w:p w14:paraId="3F10F487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C1</w:t>
            </w:r>
          </w:p>
        </w:tc>
        <w:tc>
          <w:tcPr>
            <w:tcW w:w="2250" w:type="dxa"/>
          </w:tcPr>
          <w:p w14:paraId="0881C446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Presupuesto del Proyecto</w:t>
            </w:r>
          </w:p>
        </w:tc>
        <w:tc>
          <w:tcPr>
            <w:tcW w:w="1260" w:type="dxa"/>
          </w:tcPr>
          <w:p w14:paraId="7553741D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Grave</w:t>
            </w:r>
          </w:p>
        </w:tc>
        <w:tc>
          <w:tcPr>
            <w:tcW w:w="1367" w:type="dxa"/>
          </w:tcPr>
          <w:p w14:paraId="1D9A6FB4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Probable</w:t>
            </w:r>
          </w:p>
        </w:tc>
        <w:tc>
          <w:tcPr>
            <w:tcW w:w="3969" w:type="dxa"/>
          </w:tcPr>
          <w:p w14:paraId="48BC06E9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 xml:space="preserve">Revisar políticas y procedimientos de compra del proyecto o de ambas </w:t>
            </w:r>
            <w:proofErr w:type="spellStart"/>
            <w:r w:rsidRPr="00C4678B">
              <w:rPr>
                <w:rFonts w:ascii="Arial Narrow" w:hAnsi="Arial Narrow"/>
                <w:lang w:val="es-PE"/>
              </w:rPr>
              <w:t>AFP’s</w:t>
            </w:r>
            <w:proofErr w:type="spellEnd"/>
            <w:r w:rsidRPr="00C4678B">
              <w:rPr>
                <w:rFonts w:ascii="Arial Narrow" w:hAnsi="Arial Narrow"/>
                <w:lang w:val="es-PE"/>
              </w:rPr>
              <w:t xml:space="preserve"> para que el presupuesto pueda ser utilizado con control.</w:t>
            </w:r>
          </w:p>
        </w:tc>
      </w:tr>
    </w:tbl>
    <w:p w14:paraId="77D439E6" w14:textId="77777777" w:rsidR="007C3B1B" w:rsidRPr="00C4678B" w:rsidRDefault="007C3B1B" w:rsidP="007C3B1B">
      <w:pPr>
        <w:numPr>
          <w:ilvl w:val="1"/>
          <w:numId w:val="1"/>
        </w:numPr>
        <w:rPr>
          <w:rFonts w:ascii="Arial Narrow" w:hAnsi="Arial Narrow"/>
          <w:b/>
          <w:bCs/>
          <w:iCs/>
          <w:lang w:val="es-PE"/>
        </w:rPr>
      </w:pPr>
      <w:bookmarkStart w:id="14" w:name="_Toc521090367"/>
      <w:r w:rsidRPr="00C4678B">
        <w:rPr>
          <w:rFonts w:ascii="Arial Narrow" w:hAnsi="Arial Narrow"/>
          <w:b/>
          <w:bCs/>
          <w:iCs/>
          <w:lang w:val="es-PE"/>
        </w:rPr>
        <w:t>Restricciones Externas y Negocio</w:t>
      </w:r>
      <w:bookmarkEnd w:id="14"/>
    </w:p>
    <w:tbl>
      <w:tblPr>
        <w:tblStyle w:val="TableStyle1"/>
        <w:tblW w:w="0" w:type="auto"/>
        <w:tblLayout w:type="fixed"/>
        <w:tblLook w:val="04A0" w:firstRow="1" w:lastRow="0" w:firstColumn="1" w:lastColumn="0" w:noHBand="0" w:noVBand="1"/>
      </w:tblPr>
      <w:tblGrid>
        <w:gridCol w:w="625"/>
        <w:gridCol w:w="2250"/>
        <w:gridCol w:w="1260"/>
        <w:gridCol w:w="1367"/>
        <w:gridCol w:w="3969"/>
      </w:tblGrid>
      <w:tr w:rsidR="007C3B1B" w:rsidRPr="00C4678B" w14:paraId="637B7A50" w14:textId="77777777" w:rsidTr="00D52D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25" w:type="dxa"/>
          </w:tcPr>
          <w:p w14:paraId="23BE1E13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ID</w:t>
            </w:r>
          </w:p>
        </w:tc>
        <w:tc>
          <w:tcPr>
            <w:tcW w:w="2250" w:type="dxa"/>
          </w:tcPr>
          <w:p w14:paraId="4F947992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Restricción</w:t>
            </w:r>
          </w:p>
        </w:tc>
        <w:tc>
          <w:tcPr>
            <w:tcW w:w="1260" w:type="dxa"/>
          </w:tcPr>
          <w:p w14:paraId="0E08B880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Severidad</w:t>
            </w:r>
          </w:p>
        </w:tc>
        <w:tc>
          <w:tcPr>
            <w:tcW w:w="1367" w:type="dxa"/>
          </w:tcPr>
          <w:p w14:paraId="7F9AAD89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Probabilidad</w:t>
            </w:r>
          </w:p>
        </w:tc>
        <w:tc>
          <w:tcPr>
            <w:tcW w:w="3969" w:type="dxa"/>
          </w:tcPr>
          <w:p w14:paraId="6C0052F5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Actividades de Mitigación</w:t>
            </w:r>
          </w:p>
        </w:tc>
      </w:tr>
      <w:tr w:rsidR="007C3B1B" w:rsidRPr="00CA7508" w14:paraId="13A134E2" w14:textId="77777777" w:rsidTr="00D52D1A">
        <w:tc>
          <w:tcPr>
            <w:tcW w:w="625" w:type="dxa"/>
          </w:tcPr>
          <w:p w14:paraId="13102BE7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C2</w:t>
            </w:r>
          </w:p>
        </w:tc>
        <w:tc>
          <w:tcPr>
            <w:tcW w:w="2250" w:type="dxa"/>
          </w:tcPr>
          <w:p w14:paraId="6E70F26A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Cambios deben ser realizados teniendo en cuenta la normativa y regulación de la SBS.</w:t>
            </w:r>
          </w:p>
        </w:tc>
        <w:tc>
          <w:tcPr>
            <w:tcW w:w="1260" w:type="dxa"/>
          </w:tcPr>
          <w:p w14:paraId="7E10C0DE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Crítico</w:t>
            </w:r>
          </w:p>
        </w:tc>
        <w:tc>
          <w:tcPr>
            <w:tcW w:w="1367" w:type="dxa"/>
          </w:tcPr>
          <w:p w14:paraId="63C4084C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Probable</w:t>
            </w:r>
          </w:p>
        </w:tc>
        <w:tc>
          <w:tcPr>
            <w:tcW w:w="3969" w:type="dxa"/>
          </w:tcPr>
          <w:p w14:paraId="727F2AFE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Revisar normativa y regulación para asegurar su cumplimiento.</w:t>
            </w:r>
          </w:p>
        </w:tc>
      </w:tr>
    </w:tbl>
    <w:p w14:paraId="2A767714" w14:textId="77777777" w:rsidR="007C3B1B" w:rsidRPr="00C4678B" w:rsidRDefault="007C3B1B" w:rsidP="007C3B1B">
      <w:pPr>
        <w:numPr>
          <w:ilvl w:val="1"/>
          <w:numId w:val="1"/>
        </w:numPr>
        <w:rPr>
          <w:rFonts w:ascii="Arial Narrow" w:hAnsi="Arial Narrow"/>
          <w:b/>
          <w:bCs/>
          <w:iCs/>
          <w:lang w:val="es-PE"/>
        </w:rPr>
      </w:pPr>
      <w:bookmarkStart w:id="15" w:name="_Toc521090368"/>
      <w:r w:rsidRPr="00C4678B">
        <w:rPr>
          <w:rFonts w:ascii="Arial Narrow" w:hAnsi="Arial Narrow"/>
          <w:b/>
          <w:bCs/>
          <w:iCs/>
          <w:lang w:val="es-PE"/>
        </w:rPr>
        <w:t>Otras Restricciones</w:t>
      </w:r>
      <w:bookmarkEnd w:id="15"/>
    </w:p>
    <w:tbl>
      <w:tblPr>
        <w:tblStyle w:val="TableStyle1"/>
        <w:tblW w:w="0" w:type="auto"/>
        <w:tblLayout w:type="fixed"/>
        <w:tblLook w:val="04A0" w:firstRow="1" w:lastRow="0" w:firstColumn="1" w:lastColumn="0" w:noHBand="0" w:noVBand="1"/>
      </w:tblPr>
      <w:tblGrid>
        <w:gridCol w:w="625"/>
        <w:gridCol w:w="2250"/>
        <w:gridCol w:w="1260"/>
        <w:gridCol w:w="1367"/>
        <w:gridCol w:w="3969"/>
      </w:tblGrid>
      <w:tr w:rsidR="007C3B1B" w:rsidRPr="00C4678B" w14:paraId="346FC6CA" w14:textId="77777777" w:rsidTr="00D52D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25" w:type="dxa"/>
          </w:tcPr>
          <w:p w14:paraId="1DC2FDDA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ID</w:t>
            </w:r>
          </w:p>
        </w:tc>
        <w:tc>
          <w:tcPr>
            <w:tcW w:w="2250" w:type="dxa"/>
          </w:tcPr>
          <w:p w14:paraId="5C9167E4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Restricción</w:t>
            </w:r>
          </w:p>
        </w:tc>
        <w:tc>
          <w:tcPr>
            <w:tcW w:w="1260" w:type="dxa"/>
          </w:tcPr>
          <w:p w14:paraId="514B6B8C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Severidad</w:t>
            </w:r>
          </w:p>
        </w:tc>
        <w:tc>
          <w:tcPr>
            <w:tcW w:w="1367" w:type="dxa"/>
          </w:tcPr>
          <w:p w14:paraId="5569ABE8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Probabilidad</w:t>
            </w:r>
          </w:p>
        </w:tc>
        <w:tc>
          <w:tcPr>
            <w:tcW w:w="3969" w:type="dxa"/>
          </w:tcPr>
          <w:p w14:paraId="51F4B926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Actividades de Mitigación</w:t>
            </w:r>
          </w:p>
        </w:tc>
      </w:tr>
      <w:tr w:rsidR="007C3B1B" w:rsidRPr="00CA7508" w14:paraId="15A17507" w14:textId="77777777" w:rsidTr="00D52D1A">
        <w:tc>
          <w:tcPr>
            <w:tcW w:w="625" w:type="dxa"/>
          </w:tcPr>
          <w:p w14:paraId="3F2A0102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C3</w:t>
            </w:r>
          </w:p>
        </w:tc>
        <w:tc>
          <w:tcPr>
            <w:tcW w:w="2250" w:type="dxa"/>
          </w:tcPr>
          <w:p w14:paraId="49758A75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Estándares de seguridad y protección de datos</w:t>
            </w:r>
          </w:p>
        </w:tc>
        <w:tc>
          <w:tcPr>
            <w:tcW w:w="1260" w:type="dxa"/>
          </w:tcPr>
          <w:p w14:paraId="3D4D9773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Crítico</w:t>
            </w:r>
          </w:p>
        </w:tc>
        <w:tc>
          <w:tcPr>
            <w:tcW w:w="1367" w:type="dxa"/>
          </w:tcPr>
          <w:p w14:paraId="64B7F4A9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Probable</w:t>
            </w:r>
          </w:p>
        </w:tc>
        <w:tc>
          <w:tcPr>
            <w:tcW w:w="3969" w:type="dxa"/>
          </w:tcPr>
          <w:p w14:paraId="0031E817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Tomar en cuenta Ley de Protección de Datos Personales, Circular G-140-2009, Circular G-193-2017</w:t>
            </w:r>
          </w:p>
        </w:tc>
      </w:tr>
    </w:tbl>
    <w:p w14:paraId="7AB1F769" w14:textId="589958B4" w:rsidR="00CF2DF0" w:rsidRPr="00C4678B" w:rsidRDefault="005D01AC" w:rsidP="00CF2DF0">
      <w:pPr>
        <w:pStyle w:val="Heading1"/>
        <w:rPr>
          <w:rFonts w:ascii="Arial Narrow" w:hAnsi="Arial Narrow"/>
          <w:lang w:val="es-PE"/>
        </w:rPr>
      </w:pPr>
      <w:bookmarkStart w:id="16" w:name="_Toc522127018"/>
      <w:r w:rsidRPr="00C4678B">
        <w:rPr>
          <w:rFonts w:ascii="Arial Narrow" w:hAnsi="Arial Narrow"/>
          <w:lang w:val="es-PE"/>
        </w:rPr>
        <w:lastRenderedPageBreak/>
        <w:t>Cumplimiento</w:t>
      </w:r>
      <w:bookmarkEnd w:id="16"/>
    </w:p>
    <w:p w14:paraId="53DDDE55" w14:textId="6427C4F1" w:rsidR="005D01AC" w:rsidRDefault="005D01AC" w:rsidP="006914D8">
      <w:p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 xml:space="preserve">Esta sección muestra los principios </w:t>
      </w:r>
      <w:r w:rsidR="00D71292" w:rsidRPr="00C4678B">
        <w:rPr>
          <w:rFonts w:ascii="Arial Narrow" w:hAnsi="Arial Narrow"/>
          <w:lang w:val="es-PE"/>
        </w:rPr>
        <w:t xml:space="preserve">a los que se adhiere la Arquitectura Empresarial, así como las políticas y otros estándares que </w:t>
      </w:r>
      <w:r w:rsidR="00552E12" w:rsidRPr="00C4678B">
        <w:rPr>
          <w:rFonts w:ascii="Arial Narrow" w:hAnsi="Arial Narrow"/>
          <w:lang w:val="es-PE"/>
        </w:rPr>
        <w:t xml:space="preserve">ésta </w:t>
      </w:r>
      <w:r w:rsidR="00D71292" w:rsidRPr="00C4678B">
        <w:rPr>
          <w:rFonts w:ascii="Arial Narrow" w:hAnsi="Arial Narrow"/>
          <w:lang w:val="es-PE"/>
        </w:rPr>
        <w:t>debe seguir.</w:t>
      </w:r>
    </w:p>
    <w:p w14:paraId="747AE4D9" w14:textId="03EA5608" w:rsidR="004F0431" w:rsidRPr="00C4678B" w:rsidRDefault="00F844DA" w:rsidP="00CF2DF0">
      <w:pPr>
        <w:pStyle w:val="Heading2"/>
        <w:rPr>
          <w:rFonts w:ascii="Arial Narrow" w:hAnsi="Arial Narrow"/>
          <w:lang w:val="es-PE"/>
        </w:rPr>
      </w:pPr>
      <w:bookmarkStart w:id="17" w:name="_Toc520802766"/>
      <w:bookmarkStart w:id="18" w:name="_Toc522127019"/>
      <w:r w:rsidRPr="00C4678B">
        <w:rPr>
          <w:rFonts w:ascii="Arial Narrow" w:hAnsi="Arial Narrow"/>
          <w:lang w:val="es-PE"/>
        </w:rPr>
        <w:t>Principios Estratégicos</w:t>
      </w:r>
      <w:bookmarkEnd w:id="17"/>
      <w:bookmarkEnd w:id="18"/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2"/>
        <w:gridCol w:w="7788"/>
      </w:tblGrid>
      <w:tr w:rsidR="00537FCD" w:rsidRPr="00CA7508" w14:paraId="1E31A169" w14:textId="77777777" w:rsidTr="001D28BF">
        <w:trPr>
          <w:cantSplit/>
        </w:trPr>
        <w:tc>
          <w:tcPr>
            <w:tcW w:w="1572" w:type="dxa"/>
            <w:shd w:val="clear" w:color="auto" w:fill="E0E0E0"/>
          </w:tcPr>
          <w:p w14:paraId="6A747755" w14:textId="77777777" w:rsidR="00537FCD" w:rsidRPr="00C4678B" w:rsidRDefault="00537FCD" w:rsidP="001D28BF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C4678B">
              <w:rPr>
                <w:rFonts w:ascii="Arial Narrow" w:hAnsi="Arial Narrow"/>
                <w:b/>
                <w:lang w:val="es-PE"/>
              </w:rPr>
              <w:t>Nombre</w:t>
            </w:r>
          </w:p>
        </w:tc>
        <w:tc>
          <w:tcPr>
            <w:tcW w:w="7788" w:type="dxa"/>
            <w:shd w:val="clear" w:color="auto" w:fill="E0E0E0"/>
          </w:tcPr>
          <w:p w14:paraId="1112ED98" w14:textId="77777777" w:rsidR="00537FCD" w:rsidRPr="00C4678B" w:rsidRDefault="00537FCD" w:rsidP="001D28BF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C4678B">
              <w:rPr>
                <w:rFonts w:ascii="Arial Narrow" w:hAnsi="Arial Narrow"/>
                <w:b/>
                <w:lang w:val="es-PE"/>
              </w:rPr>
              <w:t>La arquitectura KADABRA debe soportar un esquema de multiempresa.</w:t>
            </w:r>
          </w:p>
        </w:tc>
      </w:tr>
      <w:tr w:rsidR="00537FCD" w:rsidRPr="00C4678B" w14:paraId="17CB8330" w14:textId="77777777" w:rsidTr="001D28BF">
        <w:trPr>
          <w:cantSplit/>
        </w:trPr>
        <w:tc>
          <w:tcPr>
            <w:tcW w:w="1572" w:type="dxa"/>
            <w:shd w:val="clear" w:color="auto" w:fill="E0E0E0"/>
          </w:tcPr>
          <w:p w14:paraId="7109EDAB" w14:textId="77777777" w:rsidR="00537FCD" w:rsidRPr="00C4678B" w:rsidRDefault="00537FCD" w:rsidP="001D28BF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C4678B">
              <w:rPr>
                <w:rFonts w:ascii="Arial Narrow" w:hAnsi="Arial Narrow"/>
                <w:b/>
                <w:lang w:val="es-PE"/>
              </w:rPr>
              <w:t>Código</w:t>
            </w:r>
          </w:p>
        </w:tc>
        <w:tc>
          <w:tcPr>
            <w:tcW w:w="7788" w:type="dxa"/>
          </w:tcPr>
          <w:p w14:paraId="24EF9FA0" w14:textId="77777777" w:rsidR="00537FCD" w:rsidRPr="00C4678B" w:rsidRDefault="00537FCD" w:rsidP="001D28BF">
            <w:pPr>
              <w:pStyle w:val="TableText"/>
              <w:keepNext/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PAS01</w:t>
            </w:r>
          </w:p>
        </w:tc>
      </w:tr>
      <w:tr w:rsidR="00537FCD" w:rsidRPr="00CA7508" w14:paraId="75FA70F7" w14:textId="77777777" w:rsidTr="001D28BF">
        <w:trPr>
          <w:cantSplit/>
        </w:trPr>
        <w:tc>
          <w:tcPr>
            <w:tcW w:w="1572" w:type="dxa"/>
            <w:shd w:val="clear" w:color="auto" w:fill="E0E0E0"/>
          </w:tcPr>
          <w:p w14:paraId="7574758B" w14:textId="77777777" w:rsidR="00537FCD" w:rsidRPr="00C4678B" w:rsidRDefault="00537FCD" w:rsidP="001D28BF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C4678B">
              <w:rPr>
                <w:rFonts w:ascii="Arial Narrow" w:hAnsi="Arial Narrow"/>
                <w:b/>
                <w:lang w:val="es-PE"/>
              </w:rPr>
              <w:t>Declaración</w:t>
            </w:r>
          </w:p>
        </w:tc>
        <w:tc>
          <w:tcPr>
            <w:tcW w:w="7788" w:type="dxa"/>
          </w:tcPr>
          <w:p w14:paraId="0FCE3CAD" w14:textId="77777777" w:rsidR="00537FCD" w:rsidRPr="00C4678B" w:rsidRDefault="00537FCD" w:rsidP="001D28BF">
            <w:pPr>
              <w:pStyle w:val="TableText"/>
              <w:keepNext/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 xml:space="preserve">La arquitectura KADABRA debe soportar un esquema de asociación entre varias </w:t>
            </w:r>
            <w:proofErr w:type="spellStart"/>
            <w:r w:rsidRPr="00C4678B">
              <w:rPr>
                <w:rFonts w:ascii="Arial Narrow" w:hAnsi="Arial Narrow"/>
                <w:lang w:val="es-PE"/>
              </w:rPr>
              <w:t>AFP’s</w:t>
            </w:r>
            <w:proofErr w:type="spellEnd"/>
            <w:r w:rsidRPr="00C4678B">
              <w:rPr>
                <w:rFonts w:ascii="Arial Narrow" w:hAnsi="Arial Narrow"/>
                <w:lang w:val="es-PE"/>
              </w:rPr>
              <w:t>.</w:t>
            </w:r>
          </w:p>
        </w:tc>
      </w:tr>
      <w:tr w:rsidR="00537FCD" w:rsidRPr="00CA7508" w14:paraId="41969DCB" w14:textId="77777777" w:rsidTr="001D28BF">
        <w:trPr>
          <w:cantSplit/>
        </w:trPr>
        <w:tc>
          <w:tcPr>
            <w:tcW w:w="1572" w:type="dxa"/>
            <w:shd w:val="clear" w:color="auto" w:fill="E0E0E0"/>
          </w:tcPr>
          <w:p w14:paraId="23CCB5CF" w14:textId="77777777" w:rsidR="00537FCD" w:rsidRPr="00C4678B" w:rsidRDefault="00537FCD" w:rsidP="001D28BF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C4678B">
              <w:rPr>
                <w:rFonts w:ascii="Arial Narrow" w:hAnsi="Arial Narrow"/>
                <w:b/>
                <w:lang w:val="es-PE"/>
              </w:rPr>
              <w:t>Justificación</w:t>
            </w:r>
          </w:p>
        </w:tc>
        <w:tc>
          <w:tcPr>
            <w:tcW w:w="7788" w:type="dxa"/>
          </w:tcPr>
          <w:p w14:paraId="7F678642" w14:textId="77777777" w:rsidR="00537FCD" w:rsidRPr="00C4678B" w:rsidRDefault="00537FCD" w:rsidP="001D28BF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 xml:space="preserve">Este principio está asociado a la estrategia de negocio definida por KADABRA que deja abierta la posibilidad de incluir a otras </w:t>
            </w:r>
            <w:proofErr w:type="spellStart"/>
            <w:r w:rsidRPr="00C4678B">
              <w:rPr>
                <w:rFonts w:ascii="Arial Narrow" w:hAnsi="Arial Narrow"/>
                <w:lang w:val="es-PE"/>
              </w:rPr>
              <w:t>AFP’s</w:t>
            </w:r>
            <w:proofErr w:type="spellEnd"/>
            <w:r w:rsidRPr="00C4678B">
              <w:rPr>
                <w:rFonts w:ascii="Arial Narrow" w:hAnsi="Arial Narrow"/>
                <w:lang w:val="es-PE"/>
              </w:rPr>
              <w:t>.</w:t>
            </w:r>
          </w:p>
        </w:tc>
      </w:tr>
      <w:tr w:rsidR="00537FCD" w:rsidRPr="00CA7508" w14:paraId="158B42D4" w14:textId="77777777" w:rsidTr="001D28BF">
        <w:trPr>
          <w:cantSplit/>
        </w:trPr>
        <w:tc>
          <w:tcPr>
            <w:tcW w:w="1572" w:type="dxa"/>
            <w:shd w:val="clear" w:color="auto" w:fill="E0E0E0"/>
          </w:tcPr>
          <w:p w14:paraId="4A304C7D" w14:textId="77777777" w:rsidR="00537FCD" w:rsidRPr="00C4678B" w:rsidRDefault="00537FCD" w:rsidP="001D28BF">
            <w:pPr>
              <w:pStyle w:val="TableText"/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Implicancias</w:t>
            </w:r>
          </w:p>
        </w:tc>
        <w:tc>
          <w:tcPr>
            <w:tcW w:w="7788" w:type="dxa"/>
          </w:tcPr>
          <w:p w14:paraId="39F325C9" w14:textId="77777777" w:rsidR="00537FCD" w:rsidRPr="00C4678B" w:rsidRDefault="00537FCD" w:rsidP="001D28BF">
            <w:pPr>
              <w:pStyle w:val="TableText"/>
              <w:jc w:val="both"/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Implementar una arquitectura que soporte Multiempresa.</w:t>
            </w:r>
          </w:p>
          <w:p w14:paraId="3FFD69B6" w14:textId="77777777" w:rsidR="00537FCD" w:rsidRPr="00C4678B" w:rsidRDefault="00537FCD" w:rsidP="001D28BF">
            <w:pPr>
              <w:pStyle w:val="TableText"/>
              <w:jc w:val="both"/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Asegurar una arquitectura que permita el desarrollo, mantenimiento y operación común del Core de Pensiones de KADABRA</w:t>
            </w:r>
          </w:p>
          <w:p w14:paraId="77CD2ED9" w14:textId="77777777" w:rsidR="00537FCD" w:rsidRPr="00C4678B" w:rsidRDefault="00537FCD" w:rsidP="001D28BF">
            <w:pPr>
              <w:pStyle w:val="TableText"/>
              <w:jc w:val="both"/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Alinear las definiciones propias de cada empresa con las definidas para KADABRA.</w:t>
            </w:r>
          </w:p>
        </w:tc>
      </w:tr>
    </w:tbl>
    <w:p w14:paraId="7A642E92" w14:textId="5FA5F9D7" w:rsidR="006C4476" w:rsidRDefault="006C4476" w:rsidP="00CF2DF0">
      <w:pPr>
        <w:pStyle w:val="Heading2"/>
        <w:rPr>
          <w:rFonts w:ascii="Arial Narrow" w:hAnsi="Arial Narrow"/>
          <w:lang w:val="es-PE"/>
        </w:rPr>
      </w:pPr>
      <w:bookmarkStart w:id="19" w:name="_Toc522127020"/>
      <w:r>
        <w:rPr>
          <w:rFonts w:ascii="Arial Narrow" w:hAnsi="Arial Narrow"/>
          <w:lang w:val="es-PE"/>
        </w:rPr>
        <w:t>Principios de Negocio</w:t>
      </w:r>
      <w:bookmarkEnd w:id="19"/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85"/>
        <w:gridCol w:w="7775"/>
      </w:tblGrid>
      <w:tr w:rsidR="000656E7" w:rsidRPr="007866C1" w14:paraId="13216AC7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2487829D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Nombre</w:t>
            </w:r>
          </w:p>
        </w:tc>
        <w:tc>
          <w:tcPr>
            <w:tcW w:w="7775" w:type="dxa"/>
            <w:shd w:val="clear" w:color="auto" w:fill="E0E0E0"/>
          </w:tcPr>
          <w:p w14:paraId="7DAA8E48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Continuidad del negocio</w:t>
            </w:r>
          </w:p>
        </w:tc>
      </w:tr>
      <w:tr w:rsidR="000656E7" w:rsidRPr="007866C1" w14:paraId="2BEC5D5D" w14:textId="77777777" w:rsidTr="00E11EB2">
        <w:trPr>
          <w:cantSplit/>
          <w:trHeight w:val="263"/>
        </w:trPr>
        <w:tc>
          <w:tcPr>
            <w:tcW w:w="1585" w:type="dxa"/>
            <w:shd w:val="clear" w:color="auto" w:fill="E0E0E0"/>
          </w:tcPr>
          <w:p w14:paraId="040A0945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Código</w:t>
            </w:r>
          </w:p>
        </w:tc>
        <w:tc>
          <w:tcPr>
            <w:tcW w:w="7775" w:type="dxa"/>
          </w:tcPr>
          <w:p w14:paraId="10125FA8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PAN0</w:t>
            </w:r>
            <w:r>
              <w:rPr>
                <w:rFonts w:ascii="Arial Narrow" w:hAnsi="Arial Narrow"/>
                <w:bCs/>
                <w:sz w:val="20"/>
                <w:szCs w:val="20"/>
                <w:lang w:val="es-PE"/>
              </w:rPr>
              <w:t>1</w:t>
            </w:r>
          </w:p>
        </w:tc>
      </w:tr>
      <w:tr w:rsidR="000656E7" w:rsidRPr="00CA7508" w14:paraId="6D3D0C83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25C68E81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Declaración</w:t>
            </w:r>
          </w:p>
        </w:tc>
        <w:tc>
          <w:tcPr>
            <w:tcW w:w="7775" w:type="dxa"/>
          </w:tcPr>
          <w:p w14:paraId="4D55BCE9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Las operaciones de KADABRA se mant</w:t>
            </w:r>
            <w:r>
              <w:rPr>
                <w:rFonts w:ascii="Arial Narrow" w:hAnsi="Arial Narrow"/>
                <w:bCs/>
                <w:sz w:val="20"/>
                <w:szCs w:val="20"/>
                <w:lang w:val="es-PE"/>
              </w:rPr>
              <w:t>ienen</w:t>
            </w: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 xml:space="preserve"> a pesar de las interrupciones del sistema.</w:t>
            </w:r>
          </w:p>
        </w:tc>
      </w:tr>
      <w:tr w:rsidR="000656E7" w:rsidRPr="00CA7508" w14:paraId="64A9B325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5A15DD92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Justificación</w:t>
            </w:r>
          </w:p>
        </w:tc>
        <w:tc>
          <w:tcPr>
            <w:tcW w:w="7775" w:type="dxa"/>
          </w:tcPr>
          <w:p w14:paraId="13E21E1B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KADABRA debe contar con la capacidad de continuar la operativa, independientemente de los eventos externos</w:t>
            </w:r>
            <w:r>
              <w:rPr>
                <w:rFonts w:ascii="Arial Narrow" w:hAnsi="Arial Narrow"/>
                <w:bCs/>
                <w:sz w:val="20"/>
                <w:szCs w:val="20"/>
                <w:lang w:val="es-PE"/>
              </w:rPr>
              <w:t xml:space="preserve"> (desde caídas de sistema hasta todo tipo de desastres).</w:t>
            </w:r>
          </w:p>
        </w:tc>
      </w:tr>
      <w:tr w:rsidR="000656E7" w:rsidRPr="00CA7508" w14:paraId="539B58F3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5D4A7B44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sz w:val="20"/>
                <w:szCs w:val="20"/>
                <w:lang w:val="es-PE"/>
              </w:rPr>
              <w:t>Implicancias</w:t>
            </w:r>
          </w:p>
        </w:tc>
        <w:tc>
          <w:tcPr>
            <w:tcW w:w="7775" w:type="dxa"/>
          </w:tcPr>
          <w:p w14:paraId="0D67BDF7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Evaluar la criticidad e impacto de las aplicaciones a fin de determinar qué nivel de continuidad se requiere y qué plan de recuperación es necesario.</w:t>
            </w:r>
          </w:p>
          <w:p w14:paraId="5FEF7389" w14:textId="77777777" w:rsidR="000656E7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Implementar revisiones periódicas, pruebas de vulnerabilidad y exposición o</w:t>
            </w:r>
            <w:r>
              <w:rPr>
                <w:rFonts w:ascii="Arial Narrow" w:hAnsi="Arial Narrow"/>
                <w:bCs/>
                <w:sz w:val="20"/>
                <w:szCs w:val="20"/>
                <w:lang w:val="es-PE"/>
              </w:rPr>
              <w:t>,</w:t>
            </w: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 xml:space="preserve"> el diseño de servicios de misión crítica para garantizar la continuidad del funcionamiento del negocio, a través de capacidades redundantes o alternativas.</w:t>
            </w:r>
          </w:p>
          <w:p w14:paraId="00304190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>
              <w:rPr>
                <w:rFonts w:ascii="Arial Narrow" w:hAnsi="Arial Narrow"/>
                <w:bCs/>
                <w:sz w:val="20"/>
                <w:szCs w:val="20"/>
                <w:lang w:val="es-PE"/>
              </w:rPr>
              <w:t>Implementar procesos de continuidad de negocio.</w:t>
            </w:r>
          </w:p>
          <w:p w14:paraId="564FEF47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Asegurar la ejecución de los procesos, incluyendo la gestión de riesgos en situaciones en donde se vea afectada la operación de KADABRA.</w:t>
            </w:r>
          </w:p>
        </w:tc>
      </w:tr>
    </w:tbl>
    <w:p w14:paraId="79EC50FB" w14:textId="77777777" w:rsidR="008A4558" w:rsidRPr="007866C1" w:rsidRDefault="008A4558" w:rsidP="000656E7">
      <w:pPr>
        <w:rPr>
          <w:rFonts w:ascii="Arial Narrow" w:hAnsi="Arial Narrow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85"/>
        <w:gridCol w:w="7775"/>
      </w:tblGrid>
      <w:tr w:rsidR="000656E7" w:rsidRPr="007866C1" w14:paraId="4DCBD9D8" w14:textId="77777777" w:rsidTr="00E11EB2">
        <w:trPr>
          <w:cantSplit/>
          <w:trHeight w:val="136"/>
        </w:trPr>
        <w:tc>
          <w:tcPr>
            <w:tcW w:w="1585" w:type="dxa"/>
            <w:shd w:val="clear" w:color="auto" w:fill="E0E0E0"/>
          </w:tcPr>
          <w:p w14:paraId="4ADC471A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Nombre</w:t>
            </w:r>
          </w:p>
        </w:tc>
        <w:tc>
          <w:tcPr>
            <w:tcW w:w="7775" w:type="dxa"/>
            <w:shd w:val="clear" w:color="auto" w:fill="E0E0E0"/>
          </w:tcPr>
          <w:p w14:paraId="7FA09046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Orientación a servicios</w:t>
            </w:r>
          </w:p>
        </w:tc>
      </w:tr>
      <w:tr w:rsidR="000656E7" w:rsidRPr="007866C1" w14:paraId="1E78B499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20711C98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Código</w:t>
            </w:r>
          </w:p>
        </w:tc>
        <w:tc>
          <w:tcPr>
            <w:tcW w:w="7775" w:type="dxa"/>
          </w:tcPr>
          <w:p w14:paraId="2E62C6FD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PAN0</w:t>
            </w:r>
            <w:r>
              <w:rPr>
                <w:rFonts w:ascii="Arial Narrow" w:hAnsi="Arial Narrow"/>
                <w:bCs/>
                <w:sz w:val="20"/>
                <w:szCs w:val="20"/>
                <w:lang w:val="es-PE"/>
              </w:rPr>
              <w:t>2</w:t>
            </w:r>
          </w:p>
        </w:tc>
      </w:tr>
      <w:tr w:rsidR="000656E7" w:rsidRPr="00CA7508" w14:paraId="37FA9C0E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17B51F83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Declaración</w:t>
            </w:r>
          </w:p>
        </w:tc>
        <w:tc>
          <w:tcPr>
            <w:tcW w:w="7775" w:type="dxa"/>
          </w:tcPr>
          <w:p w14:paraId="1A869479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La arquitectura KADABRA se basa en un diseño orientado a servicios que refleje las actividades de los procesos de negocio.</w:t>
            </w:r>
          </w:p>
        </w:tc>
      </w:tr>
      <w:tr w:rsidR="000656E7" w:rsidRPr="00CA7508" w14:paraId="53DCE9DD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2441A479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Justificación</w:t>
            </w:r>
          </w:p>
        </w:tc>
        <w:tc>
          <w:tcPr>
            <w:tcW w:w="7775" w:type="dxa"/>
          </w:tcPr>
          <w:p w14:paraId="054F7234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La orientación de servicio ofrece agilidad y asegura el flujo de información entre procesos.</w:t>
            </w:r>
          </w:p>
        </w:tc>
      </w:tr>
      <w:tr w:rsidR="000656E7" w:rsidRPr="00CA7508" w14:paraId="3E77797E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5D04AD3B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sz w:val="20"/>
                <w:szCs w:val="20"/>
                <w:lang w:val="es-PE"/>
              </w:rPr>
              <w:t>Implicancias</w:t>
            </w:r>
          </w:p>
        </w:tc>
        <w:tc>
          <w:tcPr>
            <w:tcW w:w="7775" w:type="dxa"/>
          </w:tcPr>
          <w:p w14:paraId="1776AA7F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Implementar un gobierno que permita catalogar los servicios y medir impacto de los cambios a realizar en los mismos.</w:t>
            </w:r>
          </w:p>
        </w:tc>
      </w:tr>
    </w:tbl>
    <w:p w14:paraId="087CA8D3" w14:textId="77777777" w:rsidR="000656E7" w:rsidRPr="007866C1" w:rsidRDefault="000656E7" w:rsidP="000656E7">
      <w:pPr>
        <w:rPr>
          <w:rFonts w:ascii="Arial Narrow" w:hAnsi="Arial Narrow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2"/>
        <w:gridCol w:w="7788"/>
      </w:tblGrid>
      <w:tr w:rsidR="000656E7" w:rsidRPr="007866C1" w14:paraId="00FDC195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31655628" w14:textId="77777777" w:rsidR="000656E7" w:rsidRPr="007866C1" w:rsidRDefault="000656E7" w:rsidP="00E11EB2">
            <w:pPr>
              <w:pStyle w:val="TableText"/>
              <w:keepNext/>
              <w:rPr>
                <w:rFonts w:ascii="Arial Narrow" w:hAnsi="Arial Narrow"/>
                <w:b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szCs w:val="20"/>
                <w:lang w:val="es-PE"/>
              </w:rPr>
              <w:lastRenderedPageBreak/>
              <w:t>Nombre</w:t>
            </w:r>
          </w:p>
        </w:tc>
        <w:tc>
          <w:tcPr>
            <w:tcW w:w="7788" w:type="dxa"/>
            <w:shd w:val="clear" w:color="auto" w:fill="E0E0E0"/>
          </w:tcPr>
          <w:p w14:paraId="17A71C84" w14:textId="77777777" w:rsidR="000656E7" w:rsidRPr="007866C1" w:rsidRDefault="000656E7" w:rsidP="00E11EB2">
            <w:pPr>
              <w:pStyle w:val="TableText"/>
              <w:keepNext/>
              <w:rPr>
                <w:rFonts w:ascii="Arial Narrow" w:hAnsi="Arial Narrow"/>
                <w:b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szCs w:val="20"/>
                <w:lang w:val="es-PE"/>
              </w:rPr>
              <w:t>Responsabilidad de TI</w:t>
            </w:r>
          </w:p>
        </w:tc>
      </w:tr>
      <w:tr w:rsidR="000656E7" w:rsidRPr="007866C1" w14:paraId="2CA2D304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21F82B80" w14:textId="77777777" w:rsidR="000656E7" w:rsidRPr="007866C1" w:rsidRDefault="000656E7" w:rsidP="00E11EB2">
            <w:pPr>
              <w:pStyle w:val="TableText"/>
              <w:keepNext/>
              <w:rPr>
                <w:rFonts w:ascii="Arial Narrow" w:hAnsi="Arial Narrow"/>
                <w:b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szCs w:val="20"/>
                <w:lang w:val="es-PE"/>
              </w:rPr>
              <w:t>Código</w:t>
            </w:r>
          </w:p>
        </w:tc>
        <w:tc>
          <w:tcPr>
            <w:tcW w:w="7788" w:type="dxa"/>
          </w:tcPr>
          <w:p w14:paraId="48A99415" w14:textId="77777777" w:rsidR="000656E7" w:rsidRPr="007866C1" w:rsidRDefault="000656E7" w:rsidP="00E11EB2">
            <w:pPr>
              <w:pStyle w:val="TableText"/>
              <w:keepNext/>
              <w:rPr>
                <w:rFonts w:ascii="Arial Narrow" w:hAnsi="Arial Narrow"/>
                <w:szCs w:val="20"/>
                <w:lang w:val="es-PE"/>
              </w:rPr>
            </w:pPr>
            <w:r w:rsidRPr="007866C1">
              <w:rPr>
                <w:rFonts w:ascii="Arial Narrow" w:hAnsi="Arial Narrow"/>
                <w:szCs w:val="20"/>
                <w:lang w:val="es-PE"/>
              </w:rPr>
              <w:t>PAN0</w:t>
            </w:r>
            <w:r>
              <w:rPr>
                <w:rFonts w:ascii="Arial Narrow" w:hAnsi="Arial Narrow"/>
                <w:szCs w:val="20"/>
                <w:lang w:val="es-PE"/>
              </w:rPr>
              <w:t>3</w:t>
            </w:r>
          </w:p>
        </w:tc>
      </w:tr>
      <w:tr w:rsidR="000656E7" w:rsidRPr="00CA7508" w14:paraId="3D77040A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7D861977" w14:textId="77777777" w:rsidR="000656E7" w:rsidRPr="007866C1" w:rsidRDefault="000656E7" w:rsidP="00E11EB2">
            <w:pPr>
              <w:pStyle w:val="TableText"/>
              <w:keepNext/>
              <w:rPr>
                <w:rFonts w:ascii="Arial Narrow" w:hAnsi="Arial Narrow"/>
                <w:b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szCs w:val="20"/>
                <w:lang w:val="es-PE"/>
              </w:rPr>
              <w:t>Declaración</w:t>
            </w:r>
          </w:p>
        </w:tc>
        <w:tc>
          <w:tcPr>
            <w:tcW w:w="7788" w:type="dxa"/>
          </w:tcPr>
          <w:p w14:paraId="1C8BE258" w14:textId="77777777" w:rsidR="000656E7" w:rsidRPr="007866C1" w:rsidRDefault="000656E7" w:rsidP="00E11EB2">
            <w:pPr>
              <w:pStyle w:val="TableText"/>
              <w:keepNext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7866C1">
              <w:rPr>
                <w:rFonts w:ascii="Arial Narrow" w:hAnsi="Arial Narrow"/>
                <w:szCs w:val="20"/>
                <w:lang w:val="es-PE"/>
              </w:rPr>
              <w:t xml:space="preserve">El área de TI </w:t>
            </w:r>
            <w:r>
              <w:rPr>
                <w:rFonts w:ascii="Arial Narrow" w:hAnsi="Arial Narrow"/>
                <w:szCs w:val="20"/>
                <w:lang w:val="es-PE"/>
              </w:rPr>
              <w:t>es</w:t>
            </w:r>
            <w:r w:rsidRPr="007866C1">
              <w:rPr>
                <w:rFonts w:ascii="Arial Narrow" w:hAnsi="Arial Narrow"/>
                <w:szCs w:val="20"/>
                <w:lang w:val="es-PE"/>
              </w:rPr>
              <w:t xml:space="preserve"> responsable de implementar procesos e infraestructura que permitan que las soluciones construidas cumplan con los requerimientos definidos por el usuario en términos de funcionalidad, niveles de servicio, costo y tiempo de entrega.</w:t>
            </w:r>
          </w:p>
        </w:tc>
      </w:tr>
      <w:tr w:rsidR="000656E7" w:rsidRPr="00CA7508" w14:paraId="5EB2D0AB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19E2C4B5" w14:textId="77777777" w:rsidR="000656E7" w:rsidRPr="007866C1" w:rsidRDefault="000656E7" w:rsidP="00E11EB2">
            <w:pPr>
              <w:pStyle w:val="TableText"/>
              <w:keepNext/>
              <w:rPr>
                <w:rFonts w:ascii="Arial Narrow" w:hAnsi="Arial Narrow"/>
                <w:b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szCs w:val="20"/>
                <w:lang w:val="es-PE"/>
              </w:rPr>
              <w:t>Justificación</w:t>
            </w:r>
          </w:p>
        </w:tc>
        <w:tc>
          <w:tcPr>
            <w:tcW w:w="7788" w:type="dxa"/>
          </w:tcPr>
          <w:p w14:paraId="2BA11BC3" w14:textId="77777777" w:rsidR="000656E7" w:rsidRPr="007866C1" w:rsidRDefault="000656E7" w:rsidP="00E11EB2">
            <w:pPr>
              <w:pStyle w:val="TableText"/>
              <w:keepNext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7866C1">
              <w:rPr>
                <w:rFonts w:ascii="Arial Narrow" w:hAnsi="Arial Narrow"/>
                <w:szCs w:val="20"/>
                <w:lang w:val="es-PE"/>
              </w:rPr>
              <w:t>La definición de estos procesos permitirá cumplir con las expectativas del negocio y con las capacidades que se implementarán para KADABRA.</w:t>
            </w:r>
          </w:p>
        </w:tc>
      </w:tr>
      <w:tr w:rsidR="000656E7" w:rsidRPr="00CA7508" w14:paraId="2DBA75F9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0CFC1F3E" w14:textId="77777777" w:rsidR="000656E7" w:rsidRPr="007866C1" w:rsidRDefault="000656E7" w:rsidP="00E11EB2">
            <w:pPr>
              <w:pStyle w:val="TableText"/>
              <w:rPr>
                <w:rFonts w:ascii="Arial Narrow" w:hAnsi="Arial Narrow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szCs w:val="20"/>
                <w:lang w:val="es-PE"/>
              </w:rPr>
              <w:t>Implicancias</w:t>
            </w:r>
          </w:p>
        </w:tc>
        <w:tc>
          <w:tcPr>
            <w:tcW w:w="7788" w:type="dxa"/>
          </w:tcPr>
          <w:p w14:paraId="3F474F50" w14:textId="77777777" w:rsidR="000656E7" w:rsidRPr="007866C1" w:rsidRDefault="000656E7" w:rsidP="00E11EB2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7866C1">
              <w:rPr>
                <w:rFonts w:ascii="Arial Narrow" w:hAnsi="Arial Narrow"/>
                <w:szCs w:val="20"/>
                <w:lang w:val="es-PE"/>
              </w:rPr>
              <w:t xml:space="preserve">Crear procedimientos que gestionen la demanda de KADABRA, cumpliendo los estándares y mejores prácticas de gobierno, desarrollando </w:t>
            </w:r>
            <w:proofErr w:type="spellStart"/>
            <w:r w:rsidRPr="007866C1">
              <w:rPr>
                <w:rFonts w:ascii="Arial Narrow" w:hAnsi="Arial Narrow"/>
                <w:szCs w:val="20"/>
                <w:lang w:val="es-PE"/>
              </w:rPr>
              <w:t>KPI’s</w:t>
            </w:r>
            <w:proofErr w:type="spellEnd"/>
            <w:r w:rsidRPr="007866C1">
              <w:rPr>
                <w:rFonts w:ascii="Arial Narrow" w:hAnsi="Arial Narrow"/>
                <w:szCs w:val="20"/>
                <w:lang w:val="es-PE"/>
              </w:rPr>
              <w:t xml:space="preserve"> que permitan medir el cumplimiento de este principio.</w:t>
            </w:r>
          </w:p>
        </w:tc>
      </w:tr>
    </w:tbl>
    <w:p w14:paraId="654C96FD" w14:textId="77777777" w:rsidR="000656E7" w:rsidRPr="007866C1" w:rsidRDefault="000656E7" w:rsidP="000656E7">
      <w:pPr>
        <w:rPr>
          <w:rFonts w:ascii="Arial Narrow" w:hAnsi="Arial Narrow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2"/>
        <w:gridCol w:w="7788"/>
      </w:tblGrid>
      <w:tr w:rsidR="000656E7" w:rsidRPr="00CA7508" w14:paraId="785B0D22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46495754" w14:textId="77777777" w:rsidR="000656E7" w:rsidRPr="00A15341" w:rsidRDefault="000656E7" w:rsidP="00E11EB2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A15341">
              <w:rPr>
                <w:rFonts w:ascii="Arial Narrow" w:hAnsi="Arial Narrow"/>
                <w:b/>
                <w:lang w:val="es-PE"/>
              </w:rPr>
              <w:t>Nombre</w:t>
            </w:r>
          </w:p>
        </w:tc>
        <w:tc>
          <w:tcPr>
            <w:tcW w:w="7788" w:type="dxa"/>
            <w:shd w:val="clear" w:color="auto" w:fill="E0E0E0"/>
          </w:tcPr>
          <w:p w14:paraId="06A80F2E" w14:textId="77777777" w:rsidR="000656E7" w:rsidRPr="007866C1" w:rsidRDefault="000656E7" w:rsidP="00E11EB2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7866C1">
              <w:rPr>
                <w:rFonts w:ascii="Arial Narrow" w:hAnsi="Arial Narrow"/>
                <w:b/>
                <w:lang w:val="es-PE"/>
              </w:rPr>
              <w:t>Implementación de un lenguaje común</w:t>
            </w:r>
          </w:p>
        </w:tc>
      </w:tr>
      <w:tr w:rsidR="000656E7" w:rsidRPr="00A15341" w14:paraId="1F0218D0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5813BEBF" w14:textId="77777777" w:rsidR="000656E7" w:rsidRPr="00A15341" w:rsidRDefault="000656E7" w:rsidP="00E11EB2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A15341">
              <w:rPr>
                <w:rFonts w:ascii="Arial Narrow" w:hAnsi="Arial Narrow"/>
                <w:b/>
                <w:lang w:val="es-PE"/>
              </w:rPr>
              <w:t>Código</w:t>
            </w:r>
          </w:p>
        </w:tc>
        <w:tc>
          <w:tcPr>
            <w:tcW w:w="7788" w:type="dxa"/>
          </w:tcPr>
          <w:p w14:paraId="088986B9" w14:textId="77777777" w:rsidR="000656E7" w:rsidRPr="00A15341" w:rsidRDefault="000656E7" w:rsidP="00E11EB2">
            <w:pPr>
              <w:pStyle w:val="TableText"/>
              <w:keepNext/>
              <w:rPr>
                <w:rFonts w:ascii="Arial Narrow" w:hAnsi="Arial Narrow"/>
                <w:lang w:val="es-PE"/>
              </w:rPr>
            </w:pPr>
            <w:r w:rsidRPr="00A15341">
              <w:rPr>
                <w:rFonts w:ascii="Arial Narrow" w:hAnsi="Arial Narrow"/>
                <w:lang w:val="es-PE"/>
              </w:rPr>
              <w:t>PAN0</w:t>
            </w:r>
            <w:r>
              <w:rPr>
                <w:rFonts w:ascii="Arial Narrow" w:hAnsi="Arial Narrow"/>
                <w:lang w:val="es-PE"/>
              </w:rPr>
              <w:t>4</w:t>
            </w:r>
          </w:p>
        </w:tc>
      </w:tr>
      <w:tr w:rsidR="000656E7" w:rsidRPr="00CA7508" w14:paraId="75D9A3F2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2E7EA07B" w14:textId="77777777" w:rsidR="000656E7" w:rsidRPr="00A15341" w:rsidRDefault="000656E7" w:rsidP="00E11EB2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A15341">
              <w:rPr>
                <w:rFonts w:ascii="Arial Narrow" w:hAnsi="Arial Narrow"/>
                <w:b/>
                <w:lang w:val="es-PE"/>
              </w:rPr>
              <w:t>Declaración</w:t>
            </w:r>
          </w:p>
        </w:tc>
        <w:tc>
          <w:tcPr>
            <w:tcW w:w="7788" w:type="dxa"/>
          </w:tcPr>
          <w:p w14:paraId="4ADF5C02" w14:textId="77777777" w:rsidR="000656E7" w:rsidRPr="007866C1" w:rsidRDefault="000656E7" w:rsidP="00E11EB2">
            <w:pPr>
              <w:pStyle w:val="TableText"/>
              <w:keepNext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7866C1">
              <w:rPr>
                <w:rFonts w:ascii="Arial Narrow" w:hAnsi="Arial Narrow"/>
                <w:szCs w:val="20"/>
                <w:lang w:val="es-PE"/>
              </w:rPr>
              <w:t>Se debe promover la elaboración de documentación y modelamiento de los procesos de KADABRA mediante un lenguaje común que facilite su entendimiento y comunicación.</w:t>
            </w:r>
          </w:p>
        </w:tc>
      </w:tr>
      <w:tr w:rsidR="000656E7" w:rsidRPr="00CA7508" w14:paraId="349FCF37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39737858" w14:textId="77777777" w:rsidR="000656E7" w:rsidRPr="00A15341" w:rsidRDefault="000656E7" w:rsidP="00E11EB2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A15341">
              <w:rPr>
                <w:rFonts w:ascii="Arial Narrow" w:hAnsi="Arial Narrow"/>
                <w:b/>
                <w:lang w:val="es-PE"/>
              </w:rPr>
              <w:t>Justificación</w:t>
            </w:r>
          </w:p>
        </w:tc>
        <w:tc>
          <w:tcPr>
            <w:tcW w:w="7788" w:type="dxa"/>
          </w:tcPr>
          <w:p w14:paraId="1DDCA482" w14:textId="77777777" w:rsidR="000656E7" w:rsidRPr="007866C1" w:rsidRDefault="000656E7" w:rsidP="00E11EB2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 w:rsidRPr="007866C1">
              <w:rPr>
                <w:rFonts w:ascii="Arial Narrow" w:hAnsi="Arial Narrow"/>
                <w:lang w:val="es-PE"/>
              </w:rPr>
              <w:t>Una mejor comunicación entre las distintas áreas (negocio y TI) permite agilizar la interacción entre las mismas.</w:t>
            </w:r>
          </w:p>
        </w:tc>
      </w:tr>
      <w:tr w:rsidR="000656E7" w:rsidRPr="00CA7508" w14:paraId="3E8CFAFA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71DD4F76" w14:textId="77777777" w:rsidR="000656E7" w:rsidRPr="00A15341" w:rsidRDefault="000656E7" w:rsidP="00E11EB2">
            <w:pPr>
              <w:pStyle w:val="TableText"/>
              <w:rPr>
                <w:rFonts w:ascii="Arial Narrow" w:hAnsi="Arial Narrow"/>
                <w:lang w:val="es-PE"/>
              </w:rPr>
            </w:pPr>
            <w:r w:rsidRPr="007866C1">
              <w:rPr>
                <w:rFonts w:ascii="Arial Narrow" w:hAnsi="Arial Narrow"/>
                <w:b/>
                <w:szCs w:val="20"/>
                <w:lang w:val="es-PE"/>
              </w:rPr>
              <w:t>Implicancias</w:t>
            </w:r>
          </w:p>
        </w:tc>
        <w:tc>
          <w:tcPr>
            <w:tcW w:w="7788" w:type="dxa"/>
          </w:tcPr>
          <w:p w14:paraId="523E63F1" w14:textId="77777777" w:rsidR="000656E7" w:rsidRPr="00A15341" w:rsidRDefault="000656E7" w:rsidP="00E11EB2">
            <w:pPr>
              <w:pStyle w:val="TablaContenido"/>
              <w:spacing w:before="40" w:after="40"/>
              <w:rPr>
                <w:szCs w:val="20"/>
                <w:lang w:val="es-PE"/>
              </w:rPr>
            </w:pPr>
            <w:r w:rsidRPr="007866C1">
              <w:rPr>
                <w:szCs w:val="20"/>
                <w:lang w:val="es-PE"/>
              </w:rPr>
              <w:t>Implementar el uso de plantillas y modelamiento de procesos con notación BPMN.</w:t>
            </w:r>
          </w:p>
        </w:tc>
      </w:tr>
    </w:tbl>
    <w:p w14:paraId="41852E46" w14:textId="77777777" w:rsidR="000656E7" w:rsidRPr="007866C1" w:rsidRDefault="000656E7" w:rsidP="000656E7">
      <w:pPr>
        <w:rPr>
          <w:rFonts w:ascii="Arial Narrow" w:hAnsi="Arial Narrow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2"/>
        <w:gridCol w:w="7788"/>
      </w:tblGrid>
      <w:tr w:rsidR="000656E7" w:rsidRPr="00A15341" w14:paraId="1D5A8055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2D4D0B06" w14:textId="77777777" w:rsidR="000656E7" w:rsidRPr="00A15341" w:rsidRDefault="000656E7" w:rsidP="00E11EB2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A15341">
              <w:rPr>
                <w:rFonts w:ascii="Arial Narrow" w:hAnsi="Arial Narrow"/>
                <w:b/>
                <w:lang w:val="es-PE"/>
              </w:rPr>
              <w:t>Nombre</w:t>
            </w:r>
          </w:p>
        </w:tc>
        <w:tc>
          <w:tcPr>
            <w:tcW w:w="7788" w:type="dxa"/>
            <w:shd w:val="clear" w:color="auto" w:fill="E0E0E0"/>
          </w:tcPr>
          <w:p w14:paraId="7FACA59D" w14:textId="77777777" w:rsidR="000656E7" w:rsidRPr="00A15341" w:rsidRDefault="000656E7" w:rsidP="00E11EB2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A15341">
              <w:rPr>
                <w:rFonts w:ascii="Arial Narrow" w:hAnsi="Arial Narrow"/>
                <w:b/>
                <w:lang w:val="es-PE"/>
              </w:rPr>
              <w:t>Gobernabilidad de procesos</w:t>
            </w:r>
          </w:p>
        </w:tc>
      </w:tr>
      <w:tr w:rsidR="000656E7" w:rsidRPr="00A15341" w14:paraId="5FA07C94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33F9FFF1" w14:textId="77777777" w:rsidR="000656E7" w:rsidRPr="00A15341" w:rsidRDefault="000656E7" w:rsidP="00E11EB2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A15341">
              <w:rPr>
                <w:rFonts w:ascii="Arial Narrow" w:hAnsi="Arial Narrow"/>
                <w:b/>
                <w:lang w:val="es-PE"/>
              </w:rPr>
              <w:t>Código</w:t>
            </w:r>
          </w:p>
        </w:tc>
        <w:tc>
          <w:tcPr>
            <w:tcW w:w="7788" w:type="dxa"/>
          </w:tcPr>
          <w:p w14:paraId="18DC89D5" w14:textId="77777777" w:rsidR="000656E7" w:rsidRPr="00A15341" w:rsidRDefault="000656E7" w:rsidP="00E11EB2">
            <w:pPr>
              <w:pStyle w:val="TableText"/>
              <w:keepNext/>
              <w:rPr>
                <w:rFonts w:ascii="Arial Narrow" w:hAnsi="Arial Narrow"/>
                <w:lang w:val="es-PE"/>
              </w:rPr>
            </w:pPr>
            <w:r w:rsidRPr="00A15341">
              <w:rPr>
                <w:rFonts w:ascii="Arial Narrow" w:hAnsi="Arial Narrow"/>
                <w:lang w:val="es-PE"/>
              </w:rPr>
              <w:t>PAN0</w:t>
            </w:r>
            <w:r>
              <w:rPr>
                <w:rFonts w:ascii="Arial Narrow" w:hAnsi="Arial Narrow"/>
                <w:lang w:val="es-PE"/>
              </w:rPr>
              <w:t>5</w:t>
            </w:r>
          </w:p>
        </w:tc>
      </w:tr>
      <w:tr w:rsidR="000656E7" w:rsidRPr="00CA7508" w14:paraId="5432A9CA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2AD82F8E" w14:textId="77777777" w:rsidR="000656E7" w:rsidRPr="00A15341" w:rsidRDefault="000656E7" w:rsidP="00E11EB2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A15341">
              <w:rPr>
                <w:rFonts w:ascii="Arial Narrow" w:hAnsi="Arial Narrow"/>
                <w:b/>
                <w:lang w:val="es-PE"/>
              </w:rPr>
              <w:t>Declaración</w:t>
            </w:r>
          </w:p>
        </w:tc>
        <w:tc>
          <w:tcPr>
            <w:tcW w:w="7788" w:type="dxa"/>
          </w:tcPr>
          <w:p w14:paraId="42A522BE" w14:textId="77777777" w:rsidR="000656E7" w:rsidRPr="007866C1" w:rsidRDefault="000656E7" w:rsidP="00E11EB2">
            <w:pPr>
              <w:pStyle w:val="TableText"/>
              <w:keepNext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7866C1">
              <w:rPr>
                <w:rFonts w:ascii="Arial Narrow" w:hAnsi="Arial Narrow"/>
                <w:szCs w:val="20"/>
                <w:lang w:val="es-PE"/>
              </w:rPr>
              <w:t>KADABRA adopta el concepto de gobernabilidad de procesos de punta a punta (E2E), incluyendo la información que fluye a través de estos.</w:t>
            </w:r>
          </w:p>
        </w:tc>
      </w:tr>
      <w:tr w:rsidR="000656E7" w:rsidRPr="00CA7508" w14:paraId="61256B9A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36A89143" w14:textId="77777777" w:rsidR="000656E7" w:rsidRPr="00A15341" w:rsidRDefault="000656E7" w:rsidP="00E11EB2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A15341">
              <w:rPr>
                <w:rFonts w:ascii="Arial Narrow" w:hAnsi="Arial Narrow"/>
                <w:b/>
                <w:lang w:val="es-PE"/>
              </w:rPr>
              <w:t>Justificación</w:t>
            </w:r>
          </w:p>
        </w:tc>
        <w:tc>
          <w:tcPr>
            <w:tcW w:w="7788" w:type="dxa"/>
          </w:tcPr>
          <w:p w14:paraId="7BD979DF" w14:textId="77777777" w:rsidR="000656E7" w:rsidRPr="007866C1" w:rsidRDefault="000656E7" w:rsidP="00E11EB2">
            <w:pPr>
              <w:pStyle w:val="TableText"/>
              <w:keepNext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7866C1">
              <w:rPr>
                <w:rFonts w:ascii="Arial Narrow" w:hAnsi="Arial Narrow"/>
                <w:szCs w:val="20"/>
                <w:lang w:val="es-PE"/>
              </w:rPr>
              <w:t>La gobernabilidad de procesos permite la generación de valor asociada a la identificación de responsabilidades, gestión y control integral de los procesos.</w:t>
            </w:r>
          </w:p>
        </w:tc>
      </w:tr>
      <w:tr w:rsidR="000656E7" w:rsidRPr="00CA7508" w14:paraId="7BE5D0D9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739DDC11" w14:textId="77777777" w:rsidR="000656E7" w:rsidRPr="00A15341" w:rsidRDefault="000656E7" w:rsidP="00E11EB2">
            <w:pPr>
              <w:pStyle w:val="TableText"/>
              <w:rPr>
                <w:rFonts w:ascii="Arial Narrow" w:hAnsi="Arial Narrow"/>
                <w:lang w:val="es-PE"/>
              </w:rPr>
            </w:pPr>
            <w:r w:rsidRPr="007866C1">
              <w:rPr>
                <w:rFonts w:ascii="Arial Narrow" w:hAnsi="Arial Narrow"/>
                <w:b/>
                <w:szCs w:val="20"/>
                <w:lang w:val="es-PE"/>
              </w:rPr>
              <w:t>Implicancias</w:t>
            </w:r>
          </w:p>
        </w:tc>
        <w:tc>
          <w:tcPr>
            <w:tcW w:w="7788" w:type="dxa"/>
          </w:tcPr>
          <w:p w14:paraId="0A107250" w14:textId="77777777" w:rsidR="000656E7" w:rsidRPr="00A15341" w:rsidRDefault="000656E7" w:rsidP="00E11EB2">
            <w:pPr>
              <w:pStyle w:val="TablaContenido"/>
              <w:rPr>
                <w:szCs w:val="20"/>
                <w:lang w:val="es-PE"/>
              </w:rPr>
            </w:pPr>
            <w:r w:rsidRPr="00A15341">
              <w:rPr>
                <w:szCs w:val="20"/>
                <w:lang w:val="es-PE"/>
              </w:rPr>
              <w:t>Definir los responsables de los procesos (</w:t>
            </w:r>
            <w:proofErr w:type="spellStart"/>
            <w:r w:rsidRPr="00A15341">
              <w:rPr>
                <w:szCs w:val="20"/>
                <w:lang w:val="es-PE"/>
              </w:rPr>
              <w:t>Process</w:t>
            </w:r>
            <w:proofErr w:type="spellEnd"/>
            <w:r w:rsidRPr="00A15341">
              <w:rPr>
                <w:szCs w:val="20"/>
                <w:lang w:val="es-PE"/>
              </w:rPr>
              <w:t xml:space="preserve"> </w:t>
            </w:r>
            <w:proofErr w:type="spellStart"/>
            <w:r w:rsidRPr="00A15341">
              <w:rPr>
                <w:szCs w:val="20"/>
                <w:lang w:val="es-PE"/>
              </w:rPr>
              <w:t>Owner</w:t>
            </w:r>
            <w:proofErr w:type="spellEnd"/>
            <w:r w:rsidRPr="00A15341">
              <w:rPr>
                <w:szCs w:val="20"/>
                <w:lang w:val="es-PE"/>
              </w:rPr>
              <w:t xml:space="preserve">). </w:t>
            </w:r>
          </w:p>
          <w:p w14:paraId="33FE1D89" w14:textId="77777777" w:rsidR="000656E7" w:rsidRPr="00A15341" w:rsidRDefault="000656E7" w:rsidP="00E11EB2">
            <w:pPr>
              <w:pStyle w:val="TablaContenido"/>
              <w:rPr>
                <w:szCs w:val="20"/>
                <w:lang w:val="es-PE"/>
              </w:rPr>
            </w:pPr>
            <w:r w:rsidRPr="00A15341">
              <w:rPr>
                <w:szCs w:val="20"/>
                <w:lang w:val="es-PE"/>
              </w:rPr>
              <w:t>Gestionar los procesos a través de indicadores y programas de mejoramiento continuo.</w:t>
            </w:r>
          </w:p>
          <w:p w14:paraId="36BFECA2" w14:textId="77777777" w:rsidR="000656E7" w:rsidRPr="00A15341" w:rsidRDefault="000656E7" w:rsidP="00E11EB2">
            <w:pPr>
              <w:pStyle w:val="TablaContenido"/>
              <w:rPr>
                <w:szCs w:val="20"/>
                <w:lang w:val="es-PE"/>
              </w:rPr>
            </w:pPr>
            <w:r w:rsidRPr="00A15341">
              <w:rPr>
                <w:szCs w:val="20"/>
                <w:lang w:val="es-PE"/>
              </w:rPr>
              <w:t>Identificar y definir controles de mitigación de riesgos de proceso.</w:t>
            </w:r>
          </w:p>
        </w:tc>
      </w:tr>
    </w:tbl>
    <w:p w14:paraId="3A8A1868" w14:textId="77777777" w:rsidR="000656E7" w:rsidRPr="007866C1" w:rsidRDefault="000656E7" w:rsidP="000656E7">
      <w:pPr>
        <w:rPr>
          <w:rFonts w:ascii="Arial Narrow" w:hAnsi="Arial Narrow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85"/>
        <w:gridCol w:w="7775"/>
      </w:tblGrid>
      <w:tr w:rsidR="000656E7" w:rsidRPr="00CA7508" w14:paraId="3223C5E7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5ED7261F" w14:textId="77777777" w:rsidR="000656E7" w:rsidRPr="00A1534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Nombre</w:t>
            </w:r>
          </w:p>
        </w:tc>
        <w:tc>
          <w:tcPr>
            <w:tcW w:w="7775" w:type="dxa"/>
            <w:shd w:val="clear" w:color="auto" w:fill="E0E0E0"/>
          </w:tcPr>
          <w:p w14:paraId="7EDE5304" w14:textId="77777777" w:rsidR="000656E7" w:rsidRPr="00A1534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La gestión de requerimientos de negocio es un asunto de todos</w:t>
            </w:r>
          </w:p>
        </w:tc>
      </w:tr>
      <w:tr w:rsidR="000656E7" w:rsidRPr="00A15341" w14:paraId="3EFF96F7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216BF5BA" w14:textId="77777777" w:rsidR="000656E7" w:rsidRPr="00A1534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Código</w:t>
            </w:r>
          </w:p>
        </w:tc>
        <w:tc>
          <w:tcPr>
            <w:tcW w:w="7775" w:type="dxa"/>
          </w:tcPr>
          <w:p w14:paraId="45BEACFF" w14:textId="77777777" w:rsidR="000656E7" w:rsidRPr="00A1534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A15341">
              <w:rPr>
                <w:rFonts w:ascii="Arial Narrow" w:hAnsi="Arial Narrow"/>
                <w:bCs/>
                <w:sz w:val="20"/>
                <w:szCs w:val="20"/>
                <w:lang w:val="es-PE"/>
              </w:rPr>
              <w:t>PAN0</w:t>
            </w:r>
            <w:r>
              <w:rPr>
                <w:rFonts w:ascii="Arial Narrow" w:hAnsi="Arial Narrow"/>
                <w:bCs/>
                <w:sz w:val="20"/>
                <w:szCs w:val="20"/>
                <w:lang w:val="es-PE"/>
              </w:rPr>
              <w:t>6</w:t>
            </w:r>
          </w:p>
        </w:tc>
      </w:tr>
      <w:tr w:rsidR="000656E7" w:rsidRPr="00CA7508" w14:paraId="05342673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6E4F63E2" w14:textId="77777777" w:rsidR="000656E7" w:rsidRPr="00A1534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Declaración</w:t>
            </w:r>
          </w:p>
        </w:tc>
        <w:tc>
          <w:tcPr>
            <w:tcW w:w="7775" w:type="dxa"/>
          </w:tcPr>
          <w:p w14:paraId="76B7D35A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 xml:space="preserve">La alta dirección, representantes de arquitectura y </w:t>
            </w:r>
            <w:proofErr w:type="spellStart"/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Stakeholders</w:t>
            </w:r>
            <w:proofErr w:type="spellEnd"/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 xml:space="preserve"> participan en las decisiones de gestión de requerimientos de negocio para lograr los objetivos de KADABRA.</w:t>
            </w:r>
          </w:p>
        </w:tc>
      </w:tr>
      <w:tr w:rsidR="000656E7" w:rsidRPr="00CA7508" w14:paraId="6938AFE0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3CB3BBE8" w14:textId="77777777" w:rsidR="000656E7" w:rsidRPr="00A1534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Justificación</w:t>
            </w:r>
          </w:p>
        </w:tc>
        <w:tc>
          <w:tcPr>
            <w:tcW w:w="7775" w:type="dxa"/>
          </w:tcPr>
          <w:p w14:paraId="563C7A9D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Este principio garantiza que la gestión de requerimientos de negocio esté alineada con la visión de KADABRA.</w:t>
            </w:r>
          </w:p>
        </w:tc>
      </w:tr>
      <w:tr w:rsidR="000656E7" w:rsidRPr="00CA7508" w14:paraId="1A74D0D1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3EC01238" w14:textId="77777777" w:rsidR="000656E7" w:rsidRPr="00A1534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sz w:val="20"/>
                <w:szCs w:val="20"/>
                <w:lang w:val="es-PE"/>
              </w:rPr>
              <w:t>Implicancias</w:t>
            </w:r>
          </w:p>
        </w:tc>
        <w:tc>
          <w:tcPr>
            <w:tcW w:w="7775" w:type="dxa"/>
          </w:tcPr>
          <w:p w14:paraId="6987D31F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Implementar roles y responsabilidades para abordar los requerimientos.</w:t>
            </w:r>
          </w:p>
          <w:p w14:paraId="1ABB31DE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Formar grupos de trabajo entre expertos de negocio y personal TI para definir las metas y objetivos de KADABRA</w:t>
            </w:r>
          </w:p>
        </w:tc>
      </w:tr>
    </w:tbl>
    <w:p w14:paraId="0E7B9A20" w14:textId="77777777" w:rsidR="000656E7" w:rsidRPr="007866C1" w:rsidRDefault="000656E7" w:rsidP="000656E7">
      <w:pPr>
        <w:rPr>
          <w:rFonts w:ascii="Arial Narrow" w:hAnsi="Arial Narrow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85"/>
        <w:gridCol w:w="7775"/>
      </w:tblGrid>
      <w:tr w:rsidR="000656E7" w:rsidRPr="00A15341" w14:paraId="72FC5B62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36D479F1" w14:textId="77777777" w:rsidR="000656E7" w:rsidRPr="00A1534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Nombre</w:t>
            </w:r>
          </w:p>
        </w:tc>
        <w:tc>
          <w:tcPr>
            <w:tcW w:w="7775" w:type="dxa"/>
            <w:shd w:val="clear" w:color="auto" w:fill="E0E0E0"/>
          </w:tcPr>
          <w:p w14:paraId="1056F4DC" w14:textId="77777777" w:rsidR="000656E7" w:rsidRPr="00A1534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Aplicaciones de uso común</w:t>
            </w:r>
          </w:p>
        </w:tc>
      </w:tr>
      <w:tr w:rsidR="000656E7" w:rsidRPr="00A15341" w14:paraId="7BEC58C6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564AB909" w14:textId="77777777" w:rsidR="000656E7" w:rsidRPr="00A1534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Código</w:t>
            </w:r>
          </w:p>
        </w:tc>
        <w:tc>
          <w:tcPr>
            <w:tcW w:w="7775" w:type="dxa"/>
          </w:tcPr>
          <w:p w14:paraId="0BA9609F" w14:textId="77777777" w:rsidR="000656E7" w:rsidRPr="00A1534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A15341">
              <w:rPr>
                <w:rFonts w:ascii="Arial Narrow" w:hAnsi="Arial Narrow"/>
                <w:bCs/>
                <w:sz w:val="20"/>
                <w:szCs w:val="20"/>
                <w:lang w:val="es-PE"/>
              </w:rPr>
              <w:t>PAN0</w:t>
            </w:r>
            <w:r>
              <w:rPr>
                <w:rFonts w:ascii="Arial Narrow" w:hAnsi="Arial Narrow"/>
                <w:bCs/>
                <w:sz w:val="20"/>
                <w:szCs w:val="20"/>
                <w:lang w:val="es-PE"/>
              </w:rPr>
              <w:t>7</w:t>
            </w:r>
          </w:p>
        </w:tc>
      </w:tr>
      <w:tr w:rsidR="000656E7" w:rsidRPr="00CA7508" w14:paraId="69345087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351699CB" w14:textId="77777777" w:rsidR="000656E7" w:rsidRPr="00A1534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Declaración</w:t>
            </w:r>
          </w:p>
        </w:tc>
        <w:tc>
          <w:tcPr>
            <w:tcW w:w="7775" w:type="dxa"/>
          </w:tcPr>
          <w:p w14:paraId="3F16CFF2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Se desarrolla</w:t>
            </w:r>
            <w:r>
              <w:rPr>
                <w:rFonts w:ascii="Arial Narrow" w:hAnsi="Arial Narrow"/>
                <w:bCs/>
                <w:sz w:val="20"/>
                <w:szCs w:val="20"/>
                <w:lang w:val="es-PE"/>
              </w:rPr>
              <w:t>n</w:t>
            </w: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 xml:space="preserve"> aplicaciones de uso común para todo el entorno de KADABRA y no aplicaciones aisladas a la funcionalidad, capacidad y expectativa de ésta.</w:t>
            </w:r>
          </w:p>
        </w:tc>
      </w:tr>
      <w:tr w:rsidR="000656E7" w:rsidRPr="00CA7508" w14:paraId="5477A6C3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17022E2D" w14:textId="77777777" w:rsidR="000656E7" w:rsidRPr="00A1534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lastRenderedPageBreak/>
              <w:t>Justificación</w:t>
            </w:r>
          </w:p>
        </w:tc>
        <w:tc>
          <w:tcPr>
            <w:tcW w:w="7775" w:type="dxa"/>
          </w:tcPr>
          <w:p w14:paraId="49B233BD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>
              <w:rPr>
                <w:rFonts w:ascii="Arial Narrow" w:hAnsi="Arial Narrow"/>
                <w:bCs/>
                <w:sz w:val="20"/>
                <w:szCs w:val="20"/>
                <w:lang w:val="es-PE"/>
              </w:rPr>
              <w:t>El p</w:t>
            </w: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ermitir y mantener capacidades o funciones duplicadas es costosa</w:t>
            </w:r>
            <w:r>
              <w:rPr>
                <w:rFonts w:ascii="Arial Narrow" w:hAnsi="Arial Narrow"/>
                <w:bCs/>
                <w:sz w:val="20"/>
                <w:szCs w:val="20"/>
                <w:lang w:val="es-PE"/>
              </w:rPr>
              <w:t>,</w:t>
            </w: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 xml:space="preserve"> y alienta la aparición de datos contradictorios e inconsistentes.</w:t>
            </w:r>
          </w:p>
        </w:tc>
      </w:tr>
      <w:tr w:rsidR="000656E7" w:rsidRPr="00CA7508" w14:paraId="42927AA1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0D455D29" w14:textId="77777777" w:rsidR="000656E7" w:rsidRPr="00A1534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sz w:val="20"/>
                <w:szCs w:val="20"/>
                <w:lang w:val="es-PE"/>
              </w:rPr>
              <w:t>Implicancias</w:t>
            </w:r>
          </w:p>
        </w:tc>
        <w:tc>
          <w:tcPr>
            <w:tcW w:w="7775" w:type="dxa"/>
          </w:tcPr>
          <w:p w14:paraId="3913AAF6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 xml:space="preserve">Crear una política de gobierno que norme el uso de aplicaciones </w:t>
            </w:r>
            <w:r>
              <w:rPr>
                <w:rFonts w:ascii="Arial Narrow" w:hAnsi="Arial Narrow"/>
                <w:bCs/>
                <w:sz w:val="20"/>
                <w:szCs w:val="20"/>
                <w:lang w:val="es-PE"/>
              </w:rPr>
              <w:t xml:space="preserve">comunes que asegure su alineamiento a </w:t>
            </w: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las expectativas funcionales de KADABRA.</w:t>
            </w:r>
          </w:p>
        </w:tc>
      </w:tr>
    </w:tbl>
    <w:p w14:paraId="6516B468" w14:textId="77777777" w:rsidR="000656E7" w:rsidRPr="007866C1" w:rsidRDefault="000656E7" w:rsidP="000656E7">
      <w:pPr>
        <w:rPr>
          <w:rFonts w:ascii="Arial Narrow" w:hAnsi="Arial Narrow"/>
          <w:sz w:val="20"/>
          <w:szCs w:val="20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93"/>
        <w:gridCol w:w="7767"/>
      </w:tblGrid>
      <w:tr w:rsidR="000656E7" w:rsidRPr="00CA7508" w14:paraId="46960E4B" w14:textId="77777777" w:rsidTr="00E11EB2">
        <w:trPr>
          <w:cantSplit/>
        </w:trPr>
        <w:tc>
          <w:tcPr>
            <w:tcW w:w="1588" w:type="dxa"/>
            <w:shd w:val="clear" w:color="auto" w:fill="E0E0E0"/>
          </w:tcPr>
          <w:p w14:paraId="3313F57D" w14:textId="77777777" w:rsidR="000656E7" w:rsidRPr="00A15341" w:rsidRDefault="000656E7" w:rsidP="00E11EB2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szCs w:val="20"/>
                <w:lang w:val="es-PE"/>
              </w:rPr>
              <w:t>Nombre</w:t>
            </w:r>
          </w:p>
        </w:tc>
        <w:tc>
          <w:tcPr>
            <w:tcW w:w="7740" w:type="dxa"/>
            <w:shd w:val="clear" w:color="auto" w:fill="E0E0E0"/>
          </w:tcPr>
          <w:p w14:paraId="1FBD91FB" w14:textId="77777777" w:rsidR="000656E7" w:rsidRPr="007866C1" w:rsidRDefault="000656E7" w:rsidP="00E11EB2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szCs w:val="20"/>
                <w:lang w:val="es-PE"/>
              </w:rPr>
              <w:t>Cambios basados en requerimientos de negocio</w:t>
            </w:r>
          </w:p>
        </w:tc>
      </w:tr>
      <w:tr w:rsidR="000656E7" w:rsidRPr="00A15341" w14:paraId="3FBFC4EA" w14:textId="77777777" w:rsidTr="00E11EB2">
        <w:trPr>
          <w:cantSplit/>
        </w:trPr>
        <w:tc>
          <w:tcPr>
            <w:tcW w:w="1588" w:type="dxa"/>
            <w:shd w:val="clear" w:color="auto" w:fill="E0E0E0"/>
          </w:tcPr>
          <w:p w14:paraId="05AF315C" w14:textId="77777777" w:rsidR="000656E7" w:rsidRPr="00A15341" w:rsidRDefault="000656E7" w:rsidP="00E11EB2">
            <w:pPr>
              <w:pStyle w:val="TableText"/>
              <w:keepNext/>
              <w:rPr>
                <w:rFonts w:ascii="Arial Narrow" w:hAnsi="Arial Narrow"/>
                <w:b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szCs w:val="20"/>
                <w:lang w:val="es-PE"/>
              </w:rPr>
              <w:t>C</w:t>
            </w:r>
            <w:r w:rsidRPr="007866C1">
              <w:rPr>
                <w:rFonts w:ascii="Arial Narrow" w:hAnsi="Arial Narrow"/>
                <w:b/>
                <w:szCs w:val="20"/>
                <w:lang w:val="es-PE"/>
              </w:rPr>
              <w:t>ó</w:t>
            </w:r>
            <w:r w:rsidRPr="00A15341">
              <w:rPr>
                <w:rFonts w:ascii="Arial Narrow" w:hAnsi="Arial Narrow"/>
                <w:b/>
                <w:szCs w:val="20"/>
                <w:lang w:val="es-PE"/>
              </w:rPr>
              <w:t>digo</w:t>
            </w:r>
          </w:p>
        </w:tc>
        <w:tc>
          <w:tcPr>
            <w:tcW w:w="7740" w:type="dxa"/>
          </w:tcPr>
          <w:p w14:paraId="2D054F4B" w14:textId="77777777" w:rsidR="000656E7" w:rsidRPr="00A15341" w:rsidRDefault="000656E7" w:rsidP="00E11EB2">
            <w:pPr>
              <w:pStyle w:val="TableText"/>
              <w:keepNext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A15341">
              <w:rPr>
                <w:rFonts w:ascii="Arial Narrow" w:hAnsi="Arial Narrow"/>
                <w:szCs w:val="20"/>
                <w:lang w:val="es-PE"/>
              </w:rPr>
              <w:t>PA</w:t>
            </w:r>
            <w:r w:rsidRPr="007866C1">
              <w:rPr>
                <w:rFonts w:ascii="Arial Narrow" w:hAnsi="Arial Narrow"/>
                <w:szCs w:val="20"/>
                <w:lang w:val="es-PE"/>
              </w:rPr>
              <w:t>N0</w:t>
            </w:r>
            <w:r>
              <w:rPr>
                <w:rFonts w:ascii="Arial Narrow" w:hAnsi="Arial Narrow"/>
                <w:szCs w:val="20"/>
                <w:lang w:val="es-PE"/>
              </w:rPr>
              <w:t>8</w:t>
            </w:r>
          </w:p>
        </w:tc>
      </w:tr>
      <w:tr w:rsidR="000656E7" w:rsidRPr="00CA7508" w14:paraId="1F5DC00B" w14:textId="77777777" w:rsidTr="00E11EB2">
        <w:trPr>
          <w:cantSplit/>
        </w:trPr>
        <w:tc>
          <w:tcPr>
            <w:tcW w:w="1588" w:type="dxa"/>
            <w:shd w:val="clear" w:color="auto" w:fill="E0E0E0"/>
          </w:tcPr>
          <w:p w14:paraId="3AF22897" w14:textId="77777777" w:rsidR="000656E7" w:rsidRPr="00A15341" w:rsidRDefault="000656E7" w:rsidP="00E11EB2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szCs w:val="20"/>
                <w:lang w:val="es-PE"/>
              </w:rPr>
              <w:t>Declaración</w:t>
            </w:r>
          </w:p>
        </w:tc>
        <w:tc>
          <w:tcPr>
            <w:tcW w:w="7740" w:type="dxa"/>
          </w:tcPr>
          <w:p w14:paraId="770BEBB0" w14:textId="77777777" w:rsidR="000656E7" w:rsidRPr="007866C1" w:rsidRDefault="000656E7" w:rsidP="00E11EB2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7866C1">
              <w:rPr>
                <w:rFonts w:ascii="Arial Narrow" w:hAnsi="Arial Narrow"/>
                <w:szCs w:val="20"/>
                <w:lang w:val="es-PE"/>
              </w:rPr>
              <w:t>Se realizan cambios en las aplicaciones y datos en respuesta a las necesidades de negocio.</w:t>
            </w:r>
          </w:p>
        </w:tc>
      </w:tr>
      <w:tr w:rsidR="000656E7" w:rsidRPr="00CA7508" w14:paraId="00DC43A2" w14:textId="77777777" w:rsidTr="00E11EB2">
        <w:trPr>
          <w:cantSplit/>
        </w:trPr>
        <w:tc>
          <w:tcPr>
            <w:tcW w:w="1588" w:type="dxa"/>
            <w:shd w:val="clear" w:color="auto" w:fill="E0E0E0"/>
          </w:tcPr>
          <w:p w14:paraId="6A9D1845" w14:textId="77777777" w:rsidR="000656E7" w:rsidRPr="00A15341" w:rsidRDefault="000656E7" w:rsidP="00E11EB2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szCs w:val="20"/>
                <w:lang w:val="es-PE"/>
              </w:rPr>
              <w:t>Justificación</w:t>
            </w:r>
          </w:p>
        </w:tc>
        <w:tc>
          <w:tcPr>
            <w:tcW w:w="7740" w:type="dxa"/>
          </w:tcPr>
          <w:p w14:paraId="27B90AB3" w14:textId="77777777" w:rsidR="000656E7" w:rsidRPr="007866C1" w:rsidRDefault="000656E7" w:rsidP="00E11EB2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7866C1">
              <w:rPr>
                <w:rFonts w:ascii="Arial Narrow" w:hAnsi="Arial Narrow"/>
                <w:szCs w:val="20"/>
                <w:lang w:val="es-PE"/>
              </w:rPr>
              <w:t>La base de cualquier cambio propuesto es principalmente dar soporte a los objetivos estratégicos y operacion</w:t>
            </w:r>
            <w:r>
              <w:rPr>
                <w:rFonts w:ascii="Arial Narrow" w:hAnsi="Arial Narrow"/>
                <w:szCs w:val="20"/>
                <w:lang w:val="es-PE"/>
              </w:rPr>
              <w:t>ales</w:t>
            </w:r>
            <w:r w:rsidRPr="007866C1">
              <w:rPr>
                <w:rFonts w:ascii="Arial Narrow" w:hAnsi="Arial Narrow"/>
                <w:szCs w:val="20"/>
                <w:lang w:val="es-PE"/>
              </w:rPr>
              <w:t xml:space="preserve"> de</w:t>
            </w:r>
            <w:r>
              <w:rPr>
                <w:rFonts w:ascii="Arial Narrow" w:hAnsi="Arial Narrow"/>
                <w:szCs w:val="20"/>
                <w:lang w:val="es-PE"/>
              </w:rPr>
              <w:t>l</w:t>
            </w:r>
            <w:r w:rsidRPr="007866C1">
              <w:rPr>
                <w:rFonts w:ascii="Arial Narrow" w:hAnsi="Arial Narrow"/>
                <w:szCs w:val="20"/>
                <w:lang w:val="es-PE"/>
              </w:rPr>
              <w:t xml:space="preserve"> negocio de KADABRA.</w:t>
            </w:r>
          </w:p>
        </w:tc>
      </w:tr>
      <w:tr w:rsidR="000656E7" w:rsidRPr="00CA7508" w14:paraId="32270EB4" w14:textId="77777777" w:rsidTr="00E11EB2">
        <w:trPr>
          <w:cantSplit/>
          <w:trHeight w:val="47"/>
        </w:trPr>
        <w:tc>
          <w:tcPr>
            <w:tcW w:w="1588" w:type="dxa"/>
            <w:shd w:val="clear" w:color="auto" w:fill="E0E0E0"/>
          </w:tcPr>
          <w:p w14:paraId="1D1B3FB9" w14:textId="77777777" w:rsidR="000656E7" w:rsidRPr="00A15341" w:rsidRDefault="000656E7" w:rsidP="00E11EB2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szCs w:val="20"/>
                <w:lang w:val="es-PE"/>
              </w:rPr>
              <w:t>Implicancias</w:t>
            </w:r>
          </w:p>
        </w:tc>
        <w:tc>
          <w:tcPr>
            <w:tcW w:w="7740" w:type="dxa"/>
          </w:tcPr>
          <w:p w14:paraId="39685395" w14:textId="77777777" w:rsidR="000656E7" w:rsidRDefault="000656E7" w:rsidP="00E11EB2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7866C1">
              <w:rPr>
                <w:rFonts w:ascii="Arial Narrow" w:hAnsi="Arial Narrow"/>
                <w:szCs w:val="20"/>
                <w:lang w:val="es-PE"/>
              </w:rPr>
              <w:t>Alinear los procesos de gestión de cambio a este principio.</w:t>
            </w:r>
          </w:p>
          <w:p w14:paraId="725B4305" w14:textId="77777777" w:rsidR="000656E7" w:rsidRPr="007866C1" w:rsidRDefault="000656E7" w:rsidP="00E11EB2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>
              <w:rPr>
                <w:rFonts w:ascii="Arial Narrow" w:hAnsi="Arial Narrow"/>
                <w:szCs w:val="20"/>
                <w:lang w:val="es-PE"/>
              </w:rPr>
              <w:t>Implementar mejoras o cambios en los sistemas de información basados en una necesidad de negocio documentada.</w:t>
            </w:r>
          </w:p>
        </w:tc>
      </w:tr>
    </w:tbl>
    <w:p w14:paraId="7AB1F76C" w14:textId="115B63F9" w:rsidR="00CF2DF0" w:rsidRPr="00C4678B" w:rsidRDefault="00552E12" w:rsidP="00CF2DF0">
      <w:pPr>
        <w:pStyle w:val="Heading2"/>
        <w:rPr>
          <w:rFonts w:ascii="Arial Narrow" w:hAnsi="Arial Narrow"/>
          <w:lang w:val="es-PE"/>
        </w:rPr>
      </w:pPr>
      <w:bookmarkStart w:id="20" w:name="_Toc522127021"/>
      <w:r w:rsidRPr="00C4678B">
        <w:rPr>
          <w:rFonts w:ascii="Arial Narrow" w:hAnsi="Arial Narrow"/>
          <w:lang w:val="es-PE"/>
        </w:rPr>
        <w:t>Principios de Aplicaciones</w:t>
      </w:r>
      <w:bookmarkEnd w:id="20"/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84"/>
        <w:gridCol w:w="7776"/>
      </w:tblGrid>
      <w:tr w:rsidR="00644D5F" w:rsidRPr="00C4678B" w14:paraId="2112C76E" w14:textId="77777777" w:rsidTr="00537FCD">
        <w:trPr>
          <w:cantSplit/>
        </w:trPr>
        <w:tc>
          <w:tcPr>
            <w:tcW w:w="1584" w:type="dxa"/>
            <w:shd w:val="clear" w:color="auto" w:fill="E0E0E0"/>
          </w:tcPr>
          <w:p w14:paraId="0F0A999D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Nombre</w:t>
            </w:r>
          </w:p>
        </w:tc>
        <w:tc>
          <w:tcPr>
            <w:tcW w:w="7776" w:type="dxa"/>
            <w:shd w:val="clear" w:color="auto" w:fill="E0E0E0"/>
          </w:tcPr>
          <w:p w14:paraId="24B3CED7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Independencia Tecnológica</w:t>
            </w:r>
          </w:p>
        </w:tc>
      </w:tr>
      <w:tr w:rsidR="00644D5F" w:rsidRPr="00C4678B" w14:paraId="2DD6DB54" w14:textId="77777777" w:rsidTr="00537FCD">
        <w:trPr>
          <w:cantSplit/>
        </w:trPr>
        <w:tc>
          <w:tcPr>
            <w:tcW w:w="1584" w:type="dxa"/>
            <w:shd w:val="clear" w:color="auto" w:fill="E0E0E0"/>
          </w:tcPr>
          <w:p w14:paraId="687978B6" w14:textId="77777777" w:rsidR="00644D5F" w:rsidRPr="00C4678B" w:rsidRDefault="00644D5F" w:rsidP="001D28BF">
            <w:pPr>
              <w:pStyle w:val="TableText"/>
              <w:keepNext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Código</w:t>
            </w:r>
          </w:p>
        </w:tc>
        <w:tc>
          <w:tcPr>
            <w:tcW w:w="7776" w:type="dxa"/>
          </w:tcPr>
          <w:p w14:paraId="1718CF56" w14:textId="77777777" w:rsidR="00644D5F" w:rsidRPr="00C4678B" w:rsidRDefault="00644D5F" w:rsidP="001D28BF">
            <w:pPr>
              <w:pStyle w:val="TableText"/>
              <w:keepNext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PAA01</w:t>
            </w:r>
          </w:p>
        </w:tc>
      </w:tr>
      <w:tr w:rsidR="00644D5F" w:rsidRPr="00CA7508" w14:paraId="72AC8BD7" w14:textId="77777777" w:rsidTr="00537FCD">
        <w:trPr>
          <w:cantSplit/>
        </w:trPr>
        <w:tc>
          <w:tcPr>
            <w:tcW w:w="1584" w:type="dxa"/>
            <w:shd w:val="clear" w:color="auto" w:fill="E0E0E0"/>
          </w:tcPr>
          <w:p w14:paraId="26A8EB20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Declaración</w:t>
            </w:r>
          </w:p>
        </w:tc>
        <w:tc>
          <w:tcPr>
            <w:tcW w:w="7776" w:type="dxa"/>
          </w:tcPr>
          <w:p w14:paraId="3950FAA6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 xml:space="preserve">Las aplicaciones deben ser independientes de la plataforma tecnológica. </w:t>
            </w:r>
          </w:p>
        </w:tc>
      </w:tr>
      <w:tr w:rsidR="00644D5F" w:rsidRPr="00CA7508" w14:paraId="125C5F42" w14:textId="77777777" w:rsidTr="00537FCD">
        <w:trPr>
          <w:cantSplit/>
        </w:trPr>
        <w:tc>
          <w:tcPr>
            <w:tcW w:w="1584" w:type="dxa"/>
            <w:shd w:val="clear" w:color="auto" w:fill="E0E0E0"/>
          </w:tcPr>
          <w:p w14:paraId="607DB9A1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Justificación</w:t>
            </w:r>
          </w:p>
        </w:tc>
        <w:tc>
          <w:tcPr>
            <w:tcW w:w="7776" w:type="dxa"/>
          </w:tcPr>
          <w:p w14:paraId="52473F83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La independencia tecnológica de las aplicaciones permite que se desarrollen, actualicen y operen de la manera más rentable y oportuna, además de garantizar que no dependa de un hardware, componente o software específico.</w:t>
            </w:r>
          </w:p>
        </w:tc>
      </w:tr>
      <w:tr w:rsidR="00644D5F" w:rsidRPr="00CA7508" w14:paraId="6564E98F" w14:textId="77777777" w:rsidTr="00537FCD">
        <w:trPr>
          <w:cantSplit/>
        </w:trPr>
        <w:tc>
          <w:tcPr>
            <w:tcW w:w="1584" w:type="dxa"/>
            <w:shd w:val="clear" w:color="auto" w:fill="E0E0E0"/>
          </w:tcPr>
          <w:p w14:paraId="7CBF1235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Implicancias</w:t>
            </w:r>
          </w:p>
        </w:tc>
        <w:tc>
          <w:tcPr>
            <w:tcW w:w="7776" w:type="dxa"/>
          </w:tcPr>
          <w:p w14:paraId="492A740A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Definir o proponer estándares que soporten la portabilidad entre tecnologías.</w:t>
            </w:r>
          </w:p>
          <w:p w14:paraId="7CB275FA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Promover el desarrollo y mantenimiento de las aplicaciones independiente de la plataforma en la cual se utilice.</w:t>
            </w:r>
          </w:p>
        </w:tc>
      </w:tr>
    </w:tbl>
    <w:p w14:paraId="6B6108F5" w14:textId="77777777" w:rsidR="00644D5F" w:rsidRPr="00C4678B" w:rsidRDefault="00644D5F" w:rsidP="00644D5F">
      <w:pPr>
        <w:rPr>
          <w:rFonts w:ascii="Arial Narrow" w:hAnsi="Arial Narrow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81"/>
        <w:gridCol w:w="7779"/>
      </w:tblGrid>
      <w:tr w:rsidR="00644D5F" w:rsidRPr="00C4678B" w14:paraId="22A93787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04A1A26F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Nombre</w:t>
            </w:r>
          </w:p>
        </w:tc>
        <w:tc>
          <w:tcPr>
            <w:tcW w:w="7899" w:type="dxa"/>
            <w:shd w:val="clear" w:color="auto" w:fill="E0E0E0"/>
          </w:tcPr>
          <w:p w14:paraId="47E12084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Facilidad de uso</w:t>
            </w:r>
          </w:p>
        </w:tc>
      </w:tr>
      <w:tr w:rsidR="00644D5F" w:rsidRPr="00C4678B" w14:paraId="395C30C9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50C40C23" w14:textId="77777777" w:rsidR="00644D5F" w:rsidRPr="00C4678B" w:rsidRDefault="00644D5F" w:rsidP="001D28BF">
            <w:pPr>
              <w:pStyle w:val="TableText"/>
              <w:keepNext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Código</w:t>
            </w:r>
          </w:p>
        </w:tc>
        <w:tc>
          <w:tcPr>
            <w:tcW w:w="7899" w:type="dxa"/>
          </w:tcPr>
          <w:p w14:paraId="0C12693E" w14:textId="77777777" w:rsidR="00644D5F" w:rsidRPr="00C4678B" w:rsidRDefault="00644D5F" w:rsidP="001D28BF">
            <w:pPr>
              <w:pStyle w:val="TableText"/>
              <w:keepNext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PAA02</w:t>
            </w:r>
          </w:p>
        </w:tc>
      </w:tr>
      <w:tr w:rsidR="00644D5F" w:rsidRPr="00CA7508" w14:paraId="282B8FE9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20C870E1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Declaración</w:t>
            </w:r>
          </w:p>
        </w:tc>
        <w:tc>
          <w:tcPr>
            <w:tcW w:w="7899" w:type="dxa"/>
          </w:tcPr>
          <w:p w14:paraId="449F23C2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Las aplicaciones deben ser fáciles de usar.</w:t>
            </w:r>
          </w:p>
        </w:tc>
      </w:tr>
      <w:tr w:rsidR="00644D5F" w:rsidRPr="00CA7508" w14:paraId="482C8FAA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2A3CAD98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Justificación</w:t>
            </w:r>
          </w:p>
        </w:tc>
        <w:tc>
          <w:tcPr>
            <w:tcW w:w="7899" w:type="dxa"/>
          </w:tcPr>
          <w:p w14:paraId="74DC72C9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Una aplicación, con una interfaz intuitiva y fácil de usar, facilita la transición y adaptabilidad del usuario, ayudando a que él mismo realice sus tareas con un menor esfuerzo, reduciendo la curva de aprendizaje del usuario.</w:t>
            </w:r>
          </w:p>
        </w:tc>
      </w:tr>
      <w:tr w:rsidR="00644D5F" w:rsidRPr="00CA7508" w14:paraId="50DAEF3E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70905654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Implicancias</w:t>
            </w:r>
          </w:p>
        </w:tc>
        <w:tc>
          <w:tcPr>
            <w:tcW w:w="7899" w:type="dxa"/>
          </w:tcPr>
          <w:p w14:paraId="6C4CD218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Definir un "look-and-</w:t>
            </w:r>
            <w:proofErr w:type="spellStart"/>
            <w:r w:rsidRPr="00C4678B">
              <w:rPr>
                <w:rFonts w:ascii="Arial Narrow" w:hAnsi="Arial Narrow"/>
                <w:szCs w:val="20"/>
                <w:lang w:val="es-PE"/>
              </w:rPr>
              <w:t>feel</w:t>
            </w:r>
            <w:proofErr w:type="spellEnd"/>
            <w:r w:rsidRPr="00C4678B">
              <w:rPr>
                <w:rFonts w:ascii="Arial Narrow" w:hAnsi="Arial Narrow"/>
                <w:szCs w:val="20"/>
                <w:lang w:val="es-PE"/>
              </w:rPr>
              <w:t>" común y considerar requisitos ergonómicos.</w:t>
            </w:r>
          </w:p>
          <w:p w14:paraId="5A24CD0A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Desarrollar criterios de prueba de usabilidad.</w:t>
            </w:r>
          </w:p>
        </w:tc>
      </w:tr>
    </w:tbl>
    <w:p w14:paraId="7A190BF7" w14:textId="77777777" w:rsidR="00644D5F" w:rsidRPr="00C4678B" w:rsidRDefault="00644D5F" w:rsidP="00644D5F">
      <w:pPr>
        <w:rPr>
          <w:rFonts w:ascii="Arial Narrow" w:hAnsi="Arial Narrow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80"/>
        <w:gridCol w:w="7780"/>
      </w:tblGrid>
      <w:tr w:rsidR="00644D5F" w:rsidRPr="00C4678B" w14:paraId="028EC00D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2DECF8E5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Nombre</w:t>
            </w:r>
          </w:p>
        </w:tc>
        <w:tc>
          <w:tcPr>
            <w:tcW w:w="7920" w:type="dxa"/>
            <w:shd w:val="clear" w:color="auto" w:fill="E0E0E0"/>
          </w:tcPr>
          <w:p w14:paraId="77152DE6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 xml:space="preserve">Flexibilidad de aplicaciones </w:t>
            </w:r>
          </w:p>
        </w:tc>
      </w:tr>
      <w:tr w:rsidR="00644D5F" w:rsidRPr="00C4678B" w14:paraId="3E7B192D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396A70FD" w14:textId="77777777" w:rsidR="00644D5F" w:rsidRPr="00C4678B" w:rsidRDefault="00644D5F" w:rsidP="001D28BF">
            <w:pPr>
              <w:pStyle w:val="TableText"/>
              <w:keepNext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Código</w:t>
            </w:r>
          </w:p>
        </w:tc>
        <w:tc>
          <w:tcPr>
            <w:tcW w:w="7920" w:type="dxa"/>
          </w:tcPr>
          <w:p w14:paraId="437D7194" w14:textId="77777777" w:rsidR="00644D5F" w:rsidRPr="00C4678B" w:rsidRDefault="00644D5F" w:rsidP="001D28BF">
            <w:pPr>
              <w:pStyle w:val="TableText"/>
              <w:keepNext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PAA03</w:t>
            </w:r>
          </w:p>
        </w:tc>
      </w:tr>
      <w:tr w:rsidR="00644D5F" w:rsidRPr="00CA7508" w14:paraId="3F9DD6FF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1381A818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Declaración</w:t>
            </w:r>
          </w:p>
        </w:tc>
        <w:tc>
          <w:tcPr>
            <w:tcW w:w="7920" w:type="dxa"/>
          </w:tcPr>
          <w:p w14:paraId="701A64E7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La arquitectura de aplicaciones de KADABRA debe ser modular, escalable y de fácil desacoplamiento.</w:t>
            </w:r>
          </w:p>
        </w:tc>
      </w:tr>
      <w:tr w:rsidR="00644D5F" w:rsidRPr="00CA7508" w14:paraId="41552EB2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254DCFD4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Justificación</w:t>
            </w:r>
          </w:p>
        </w:tc>
        <w:tc>
          <w:tcPr>
            <w:tcW w:w="7920" w:type="dxa"/>
          </w:tcPr>
          <w:p w14:paraId="352AADAA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Permite optimizar la agilidad y minimizar la complejidad de integración, simplificar la implementación y el mantenimiento. Así mismo, gestionar los cambios en las soluciones de negocio con un impacto bajo en los procesos.</w:t>
            </w:r>
          </w:p>
        </w:tc>
      </w:tr>
      <w:tr w:rsidR="00644D5F" w:rsidRPr="00CA7508" w14:paraId="686A55EB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7BED37A1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lastRenderedPageBreak/>
              <w:t>Implicancias</w:t>
            </w:r>
          </w:p>
        </w:tc>
        <w:tc>
          <w:tcPr>
            <w:tcW w:w="7920" w:type="dxa"/>
          </w:tcPr>
          <w:p w14:paraId="567C1AF1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Establecer un método de integración común.</w:t>
            </w:r>
          </w:p>
          <w:p w14:paraId="72226857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Implementar arquitectura basada en servicios.</w:t>
            </w:r>
          </w:p>
          <w:p w14:paraId="2D09B4D0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Establecer estrategias de integración de aplicaciones.</w:t>
            </w:r>
          </w:p>
        </w:tc>
      </w:tr>
    </w:tbl>
    <w:p w14:paraId="0887CE2D" w14:textId="2AAB181D" w:rsidR="00644D5F" w:rsidRPr="00C4678B" w:rsidRDefault="00644D5F" w:rsidP="00644D5F">
      <w:pPr>
        <w:rPr>
          <w:rFonts w:ascii="Arial Narrow" w:hAnsi="Arial Narrow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80"/>
        <w:gridCol w:w="7780"/>
      </w:tblGrid>
      <w:tr w:rsidR="00644D5F" w:rsidRPr="00C4678B" w14:paraId="706D39AF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5CFD4DE4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Nombre</w:t>
            </w:r>
          </w:p>
        </w:tc>
        <w:tc>
          <w:tcPr>
            <w:tcW w:w="7920" w:type="dxa"/>
            <w:shd w:val="clear" w:color="auto" w:fill="E0E0E0"/>
          </w:tcPr>
          <w:p w14:paraId="7CA210D8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Duplicidad de funcionalidades</w:t>
            </w:r>
          </w:p>
        </w:tc>
      </w:tr>
      <w:tr w:rsidR="00644D5F" w:rsidRPr="00C4678B" w14:paraId="1DEB466C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294ADB4C" w14:textId="77777777" w:rsidR="00644D5F" w:rsidRPr="00C4678B" w:rsidRDefault="00644D5F" w:rsidP="001D28BF">
            <w:pPr>
              <w:pStyle w:val="TableText"/>
              <w:keepNext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Código</w:t>
            </w:r>
          </w:p>
        </w:tc>
        <w:tc>
          <w:tcPr>
            <w:tcW w:w="7920" w:type="dxa"/>
          </w:tcPr>
          <w:p w14:paraId="37CBBBAA" w14:textId="77777777" w:rsidR="00644D5F" w:rsidRPr="00C4678B" w:rsidRDefault="00644D5F" w:rsidP="001D28BF">
            <w:pPr>
              <w:pStyle w:val="TableText"/>
              <w:keepNext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PAA04</w:t>
            </w:r>
          </w:p>
        </w:tc>
      </w:tr>
      <w:tr w:rsidR="00644D5F" w:rsidRPr="00CA7508" w14:paraId="701C0AED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65F952A8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Declaración</w:t>
            </w:r>
          </w:p>
        </w:tc>
        <w:tc>
          <w:tcPr>
            <w:tcW w:w="7920" w:type="dxa"/>
          </w:tcPr>
          <w:p w14:paraId="28E4E46E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La arquitectura de aplicaciones debe promover la racionalización en el portafolio de soluciones de negocio, maximizando su aprovechamiento y evitando la implementación de funciones ya existentes.</w:t>
            </w:r>
          </w:p>
        </w:tc>
      </w:tr>
      <w:tr w:rsidR="00644D5F" w:rsidRPr="00CA7508" w14:paraId="488DE0E1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7EDC246C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Justificación</w:t>
            </w:r>
          </w:p>
        </w:tc>
        <w:tc>
          <w:tcPr>
            <w:tcW w:w="7920" w:type="dxa"/>
          </w:tcPr>
          <w:p w14:paraId="5E6E4D07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 xml:space="preserve">La correcta identificación y clasificación funcional en el portafolio de aplicaciones de KADABRA evitará que se propongan e implementen soluciones que cubran funcionalidades ya existentes en las aplicaciones actuales. </w:t>
            </w:r>
          </w:p>
        </w:tc>
      </w:tr>
      <w:tr w:rsidR="00644D5F" w:rsidRPr="00CA7508" w14:paraId="4AB67BE8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05F901B1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Implicancias</w:t>
            </w:r>
          </w:p>
        </w:tc>
        <w:tc>
          <w:tcPr>
            <w:tcW w:w="7920" w:type="dxa"/>
          </w:tcPr>
          <w:p w14:paraId="3CC290A2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Gestionar portafolio de aplicaciones y funcionalidades para KADABRA.</w:t>
            </w:r>
          </w:p>
          <w:p w14:paraId="0F336C93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Gestionar los requerimientos comparando las funcionalidades solicitadas con las existentes en las aplicaciones actuales mediante un portafolio de aplicaciones y servicios.</w:t>
            </w:r>
          </w:p>
          <w:p w14:paraId="42D8EF16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Establecer trazabilidad en la identificación de necesidades de negocio.</w:t>
            </w:r>
          </w:p>
          <w:p w14:paraId="1758F4DD" w14:textId="77777777" w:rsidR="00644D5F" w:rsidRPr="00C4678B" w:rsidRDefault="00644D5F" w:rsidP="001D28BF">
            <w:pPr>
              <w:pStyle w:val="TableText"/>
              <w:spacing w:before="0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Reusar componentes de otras aplicaciones.</w:t>
            </w:r>
          </w:p>
        </w:tc>
      </w:tr>
    </w:tbl>
    <w:p w14:paraId="55BC40E8" w14:textId="44E20B9A" w:rsidR="00644D5F" w:rsidRPr="00C4678B" w:rsidRDefault="00644D5F" w:rsidP="00644D5F">
      <w:pPr>
        <w:rPr>
          <w:rFonts w:ascii="Arial Narrow" w:hAnsi="Arial Narrow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81"/>
        <w:gridCol w:w="7779"/>
      </w:tblGrid>
      <w:tr w:rsidR="00785FFB" w:rsidRPr="00C4678B" w14:paraId="7FE1F59F" w14:textId="77777777" w:rsidTr="0002164A">
        <w:trPr>
          <w:cantSplit/>
        </w:trPr>
        <w:tc>
          <w:tcPr>
            <w:tcW w:w="1588" w:type="dxa"/>
            <w:shd w:val="clear" w:color="auto" w:fill="E0E0E0"/>
          </w:tcPr>
          <w:p w14:paraId="13F5D3F9" w14:textId="77777777" w:rsidR="00785FFB" w:rsidRPr="00C4678B" w:rsidRDefault="00785FFB" w:rsidP="0002164A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Nombre</w:t>
            </w:r>
          </w:p>
        </w:tc>
        <w:tc>
          <w:tcPr>
            <w:tcW w:w="7899" w:type="dxa"/>
            <w:shd w:val="clear" w:color="auto" w:fill="E0E0E0"/>
          </w:tcPr>
          <w:p w14:paraId="58D1B38C" w14:textId="77777777" w:rsidR="00785FFB" w:rsidRPr="00C4678B" w:rsidRDefault="00785FFB" w:rsidP="0002164A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Sistema escalable</w:t>
            </w:r>
          </w:p>
        </w:tc>
      </w:tr>
      <w:tr w:rsidR="00785FFB" w:rsidRPr="00C4678B" w14:paraId="36E7C441" w14:textId="77777777" w:rsidTr="0002164A">
        <w:trPr>
          <w:cantSplit/>
        </w:trPr>
        <w:tc>
          <w:tcPr>
            <w:tcW w:w="1588" w:type="dxa"/>
            <w:shd w:val="clear" w:color="auto" w:fill="E0E0E0"/>
          </w:tcPr>
          <w:p w14:paraId="1A98C6F4" w14:textId="77777777" w:rsidR="00785FFB" w:rsidRPr="00C4678B" w:rsidRDefault="00785FFB" w:rsidP="0002164A">
            <w:pPr>
              <w:pStyle w:val="TableText"/>
              <w:keepNext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Código</w:t>
            </w:r>
          </w:p>
        </w:tc>
        <w:tc>
          <w:tcPr>
            <w:tcW w:w="7899" w:type="dxa"/>
          </w:tcPr>
          <w:p w14:paraId="72155195" w14:textId="77777777" w:rsidR="00785FFB" w:rsidRPr="00C4678B" w:rsidRDefault="00785FFB" w:rsidP="0002164A">
            <w:pPr>
              <w:pStyle w:val="TableText"/>
              <w:keepNext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PAA05</w:t>
            </w:r>
          </w:p>
        </w:tc>
      </w:tr>
      <w:tr w:rsidR="00785FFB" w:rsidRPr="00CA7508" w14:paraId="29FA761A" w14:textId="77777777" w:rsidTr="0002164A">
        <w:trPr>
          <w:cantSplit/>
        </w:trPr>
        <w:tc>
          <w:tcPr>
            <w:tcW w:w="1588" w:type="dxa"/>
            <w:shd w:val="clear" w:color="auto" w:fill="E0E0E0"/>
          </w:tcPr>
          <w:p w14:paraId="7460C6A7" w14:textId="77777777" w:rsidR="00785FFB" w:rsidRPr="00C4678B" w:rsidRDefault="00785FFB" w:rsidP="0002164A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Declaración</w:t>
            </w:r>
          </w:p>
        </w:tc>
        <w:tc>
          <w:tcPr>
            <w:tcW w:w="7899" w:type="dxa"/>
          </w:tcPr>
          <w:p w14:paraId="3FB1FB17" w14:textId="77777777" w:rsidR="00785FFB" w:rsidRPr="00C4678B" w:rsidRDefault="00785FFB" w:rsidP="0002164A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El sistema KADABRA debe soportar la escalabilidad a nivel de capacidades para atender los cambios en la demanda.</w:t>
            </w:r>
          </w:p>
        </w:tc>
      </w:tr>
      <w:tr w:rsidR="00785FFB" w:rsidRPr="00CA7508" w14:paraId="5A4165CA" w14:textId="77777777" w:rsidTr="0002164A">
        <w:trPr>
          <w:cantSplit/>
        </w:trPr>
        <w:tc>
          <w:tcPr>
            <w:tcW w:w="1588" w:type="dxa"/>
            <w:shd w:val="clear" w:color="auto" w:fill="E0E0E0"/>
          </w:tcPr>
          <w:p w14:paraId="089187A2" w14:textId="77777777" w:rsidR="00785FFB" w:rsidRPr="00C4678B" w:rsidRDefault="00785FFB" w:rsidP="0002164A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Justificación</w:t>
            </w:r>
          </w:p>
        </w:tc>
        <w:tc>
          <w:tcPr>
            <w:tcW w:w="7899" w:type="dxa"/>
          </w:tcPr>
          <w:p w14:paraId="520D1091" w14:textId="77777777" w:rsidR="00785FFB" w:rsidRPr="00C4678B" w:rsidRDefault="00785FFB" w:rsidP="0002164A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Permite que el sistema pueda operar de manera óptima según cambios en la carga operativa y demanda del negocio.</w:t>
            </w:r>
          </w:p>
        </w:tc>
      </w:tr>
      <w:tr w:rsidR="00785FFB" w:rsidRPr="00CA7508" w14:paraId="70D8A59F" w14:textId="77777777" w:rsidTr="0002164A">
        <w:trPr>
          <w:cantSplit/>
        </w:trPr>
        <w:tc>
          <w:tcPr>
            <w:tcW w:w="1588" w:type="dxa"/>
            <w:shd w:val="clear" w:color="auto" w:fill="E0E0E0"/>
          </w:tcPr>
          <w:p w14:paraId="19EACB6E" w14:textId="77777777" w:rsidR="00785FFB" w:rsidRPr="00C4678B" w:rsidRDefault="00785FFB" w:rsidP="0002164A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Implicancias</w:t>
            </w:r>
          </w:p>
        </w:tc>
        <w:tc>
          <w:tcPr>
            <w:tcW w:w="7899" w:type="dxa"/>
          </w:tcPr>
          <w:p w14:paraId="5F8AF4A7" w14:textId="77777777" w:rsidR="00785FFB" w:rsidRPr="00C4678B" w:rsidRDefault="00785FFB" w:rsidP="0002164A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 xml:space="preserve">Monitorear el comportamiento de las aplicaciones o servicios para asegurar la atención óptima de la operación diaria. </w:t>
            </w:r>
          </w:p>
        </w:tc>
      </w:tr>
    </w:tbl>
    <w:p w14:paraId="1300E73E" w14:textId="73EBFC37" w:rsidR="00785FFB" w:rsidRDefault="00785FFB" w:rsidP="00644D5F">
      <w:pPr>
        <w:rPr>
          <w:rFonts w:ascii="Arial Narrow" w:hAnsi="Arial Narrow"/>
          <w:lang w:val="es-PE"/>
        </w:rPr>
      </w:pPr>
    </w:p>
    <w:p w14:paraId="7AB1F76D" w14:textId="211CC85C" w:rsidR="006006C7" w:rsidRPr="00C4678B" w:rsidRDefault="00552E12" w:rsidP="006006C7">
      <w:pPr>
        <w:pStyle w:val="Heading2"/>
        <w:numPr>
          <w:ilvl w:val="1"/>
          <w:numId w:val="1"/>
        </w:numPr>
        <w:rPr>
          <w:rFonts w:ascii="Arial Narrow" w:hAnsi="Arial Narrow"/>
          <w:lang w:val="es-PE"/>
        </w:rPr>
      </w:pPr>
      <w:bookmarkStart w:id="21" w:name="_Toc522127022"/>
      <w:r w:rsidRPr="00C4678B">
        <w:rPr>
          <w:rFonts w:ascii="Arial Narrow" w:hAnsi="Arial Narrow"/>
          <w:lang w:val="es-PE"/>
        </w:rPr>
        <w:t>Estándares</w:t>
      </w:r>
      <w:bookmarkEnd w:id="21"/>
      <w:r w:rsidR="005C74BB">
        <w:rPr>
          <w:rFonts w:ascii="Arial Narrow" w:hAnsi="Arial Narrow"/>
          <w:lang w:val="es-PE"/>
        </w:rPr>
        <w:t xml:space="preserve"> </w:t>
      </w:r>
    </w:p>
    <w:p w14:paraId="737C7753" w14:textId="4C6E4924" w:rsidR="008C29C7" w:rsidRPr="008C29C7" w:rsidRDefault="008C29C7" w:rsidP="008C29C7">
      <w:pPr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Se utilizarán l</w:t>
      </w:r>
      <w:r w:rsidR="002920A8">
        <w:rPr>
          <w:rFonts w:ascii="Arial Narrow" w:hAnsi="Arial Narrow"/>
          <w:lang w:val="es-PE"/>
        </w:rPr>
        <w:t>os siguientes</w:t>
      </w:r>
      <w:r>
        <w:rPr>
          <w:rFonts w:ascii="Arial Narrow" w:hAnsi="Arial Narrow"/>
          <w:lang w:val="es-PE"/>
        </w:rPr>
        <w:t xml:space="preserve"> estándares </w:t>
      </w:r>
      <w:r w:rsidR="006B5A1A">
        <w:rPr>
          <w:rFonts w:ascii="Arial Narrow" w:hAnsi="Arial Narrow"/>
          <w:lang w:val="es-PE"/>
        </w:rPr>
        <w:t>en el presente entregable:</w:t>
      </w:r>
    </w:p>
    <w:p w14:paraId="7AB1F76E" w14:textId="77DCFA55" w:rsidR="00396145" w:rsidRPr="00C4678B" w:rsidRDefault="003D7E71" w:rsidP="00725E7B">
      <w:pPr>
        <w:pStyle w:val="ListParagraph"/>
        <w:numPr>
          <w:ilvl w:val="0"/>
          <w:numId w:val="4"/>
        </w:num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ARCHIMATE un es lenguaje de notación unificado utilizado para modelamiento de arquitectura empresarial de alto nivel, el cual permite visualizar e identificar las aplicaciones negocio, sub-aplicaciones, componentes, bases de datos, servicios, etc. y sus respectivas interacciones</w:t>
      </w:r>
      <w:r w:rsidR="000D122A" w:rsidRPr="00C4678B">
        <w:rPr>
          <w:rFonts w:ascii="Arial Narrow" w:hAnsi="Arial Narrow"/>
          <w:lang w:val="es-PE"/>
        </w:rPr>
        <w:t>.</w:t>
      </w:r>
    </w:p>
    <w:p w14:paraId="001FDCB1" w14:textId="77777777" w:rsidR="00A9689F" w:rsidRDefault="00A9689F" w:rsidP="0091385B">
      <w:pPr>
        <w:rPr>
          <w:rFonts w:ascii="Arial Narrow" w:hAnsi="Arial Narrow"/>
          <w:lang w:val="es-PE"/>
        </w:rPr>
        <w:sectPr w:rsidR="00A9689F" w:rsidSect="003347AC">
          <w:footerReference w:type="default" r:id="rId10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7AB1F794" w14:textId="35DB0883" w:rsidR="00D95BA0" w:rsidRPr="00C4678B" w:rsidRDefault="008F13A2" w:rsidP="00D95BA0">
      <w:pPr>
        <w:pStyle w:val="Heading1"/>
        <w:rPr>
          <w:rFonts w:ascii="Arial Narrow" w:hAnsi="Arial Narrow"/>
          <w:lang w:val="es-PE"/>
        </w:rPr>
      </w:pPr>
      <w:bookmarkStart w:id="22" w:name="_Toc500171741"/>
      <w:bookmarkStart w:id="23" w:name="_Toc522127023"/>
      <w:r w:rsidRPr="00C4678B">
        <w:rPr>
          <w:rFonts w:ascii="Arial Narrow" w:hAnsi="Arial Narrow"/>
          <w:lang w:val="es-PE"/>
        </w:rPr>
        <w:lastRenderedPageBreak/>
        <w:t>Arquitectura de Aplicaciones T</w:t>
      </w:r>
      <w:r w:rsidR="00767A3A">
        <w:rPr>
          <w:rFonts w:ascii="Arial Narrow" w:hAnsi="Arial Narrow"/>
          <w:lang w:val="es-PE"/>
        </w:rPr>
        <w:t>O</w:t>
      </w:r>
      <w:r w:rsidRPr="00C4678B">
        <w:rPr>
          <w:rFonts w:ascii="Arial Narrow" w:hAnsi="Arial Narrow"/>
          <w:lang w:val="es-PE"/>
        </w:rPr>
        <w:t>-B</w:t>
      </w:r>
      <w:bookmarkEnd w:id="22"/>
      <w:r w:rsidR="00767A3A">
        <w:rPr>
          <w:rFonts w:ascii="Arial Narrow" w:hAnsi="Arial Narrow"/>
          <w:lang w:val="es-PE"/>
        </w:rPr>
        <w:t>E</w:t>
      </w:r>
      <w:bookmarkEnd w:id="23"/>
    </w:p>
    <w:p w14:paraId="6D048BE4" w14:textId="66DD0FC5" w:rsidR="008F13A2" w:rsidRPr="00C4678B" w:rsidRDefault="008F13A2" w:rsidP="006914D8">
      <w:p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Esta sección contiene l</w:t>
      </w:r>
      <w:r w:rsidR="00770828" w:rsidRPr="00C4678B">
        <w:rPr>
          <w:rFonts w:ascii="Arial Narrow" w:hAnsi="Arial Narrow"/>
          <w:lang w:val="es-PE"/>
        </w:rPr>
        <w:t xml:space="preserve">os esquemas y gráficos que representan la </w:t>
      </w:r>
      <w:r w:rsidR="00400B3F" w:rsidRPr="00C4678B">
        <w:rPr>
          <w:rFonts w:ascii="Arial Narrow" w:hAnsi="Arial Narrow"/>
          <w:lang w:val="es-PE"/>
        </w:rPr>
        <w:t>arquitectura de aplicaciones T</w:t>
      </w:r>
      <w:r w:rsidR="00767A3A">
        <w:rPr>
          <w:rFonts w:ascii="Arial Narrow" w:hAnsi="Arial Narrow"/>
          <w:lang w:val="es-PE"/>
        </w:rPr>
        <w:t>O</w:t>
      </w:r>
      <w:r w:rsidR="00400B3F" w:rsidRPr="00C4678B">
        <w:rPr>
          <w:rFonts w:ascii="Arial Narrow" w:hAnsi="Arial Narrow"/>
          <w:lang w:val="es-PE"/>
        </w:rPr>
        <w:t>-B</w:t>
      </w:r>
      <w:r w:rsidR="00767A3A">
        <w:rPr>
          <w:rFonts w:ascii="Arial Narrow" w:hAnsi="Arial Narrow"/>
          <w:lang w:val="es-PE"/>
        </w:rPr>
        <w:t>E</w:t>
      </w:r>
      <w:r w:rsidR="00400B3F" w:rsidRPr="00C4678B">
        <w:rPr>
          <w:rFonts w:ascii="Arial Narrow" w:hAnsi="Arial Narrow"/>
          <w:lang w:val="es-PE"/>
        </w:rPr>
        <w:t>.</w:t>
      </w:r>
    </w:p>
    <w:p w14:paraId="4C20F26E" w14:textId="355CC20D" w:rsidR="00836FCA" w:rsidRPr="00A605E4" w:rsidRDefault="00836FCA" w:rsidP="009069FE">
      <w:pPr>
        <w:pStyle w:val="Heading2"/>
        <w:numPr>
          <w:ilvl w:val="1"/>
          <w:numId w:val="1"/>
        </w:numPr>
        <w:rPr>
          <w:rFonts w:ascii="Arial Narrow" w:hAnsi="Arial Narrow"/>
          <w:lang w:val="es-PE"/>
        </w:rPr>
      </w:pPr>
      <w:bookmarkStart w:id="24" w:name="_Toc522127024"/>
      <w:r w:rsidRPr="00A605E4">
        <w:rPr>
          <w:rFonts w:ascii="Arial Narrow" w:hAnsi="Arial Narrow"/>
          <w:lang w:val="es-PE"/>
        </w:rPr>
        <w:t>Arquitectura de Aplicación</w:t>
      </w:r>
      <w:bookmarkEnd w:id="24"/>
    </w:p>
    <w:p w14:paraId="428D36FA" w14:textId="5B229A9D" w:rsidR="00A605E4" w:rsidRDefault="00A605E4" w:rsidP="00B573CC">
      <w:pPr>
        <w:ind w:left="567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A continuación, se muestra la arquitectura de aplicación </w:t>
      </w:r>
      <w:r w:rsidR="00B573CC">
        <w:rPr>
          <w:rFonts w:ascii="Arial Narrow" w:hAnsi="Arial Narrow"/>
          <w:lang w:val="es-PE"/>
        </w:rPr>
        <w:t>y el detalle de cada uno de sus componentes:</w:t>
      </w:r>
    </w:p>
    <w:p w14:paraId="59925F16" w14:textId="180C6E7F" w:rsidR="00CA7508" w:rsidRPr="00A55F20" w:rsidRDefault="00A55F20" w:rsidP="00B573CC">
      <w:pPr>
        <w:ind w:left="567"/>
        <w:rPr>
          <w:rFonts w:ascii="Arial Narrow" w:hAnsi="Arial Narrow"/>
          <w:b/>
          <w:color w:val="FF0000"/>
          <w:lang w:val="es-PE"/>
        </w:rPr>
      </w:pPr>
      <w:r>
        <w:rPr>
          <w:rFonts w:ascii="Arial Narrow" w:hAnsi="Arial Narrow"/>
          <w:b/>
          <w:color w:val="FF0000"/>
          <w:lang w:val="es-PE"/>
        </w:rPr>
        <w:t xml:space="preserve">Porque se ha sacado </w:t>
      </w:r>
      <w:r w:rsidRPr="00A55F20">
        <w:rPr>
          <w:rFonts w:ascii="Arial Narrow" w:hAnsi="Arial Narrow"/>
          <w:b/>
          <w:color w:val="FF0000"/>
          <w:lang w:val="es-PE"/>
        </w:rPr>
        <w:t>la notificación</w:t>
      </w:r>
    </w:p>
    <w:p w14:paraId="3E087F54" w14:textId="184F8D7C" w:rsidR="00E95F6E" w:rsidRPr="00A605E4" w:rsidRDefault="00441FB8" w:rsidP="00B573CC">
      <w:pPr>
        <w:ind w:left="567"/>
        <w:jc w:val="center"/>
        <w:rPr>
          <w:rFonts w:ascii="Arial Narrow" w:hAnsi="Arial Narrow"/>
          <w:lang w:val="es-PE"/>
        </w:rPr>
      </w:pPr>
      <w:r>
        <w:rPr>
          <w:noProof/>
        </w:rPr>
        <w:drawing>
          <wp:inline distT="0" distB="0" distL="0" distR="0" wp14:anchorId="3EF37DC7" wp14:editId="025FC403">
            <wp:extent cx="5597237" cy="3699798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0572" cy="370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06CE" w14:textId="663CAF84" w:rsidR="0097196C" w:rsidRPr="00A605E4" w:rsidRDefault="0097196C" w:rsidP="0097196C">
      <w:pPr>
        <w:pStyle w:val="Heading3"/>
        <w:rPr>
          <w:rFonts w:ascii="Arial Narrow" w:hAnsi="Arial Narrow"/>
          <w:iCs/>
          <w:sz w:val="28"/>
          <w:szCs w:val="28"/>
          <w:lang w:val="es-PE"/>
        </w:rPr>
      </w:pPr>
      <w:bookmarkStart w:id="25" w:name="_Toc522127025"/>
      <w:r w:rsidRPr="00A605E4">
        <w:rPr>
          <w:rFonts w:ascii="Arial Narrow" w:hAnsi="Arial Narrow"/>
          <w:iCs/>
          <w:sz w:val="28"/>
          <w:szCs w:val="28"/>
          <w:lang w:val="es-PE"/>
        </w:rPr>
        <w:t>Front</w:t>
      </w:r>
      <w:r w:rsidR="00836FCA" w:rsidRPr="00A605E4">
        <w:rPr>
          <w:rFonts w:ascii="Arial Narrow" w:hAnsi="Arial Narrow"/>
          <w:iCs/>
          <w:sz w:val="28"/>
          <w:szCs w:val="28"/>
          <w:lang w:val="es-PE"/>
        </w:rPr>
        <w:t>-</w:t>
      </w:r>
      <w:proofErr w:type="spellStart"/>
      <w:r w:rsidRPr="00A605E4">
        <w:rPr>
          <w:rFonts w:ascii="Arial Narrow" w:hAnsi="Arial Narrow"/>
          <w:iCs/>
          <w:sz w:val="28"/>
          <w:szCs w:val="28"/>
          <w:lang w:val="es-PE"/>
        </w:rPr>
        <w:t>End</w:t>
      </w:r>
      <w:bookmarkEnd w:id="25"/>
      <w:proofErr w:type="spellEnd"/>
      <w:r w:rsidR="00282ACA" w:rsidRPr="00A605E4">
        <w:rPr>
          <w:rFonts w:ascii="Arial Narrow" w:hAnsi="Arial Narrow"/>
          <w:iCs/>
          <w:sz w:val="28"/>
          <w:szCs w:val="28"/>
          <w:lang w:val="es-PE"/>
        </w:rPr>
        <w:t xml:space="preserve"> </w:t>
      </w:r>
    </w:p>
    <w:p w14:paraId="617A0A36" w14:textId="0FBEC9CF" w:rsidR="00282ACA" w:rsidRPr="00C4678B" w:rsidRDefault="00282ACA" w:rsidP="00D97576">
      <w:pPr>
        <w:ind w:left="1560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 xml:space="preserve">Es la capa </w:t>
      </w:r>
      <w:r w:rsidR="00F83701" w:rsidRPr="00C4678B">
        <w:rPr>
          <w:rFonts w:ascii="Arial Narrow" w:hAnsi="Arial Narrow"/>
          <w:lang w:val="es-PE"/>
        </w:rPr>
        <w:t xml:space="preserve">que se encarga </w:t>
      </w:r>
      <w:r w:rsidRPr="00C4678B">
        <w:rPr>
          <w:rFonts w:ascii="Arial Narrow" w:hAnsi="Arial Narrow"/>
          <w:lang w:val="es-PE"/>
        </w:rPr>
        <w:t xml:space="preserve">de recibir las peticiones por parte del </w:t>
      </w:r>
      <w:r w:rsidR="00282C1F" w:rsidRPr="00C4678B">
        <w:rPr>
          <w:rFonts w:ascii="Arial Narrow" w:hAnsi="Arial Narrow"/>
          <w:lang w:val="es-PE"/>
        </w:rPr>
        <w:t>usuario,</w:t>
      </w:r>
      <w:r w:rsidRPr="00C4678B">
        <w:rPr>
          <w:rFonts w:ascii="Arial Narrow" w:hAnsi="Arial Narrow"/>
          <w:lang w:val="es-PE"/>
        </w:rPr>
        <w:t xml:space="preserve"> invocar la lógica de negocio y dev</w:t>
      </w:r>
      <w:r w:rsidR="00282C1F" w:rsidRPr="00C4678B">
        <w:rPr>
          <w:rFonts w:ascii="Arial Narrow" w:hAnsi="Arial Narrow"/>
          <w:lang w:val="es-PE"/>
        </w:rPr>
        <w:t>olver los resultados al usuario mediante la interfaz.</w:t>
      </w:r>
    </w:p>
    <w:p w14:paraId="2D42AD06" w14:textId="4192ACE6" w:rsidR="00F1284E" w:rsidRPr="00C4678B" w:rsidRDefault="001A0EDB" w:rsidP="00C37317">
      <w:pPr>
        <w:pStyle w:val="Heading4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P</w:t>
      </w:r>
      <w:r w:rsidR="00673822" w:rsidRPr="00C4678B">
        <w:rPr>
          <w:rFonts w:ascii="Arial Narrow" w:hAnsi="Arial Narrow"/>
          <w:lang w:val="es-PE"/>
        </w:rPr>
        <w:t>atrones Tendencias</w:t>
      </w:r>
    </w:p>
    <w:p w14:paraId="6D80AE34" w14:textId="77777777" w:rsidR="00F1284E" w:rsidRPr="00C4678B" w:rsidRDefault="00F1284E" w:rsidP="00D97576">
      <w:pPr>
        <w:pStyle w:val="ListParagraph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Desacoplamiento entre la capa de presentación y servicios.</w:t>
      </w:r>
    </w:p>
    <w:p w14:paraId="7CA7E4C4" w14:textId="77777777" w:rsidR="00F1284E" w:rsidRPr="00C4678B" w:rsidRDefault="00F1284E" w:rsidP="00D97576">
      <w:pPr>
        <w:pStyle w:val="ListParagraph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Diseño de arquitecturas Cloud.</w:t>
      </w:r>
    </w:p>
    <w:p w14:paraId="5000385A" w14:textId="77777777" w:rsidR="00F1284E" w:rsidRPr="00C4678B" w:rsidRDefault="00F1284E" w:rsidP="00D97576">
      <w:pPr>
        <w:pStyle w:val="ListParagraph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proofErr w:type="spellStart"/>
      <w:r w:rsidRPr="00C4678B">
        <w:rPr>
          <w:rFonts w:ascii="Arial Narrow" w:hAnsi="Arial Narrow"/>
          <w:lang w:val="es-PE"/>
        </w:rPr>
        <w:t>Omnicanalidad</w:t>
      </w:r>
      <w:proofErr w:type="spellEnd"/>
      <w:r w:rsidRPr="00C4678B">
        <w:rPr>
          <w:rFonts w:ascii="Arial Narrow" w:hAnsi="Arial Narrow"/>
          <w:lang w:val="es-PE"/>
        </w:rPr>
        <w:t>.</w:t>
      </w:r>
    </w:p>
    <w:p w14:paraId="337EA5FE" w14:textId="77777777" w:rsidR="00F1284E" w:rsidRPr="00C4678B" w:rsidRDefault="00F1284E" w:rsidP="00D97576">
      <w:pPr>
        <w:pStyle w:val="ListParagraph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Multicanalidad y multidispositivo.</w:t>
      </w:r>
    </w:p>
    <w:p w14:paraId="2550D4C1" w14:textId="390007E7" w:rsidR="001A0EDB" w:rsidRPr="00C4678B" w:rsidRDefault="00F1284E" w:rsidP="00D97576">
      <w:pPr>
        <w:pStyle w:val="ListParagraph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Cache y persistencia de datos en el cliente.</w:t>
      </w:r>
    </w:p>
    <w:p w14:paraId="067EDF73" w14:textId="28E1C604" w:rsidR="009962BB" w:rsidRDefault="00B4137C" w:rsidP="009962BB">
      <w:pPr>
        <w:pStyle w:val="Heading4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Estándares</w:t>
      </w:r>
    </w:p>
    <w:p w14:paraId="78763FA5" w14:textId="51346CF2" w:rsidR="00744334" w:rsidRPr="00744334" w:rsidRDefault="00744334" w:rsidP="00744334">
      <w:pPr>
        <w:ind w:left="1440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A continuación, se presenta un cuadro comparativo entre las distintas tecnologías</w:t>
      </w:r>
      <w:r w:rsidR="00BE6C57">
        <w:rPr>
          <w:rFonts w:ascii="Arial Narrow" w:hAnsi="Arial Narrow"/>
          <w:lang w:val="es-PE"/>
        </w:rPr>
        <w:t xml:space="preserve"> usadas en la actualidad:</w:t>
      </w:r>
    </w:p>
    <w:tbl>
      <w:tblPr>
        <w:tblStyle w:val="TableGrid"/>
        <w:tblW w:w="0" w:type="auto"/>
        <w:tblInd w:w="1526" w:type="dxa"/>
        <w:tblLook w:val="04A0" w:firstRow="1" w:lastRow="0" w:firstColumn="1" w:lastColumn="0" w:noHBand="0" w:noVBand="1"/>
      </w:tblPr>
      <w:tblGrid>
        <w:gridCol w:w="2693"/>
        <w:gridCol w:w="2693"/>
        <w:gridCol w:w="2588"/>
      </w:tblGrid>
      <w:tr w:rsidR="00C740FE" w:rsidRPr="00744334" w14:paraId="379A8FA1" w14:textId="77777777" w:rsidTr="00C907EF">
        <w:tc>
          <w:tcPr>
            <w:tcW w:w="2693" w:type="dxa"/>
          </w:tcPr>
          <w:p w14:paraId="63B5AC48" w14:textId="23241DA5" w:rsidR="00C740FE" w:rsidRPr="00744334" w:rsidRDefault="006727EC" w:rsidP="00160F3D">
            <w:pPr>
              <w:jc w:val="both"/>
              <w:rPr>
                <w:rFonts w:ascii="Arial Narrow" w:hAnsi="Arial Narrow"/>
                <w:b/>
                <w:lang w:val="es-PE"/>
              </w:rPr>
            </w:pPr>
            <w:r w:rsidRPr="00744334">
              <w:rPr>
                <w:rFonts w:ascii="Arial Narrow" w:hAnsi="Arial Narrow"/>
                <w:b/>
                <w:lang w:val="es-PE"/>
              </w:rPr>
              <w:lastRenderedPageBreak/>
              <w:t>View</w:t>
            </w:r>
          </w:p>
        </w:tc>
        <w:tc>
          <w:tcPr>
            <w:tcW w:w="2693" w:type="dxa"/>
          </w:tcPr>
          <w:p w14:paraId="4B9F2D55" w14:textId="6873EEDE" w:rsidR="00C740FE" w:rsidRPr="00744334" w:rsidRDefault="006727EC" w:rsidP="00160F3D">
            <w:pPr>
              <w:jc w:val="both"/>
              <w:rPr>
                <w:rFonts w:ascii="Arial Narrow" w:hAnsi="Arial Narrow"/>
                <w:b/>
                <w:lang w:val="es-PE"/>
              </w:rPr>
            </w:pPr>
            <w:r w:rsidRPr="00744334">
              <w:rPr>
                <w:rFonts w:ascii="Arial Narrow" w:hAnsi="Arial Narrow"/>
                <w:b/>
                <w:lang w:val="es-PE"/>
              </w:rPr>
              <w:t>Server MVC</w:t>
            </w:r>
          </w:p>
        </w:tc>
        <w:tc>
          <w:tcPr>
            <w:tcW w:w="2588" w:type="dxa"/>
            <w:shd w:val="clear" w:color="auto" w:fill="DEEAF6" w:themeFill="accent1" w:themeFillTint="33"/>
          </w:tcPr>
          <w:p w14:paraId="349AF44A" w14:textId="654CE536" w:rsidR="00C740FE" w:rsidRPr="00744334" w:rsidRDefault="006727EC" w:rsidP="00160F3D">
            <w:pPr>
              <w:jc w:val="both"/>
              <w:rPr>
                <w:rFonts w:ascii="Arial Narrow" w:hAnsi="Arial Narrow"/>
                <w:b/>
                <w:lang w:val="es-PE"/>
              </w:rPr>
            </w:pPr>
            <w:r w:rsidRPr="00744334">
              <w:rPr>
                <w:rFonts w:ascii="Arial Narrow" w:hAnsi="Arial Narrow"/>
                <w:b/>
                <w:lang w:val="es-PE"/>
              </w:rPr>
              <w:t>Cliente MVC</w:t>
            </w:r>
          </w:p>
        </w:tc>
      </w:tr>
      <w:tr w:rsidR="00C740FE" w14:paraId="4044F3A4" w14:textId="77777777" w:rsidTr="00C907EF">
        <w:tc>
          <w:tcPr>
            <w:tcW w:w="2693" w:type="dxa"/>
          </w:tcPr>
          <w:p w14:paraId="32C537D1" w14:textId="6AE74D7B" w:rsidR="00790467" w:rsidRPr="00790467" w:rsidRDefault="00790467" w:rsidP="00790467">
            <w:pPr>
              <w:jc w:val="both"/>
              <w:rPr>
                <w:rFonts w:ascii="Arial Narrow" w:hAnsi="Arial Narrow"/>
                <w:lang w:val="es-PE"/>
              </w:rPr>
            </w:pPr>
            <w:r w:rsidRPr="00790467">
              <w:rPr>
                <w:rFonts w:ascii="Arial Narrow" w:hAnsi="Arial Narrow"/>
                <w:lang w:val="es-PE"/>
              </w:rPr>
              <w:t>Alto costo de personalización</w:t>
            </w:r>
            <w:r w:rsidR="0041797B">
              <w:rPr>
                <w:rFonts w:ascii="Arial Narrow" w:hAnsi="Arial Narrow"/>
                <w:lang w:val="es-PE"/>
              </w:rPr>
              <w:t>.</w:t>
            </w:r>
          </w:p>
          <w:p w14:paraId="52FB1874" w14:textId="675CB70D" w:rsidR="00790467" w:rsidRPr="00790467" w:rsidRDefault="00790467" w:rsidP="00790467">
            <w:pPr>
              <w:jc w:val="both"/>
              <w:rPr>
                <w:rFonts w:ascii="Arial Narrow" w:hAnsi="Arial Narrow"/>
                <w:lang w:val="es-PE"/>
              </w:rPr>
            </w:pPr>
            <w:r w:rsidRPr="00790467">
              <w:rPr>
                <w:rFonts w:ascii="Arial Narrow" w:hAnsi="Arial Narrow"/>
                <w:lang w:val="es-PE"/>
              </w:rPr>
              <w:t>Necesidad de un servidor de aplicaciones</w:t>
            </w:r>
            <w:r w:rsidR="0041797B">
              <w:rPr>
                <w:rFonts w:ascii="Arial Narrow" w:hAnsi="Arial Narrow"/>
                <w:lang w:val="es-PE"/>
              </w:rPr>
              <w:t>.</w:t>
            </w:r>
          </w:p>
          <w:p w14:paraId="05E5F794" w14:textId="3BA9422E" w:rsidR="00790467" w:rsidRPr="00790467" w:rsidRDefault="00790467" w:rsidP="00790467">
            <w:pPr>
              <w:jc w:val="both"/>
              <w:rPr>
                <w:rFonts w:ascii="Arial Narrow" w:hAnsi="Arial Narrow"/>
                <w:lang w:val="es-PE"/>
              </w:rPr>
            </w:pPr>
            <w:r w:rsidRPr="00790467">
              <w:rPr>
                <w:rFonts w:ascii="Arial Narrow" w:hAnsi="Arial Narrow"/>
                <w:lang w:val="es-PE"/>
              </w:rPr>
              <w:t xml:space="preserve">Integración sencilla con </w:t>
            </w:r>
            <w:proofErr w:type="spellStart"/>
            <w:r w:rsidRPr="00790467">
              <w:rPr>
                <w:rFonts w:ascii="Arial Narrow" w:hAnsi="Arial Narrow"/>
                <w:lang w:val="es-PE"/>
              </w:rPr>
              <w:t>framework</w:t>
            </w:r>
            <w:proofErr w:type="spellEnd"/>
            <w:r w:rsidRPr="00790467">
              <w:rPr>
                <w:rFonts w:ascii="Arial Narrow" w:hAnsi="Arial Narrow"/>
                <w:lang w:val="es-PE"/>
              </w:rPr>
              <w:t xml:space="preserve"> MVC</w:t>
            </w:r>
            <w:r w:rsidR="0041797B">
              <w:rPr>
                <w:rFonts w:ascii="Arial Narrow" w:hAnsi="Arial Narrow"/>
                <w:lang w:val="es-PE"/>
              </w:rPr>
              <w:t>.</w:t>
            </w:r>
          </w:p>
          <w:p w14:paraId="017D65B5" w14:textId="77777777" w:rsidR="00C740FE" w:rsidRDefault="00790467" w:rsidP="00790467">
            <w:pPr>
              <w:jc w:val="both"/>
              <w:rPr>
                <w:rFonts w:ascii="Arial Narrow" w:hAnsi="Arial Narrow"/>
                <w:lang w:val="es-PE"/>
              </w:rPr>
            </w:pPr>
            <w:r w:rsidRPr="00790467">
              <w:rPr>
                <w:rFonts w:ascii="Arial Narrow" w:hAnsi="Arial Narrow"/>
                <w:lang w:val="es-PE"/>
              </w:rPr>
              <w:t>Madurez</w:t>
            </w:r>
            <w:r w:rsidR="0041797B">
              <w:rPr>
                <w:rFonts w:ascii="Arial Narrow" w:hAnsi="Arial Narrow"/>
                <w:lang w:val="es-PE"/>
              </w:rPr>
              <w:t>.</w:t>
            </w:r>
          </w:p>
          <w:p w14:paraId="3F84D7AC" w14:textId="3EF8C637" w:rsidR="00990555" w:rsidRDefault="00990555" w:rsidP="00790467">
            <w:pPr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noProof/>
                <w:lang w:val="es-PE"/>
              </w:rPr>
              <w:drawing>
                <wp:inline distT="0" distB="0" distL="0" distR="0" wp14:anchorId="7C4378D6" wp14:editId="1C3596C9">
                  <wp:extent cx="1352550" cy="1093431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6858" cy="109691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14:paraId="3F8B7810" w14:textId="469446C4" w:rsidR="0041797B" w:rsidRPr="0041797B" w:rsidRDefault="0041797B" w:rsidP="0041797B">
            <w:pPr>
              <w:jc w:val="both"/>
              <w:rPr>
                <w:rFonts w:ascii="Arial Narrow" w:hAnsi="Arial Narrow"/>
                <w:lang w:val="es-PE"/>
              </w:rPr>
            </w:pPr>
            <w:r w:rsidRPr="0041797B">
              <w:rPr>
                <w:rFonts w:ascii="Arial Narrow" w:hAnsi="Arial Narrow"/>
                <w:lang w:val="es-PE"/>
              </w:rPr>
              <w:t xml:space="preserve">Alta flexibilidad de integración con diversos </w:t>
            </w:r>
            <w:proofErr w:type="spellStart"/>
            <w:r w:rsidRPr="0041797B">
              <w:rPr>
                <w:rFonts w:ascii="Arial Narrow" w:hAnsi="Arial Narrow"/>
                <w:lang w:val="es-PE"/>
              </w:rPr>
              <w:t>frameworks</w:t>
            </w:r>
            <w:proofErr w:type="spellEnd"/>
            <w:r w:rsidRPr="0041797B">
              <w:rPr>
                <w:rFonts w:ascii="Arial Narrow" w:hAnsi="Arial Narrow"/>
                <w:lang w:val="es-PE"/>
              </w:rPr>
              <w:t xml:space="preserve"> (Spring, </w:t>
            </w:r>
            <w:proofErr w:type="spellStart"/>
            <w:r w:rsidRPr="0041797B">
              <w:rPr>
                <w:rFonts w:ascii="Arial Narrow" w:hAnsi="Arial Narrow"/>
                <w:lang w:val="es-PE"/>
              </w:rPr>
              <w:t>JRuery</w:t>
            </w:r>
            <w:proofErr w:type="spellEnd"/>
            <w:r w:rsidRPr="0041797B">
              <w:rPr>
                <w:rFonts w:ascii="Arial Narrow" w:hAnsi="Arial Narrow"/>
                <w:lang w:val="es-PE"/>
              </w:rPr>
              <w:t xml:space="preserve"> y JSF)</w:t>
            </w:r>
            <w:r>
              <w:rPr>
                <w:rFonts w:ascii="Arial Narrow" w:hAnsi="Arial Narrow"/>
                <w:lang w:val="es-PE"/>
              </w:rPr>
              <w:t>.</w:t>
            </w:r>
          </w:p>
          <w:p w14:paraId="6489D0C2" w14:textId="416BBA60" w:rsidR="0041797B" w:rsidRPr="0041797B" w:rsidRDefault="0041797B" w:rsidP="0041797B">
            <w:pPr>
              <w:jc w:val="both"/>
              <w:rPr>
                <w:rFonts w:ascii="Arial Narrow" w:hAnsi="Arial Narrow"/>
                <w:lang w:val="es-PE"/>
              </w:rPr>
            </w:pPr>
            <w:r w:rsidRPr="0041797B">
              <w:rPr>
                <w:rFonts w:ascii="Arial Narrow" w:hAnsi="Arial Narrow"/>
                <w:lang w:val="es-PE"/>
              </w:rPr>
              <w:t>Necesidad de un servidor de aplicaciones</w:t>
            </w:r>
            <w:r>
              <w:rPr>
                <w:rFonts w:ascii="Arial Narrow" w:hAnsi="Arial Narrow"/>
                <w:lang w:val="es-PE"/>
              </w:rPr>
              <w:t>.</w:t>
            </w:r>
          </w:p>
          <w:p w14:paraId="76151983" w14:textId="77777777" w:rsidR="00C740FE" w:rsidRDefault="0041797B" w:rsidP="0041797B">
            <w:pPr>
              <w:jc w:val="both"/>
              <w:rPr>
                <w:rFonts w:ascii="Arial Narrow" w:hAnsi="Arial Narrow"/>
                <w:lang w:val="es-PE"/>
              </w:rPr>
            </w:pPr>
            <w:r w:rsidRPr="0041797B">
              <w:rPr>
                <w:rFonts w:ascii="Arial Narrow" w:hAnsi="Arial Narrow"/>
                <w:lang w:val="es-PE"/>
              </w:rPr>
              <w:t>Alto nivel de madurez y soporte</w:t>
            </w:r>
            <w:r>
              <w:rPr>
                <w:rFonts w:ascii="Arial Narrow" w:hAnsi="Arial Narrow"/>
                <w:lang w:val="es-PE"/>
              </w:rPr>
              <w:t>.</w:t>
            </w:r>
          </w:p>
          <w:p w14:paraId="6652C690" w14:textId="0EC96110" w:rsidR="00990555" w:rsidRDefault="00744334" w:rsidP="0041797B">
            <w:pPr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noProof/>
                <w:lang w:val="es-PE"/>
              </w:rPr>
              <w:drawing>
                <wp:inline distT="0" distB="0" distL="0" distR="0" wp14:anchorId="29EC4DE4" wp14:editId="7D8C9776">
                  <wp:extent cx="1333500" cy="522513"/>
                  <wp:effectExtent l="0" t="0" r="0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1844" cy="52578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8" w:type="dxa"/>
            <w:shd w:val="clear" w:color="auto" w:fill="DEEAF6" w:themeFill="accent1" w:themeFillTint="33"/>
          </w:tcPr>
          <w:p w14:paraId="4069561C" w14:textId="6A72C7A7" w:rsidR="0013512A" w:rsidRPr="002F28F7" w:rsidRDefault="0013512A" w:rsidP="0013512A">
            <w:pPr>
              <w:jc w:val="both"/>
              <w:rPr>
                <w:rFonts w:ascii="Arial Narrow" w:hAnsi="Arial Narrow"/>
                <w:b/>
                <w:lang w:val="es-PE"/>
              </w:rPr>
            </w:pPr>
            <w:r w:rsidRPr="002F28F7">
              <w:rPr>
                <w:rFonts w:ascii="Arial Narrow" w:hAnsi="Arial Narrow"/>
                <w:b/>
                <w:lang w:val="es-PE"/>
              </w:rPr>
              <w:t>Alto desacoplamiento entre los datos y la presentación</w:t>
            </w:r>
            <w:r w:rsidR="00744334" w:rsidRPr="002F28F7">
              <w:rPr>
                <w:rFonts w:ascii="Arial Narrow" w:hAnsi="Arial Narrow"/>
                <w:b/>
                <w:lang w:val="es-PE"/>
              </w:rPr>
              <w:t>.</w:t>
            </w:r>
          </w:p>
          <w:p w14:paraId="24194285" w14:textId="2BF17DC5" w:rsidR="0013512A" w:rsidRPr="002F28F7" w:rsidRDefault="0013512A" w:rsidP="0013512A">
            <w:pPr>
              <w:jc w:val="both"/>
              <w:rPr>
                <w:rFonts w:ascii="Arial Narrow" w:hAnsi="Arial Narrow"/>
                <w:b/>
                <w:lang w:val="es-PE"/>
              </w:rPr>
            </w:pPr>
            <w:r w:rsidRPr="002F28F7">
              <w:rPr>
                <w:rFonts w:ascii="Arial Narrow" w:hAnsi="Arial Narrow"/>
                <w:b/>
                <w:lang w:val="es-PE"/>
              </w:rPr>
              <w:t>Reducción del consumo de CDP</w:t>
            </w:r>
            <w:r w:rsidR="00744334" w:rsidRPr="002F28F7">
              <w:rPr>
                <w:rFonts w:ascii="Arial Narrow" w:hAnsi="Arial Narrow"/>
                <w:b/>
                <w:lang w:val="es-PE"/>
              </w:rPr>
              <w:t>.</w:t>
            </w:r>
          </w:p>
          <w:p w14:paraId="7819B3B1" w14:textId="364F4AB5" w:rsidR="0013512A" w:rsidRPr="002F28F7" w:rsidRDefault="00BE6C57" w:rsidP="0013512A">
            <w:pPr>
              <w:jc w:val="both"/>
              <w:rPr>
                <w:rFonts w:ascii="Arial Narrow" w:hAnsi="Arial Narrow"/>
                <w:b/>
                <w:lang w:val="es-PE"/>
              </w:rPr>
            </w:pPr>
            <w:r w:rsidRPr="002F28F7">
              <w:rPr>
                <w:rFonts w:ascii="Arial Narrow" w:hAnsi="Arial Narrow"/>
                <w:b/>
                <w:lang w:val="es-PE"/>
              </w:rPr>
              <w:t>No necesita de servidores de aplicaciones</w:t>
            </w:r>
            <w:r w:rsidR="002F28F7">
              <w:rPr>
                <w:rFonts w:ascii="Arial Narrow" w:hAnsi="Arial Narrow"/>
                <w:b/>
                <w:lang w:val="es-PE"/>
              </w:rPr>
              <w:t>.</w:t>
            </w:r>
          </w:p>
          <w:p w14:paraId="2727B175" w14:textId="414FC5DA" w:rsidR="0013512A" w:rsidRPr="0013512A" w:rsidRDefault="0013512A" w:rsidP="0013512A">
            <w:pPr>
              <w:jc w:val="both"/>
              <w:rPr>
                <w:rFonts w:ascii="Arial Narrow" w:hAnsi="Arial Narrow"/>
                <w:lang w:val="es-PE"/>
              </w:rPr>
            </w:pPr>
            <w:r w:rsidRPr="0013512A">
              <w:rPr>
                <w:rFonts w:ascii="Arial Narrow" w:hAnsi="Arial Narrow"/>
                <w:lang w:val="es-PE"/>
              </w:rPr>
              <w:t>Alto nivel de madurez</w:t>
            </w:r>
            <w:r w:rsidR="00744334">
              <w:rPr>
                <w:rFonts w:ascii="Arial Narrow" w:hAnsi="Arial Narrow"/>
                <w:lang w:val="es-PE"/>
              </w:rPr>
              <w:t>.</w:t>
            </w:r>
          </w:p>
          <w:p w14:paraId="400956B2" w14:textId="506250BF" w:rsidR="00C740FE" w:rsidRDefault="0013512A" w:rsidP="0013512A">
            <w:pPr>
              <w:jc w:val="both"/>
              <w:rPr>
                <w:rFonts w:ascii="Arial Narrow" w:hAnsi="Arial Narrow"/>
                <w:lang w:val="es-PE"/>
              </w:rPr>
            </w:pPr>
            <w:r w:rsidRPr="0013512A">
              <w:rPr>
                <w:rFonts w:ascii="Arial Narrow" w:hAnsi="Arial Narrow"/>
                <w:lang w:val="es-PE"/>
              </w:rPr>
              <w:t xml:space="preserve">La mayoría de </w:t>
            </w:r>
            <w:proofErr w:type="spellStart"/>
            <w:r w:rsidRPr="0013512A">
              <w:rPr>
                <w:rFonts w:ascii="Arial Narrow" w:hAnsi="Arial Narrow"/>
                <w:lang w:val="es-PE"/>
              </w:rPr>
              <w:t>framework</w:t>
            </w:r>
            <w:proofErr w:type="spellEnd"/>
            <w:r w:rsidRPr="0013512A">
              <w:rPr>
                <w:rFonts w:ascii="Arial Narrow" w:hAnsi="Arial Narrow"/>
                <w:lang w:val="es-PE"/>
              </w:rPr>
              <w:t xml:space="preserve"> se apoyan en Angular y JQuery</w:t>
            </w:r>
            <w:r w:rsidR="00744334">
              <w:rPr>
                <w:rFonts w:ascii="Arial Narrow" w:hAnsi="Arial Narrow"/>
                <w:lang w:val="es-PE"/>
              </w:rPr>
              <w:t>.</w:t>
            </w:r>
          </w:p>
          <w:p w14:paraId="10985D6E" w14:textId="4826A21A" w:rsidR="00744334" w:rsidRDefault="00744334" w:rsidP="0013512A">
            <w:pPr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noProof/>
                <w:lang w:val="es-PE"/>
              </w:rPr>
              <w:drawing>
                <wp:inline distT="0" distB="0" distL="0" distR="0" wp14:anchorId="756359E9" wp14:editId="16097C23">
                  <wp:extent cx="1346200" cy="1088297"/>
                  <wp:effectExtent l="0" t="0" r="635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7742" cy="10895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B7A7B3" w14:textId="37BD9191" w:rsidR="00687CFF" w:rsidRPr="00C4678B" w:rsidRDefault="00F2243D" w:rsidP="00D97576">
      <w:pPr>
        <w:pStyle w:val="ListParagraph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Se recomienda el uso de </w:t>
      </w:r>
      <w:r w:rsidR="00687CFF" w:rsidRPr="00C4678B">
        <w:rPr>
          <w:rFonts w:ascii="Arial Narrow" w:hAnsi="Arial Narrow"/>
          <w:lang w:val="es-PE"/>
        </w:rPr>
        <w:t>Cliente MVC</w:t>
      </w:r>
      <w:r w:rsidR="00C907EF">
        <w:rPr>
          <w:rFonts w:ascii="Arial Narrow" w:hAnsi="Arial Narrow"/>
          <w:lang w:val="es-PE"/>
        </w:rPr>
        <w:t xml:space="preserve"> por l</w:t>
      </w:r>
      <w:r w:rsidR="002F28F7">
        <w:rPr>
          <w:rFonts w:ascii="Arial Narrow" w:hAnsi="Arial Narrow"/>
          <w:lang w:val="es-PE"/>
        </w:rPr>
        <w:t>a</w:t>
      </w:r>
      <w:r w:rsidR="00C34FBA">
        <w:rPr>
          <w:rFonts w:ascii="Arial Narrow" w:hAnsi="Arial Narrow"/>
          <w:lang w:val="es-PE"/>
        </w:rPr>
        <w:t xml:space="preserve">s siguientes </w:t>
      </w:r>
      <w:r w:rsidR="00560BA7">
        <w:rPr>
          <w:rFonts w:ascii="Arial Narrow" w:hAnsi="Arial Narrow"/>
          <w:lang w:val="es-PE"/>
        </w:rPr>
        <w:t>razones</w:t>
      </w:r>
      <w:r w:rsidR="002F28F7">
        <w:rPr>
          <w:rFonts w:ascii="Arial Narrow" w:hAnsi="Arial Narrow"/>
          <w:lang w:val="es-PE"/>
        </w:rPr>
        <w:t>:</w:t>
      </w:r>
    </w:p>
    <w:p w14:paraId="3766C9A4" w14:textId="0235DB90" w:rsidR="009C2C0B" w:rsidRDefault="003C79D1" w:rsidP="00CA7508">
      <w:pPr>
        <w:pStyle w:val="ListParagraph"/>
        <w:numPr>
          <w:ilvl w:val="0"/>
          <w:numId w:val="15"/>
        </w:numPr>
        <w:ind w:left="3402"/>
        <w:jc w:val="both"/>
        <w:rPr>
          <w:rFonts w:ascii="Arial Narrow" w:hAnsi="Arial Narrow"/>
          <w:lang w:val="es-PE"/>
        </w:rPr>
      </w:pPr>
      <w:r w:rsidRPr="009C2C0B">
        <w:rPr>
          <w:rFonts w:ascii="Arial Narrow" w:hAnsi="Arial Narrow"/>
          <w:lang w:val="es-PE"/>
        </w:rPr>
        <w:t>Alto desacoplamiento entre los datos y la presentación</w:t>
      </w:r>
      <w:r w:rsidR="00183712" w:rsidRPr="009C2C0B">
        <w:rPr>
          <w:rFonts w:ascii="Arial Narrow" w:hAnsi="Arial Narrow"/>
          <w:lang w:val="es-PE"/>
        </w:rPr>
        <w:t>.</w:t>
      </w:r>
      <w:r w:rsidR="000C459F">
        <w:rPr>
          <w:rFonts w:ascii="Arial Narrow" w:hAnsi="Arial Narrow"/>
          <w:lang w:val="es-PE"/>
        </w:rPr>
        <w:t xml:space="preserve"> Esto permite:</w:t>
      </w:r>
    </w:p>
    <w:p w14:paraId="77CA5BD4" w14:textId="1398F397" w:rsidR="003F2019" w:rsidRPr="003F2019" w:rsidRDefault="003F2019" w:rsidP="00CA7508">
      <w:pPr>
        <w:pStyle w:val="ListParagraph"/>
        <w:numPr>
          <w:ilvl w:val="1"/>
          <w:numId w:val="15"/>
        </w:numPr>
        <w:jc w:val="both"/>
        <w:rPr>
          <w:rFonts w:ascii="Arial Narrow" w:hAnsi="Arial Narrow"/>
          <w:lang w:val="es-PE"/>
        </w:rPr>
      </w:pPr>
      <w:r w:rsidRPr="003F2019">
        <w:rPr>
          <w:rFonts w:ascii="Arial Narrow" w:hAnsi="Arial Narrow"/>
          <w:lang w:val="es-PE"/>
        </w:rPr>
        <w:t>Realizar cambios en servicios de negocio sin afectar la operación en la capa de presentación y viceversa.</w:t>
      </w:r>
    </w:p>
    <w:p w14:paraId="4BD4092B" w14:textId="27B00E24" w:rsidR="009147BD" w:rsidRDefault="009147BD" w:rsidP="00401E19">
      <w:pPr>
        <w:pStyle w:val="ListParagraph"/>
        <w:numPr>
          <w:ilvl w:val="1"/>
          <w:numId w:val="15"/>
        </w:numPr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Eliminar la n</w:t>
      </w:r>
      <w:r w:rsidR="00D930BF">
        <w:rPr>
          <w:rFonts w:ascii="Arial Narrow" w:hAnsi="Arial Narrow"/>
          <w:lang w:val="es-PE"/>
        </w:rPr>
        <w:t>ecesidad de mantener una conexión</w:t>
      </w:r>
      <w:r w:rsidR="00AE4DDD">
        <w:rPr>
          <w:rFonts w:ascii="Arial Narrow" w:hAnsi="Arial Narrow"/>
          <w:lang w:val="es-PE"/>
        </w:rPr>
        <w:t xml:space="preserve"> constante</w:t>
      </w:r>
      <w:r w:rsidR="00D930BF">
        <w:rPr>
          <w:rFonts w:ascii="Arial Narrow" w:hAnsi="Arial Narrow"/>
          <w:lang w:val="es-PE"/>
        </w:rPr>
        <w:t xml:space="preserve"> al origen de datos</w:t>
      </w:r>
      <w:r w:rsidR="00AE4DDD">
        <w:rPr>
          <w:rFonts w:ascii="Arial Narrow" w:hAnsi="Arial Narrow"/>
          <w:lang w:val="es-PE"/>
        </w:rPr>
        <w:t xml:space="preserve">, consumiendo </w:t>
      </w:r>
      <w:proofErr w:type="spellStart"/>
      <w:r w:rsidR="00AE4DDD">
        <w:rPr>
          <w:rFonts w:ascii="Arial Narrow" w:hAnsi="Arial Narrow"/>
          <w:lang w:val="es-PE"/>
        </w:rPr>
        <w:t>API’s</w:t>
      </w:r>
      <w:proofErr w:type="spellEnd"/>
      <w:r w:rsidR="00AE4DDD">
        <w:rPr>
          <w:rFonts w:ascii="Arial Narrow" w:hAnsi="Arial Narrow"/>
          <w:lang w:val="es-PE"/>
        </w:rPr>
        <w:t xml:space="preserve"> para interactuar con los Servicios de Negocio</w:t>
      </w:r>
      <w:r w:rsidR="00380F70">
        <w:rPr>
          <w:rFonts w:ascii="Arial Narrow" w:hAnsi="Arial Narrow"/>
          <w:lang w:val="es-PE"/>
        </w:rPr>
        <w:t xml:space="preserve"> solo cuando la aplicación lo necesite.</w:t>
      </w:r>
    </w:p>
    <w:p w14:paraId="120FB651" w14:textId="0914CC19" w:rsidR="001A3324" w:rsidRDefault="00384011" w:rsidP="00401E19">
      <w:pPr>
        <w:pStyle w:val="ListParagraph"/>
        <w:numPr>
          <w:ilvl w:val="1"/>
          <w:numId w:val="15"/>
        </w:numPr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Optimización de tiempos de desarrollo paralelizando</w:t>
      </w:r>
      <w:r w:rsidR="00D908A9">
        <w:rPr>
          <w:rFonts w:ascii="Arial Narrow" w:hAnsi="Arial Narrow"/>
          <w:lang w:val="es-PE"/>
        </w:rPr>
        <w:t xml:space="preserve"> tareas asignadas al equipo responsable de la capa de aplicación y </w:t>
      </w:r>
      <w:r w:rsidR="00AE08BD">
        <w:rPr>
          <w:rFonts w:ascii="Arial Narrow" w:hAnsi="Arial Narrow"/>
          <w:lang w:val="es-PE"/>
        </w:rPr>
        <w:t>capa de negocio.</w:t>
      </w:r>
    </w:p>
    <w:p w14:paraId="7A12937C" w14:textId="0F888F11" w:rsidR="00A07223" w:rsidRDefault="00A7261C" w:rsidP="00560BA7">
      <w:pPr>
        <w:pStyle w:val="ListParagraph"/>
        <w:numPr>
          <w:ilvl w:val="0"/>
          <w:numId w:val="15"/>
        </w:numPr>
        <w:ind w:left="3402"/>
        <w:jc w:val="both"/>
        <w:rPr>
          <w:rFonts w:ascii="Arial Narrow" w:hAnsi="Arial Narrow"/>
          <w:lang w:val="es-PE"/>
        </w:rPr>
      </w:pPr>
      <w:r w:rsidRPr="007B26C9">
        <w:rPr>
          <w:rFonts w:ascii="Arial Narrow" w:hAnsi="Arial Narrow"/>
          <w:lang w:val="es-PE"/>
        </w:rPr>
        <w:t>No se necesita servidor de aplicaciones</w:t>
      </w:r>
      <w:r w:rsidR="00AB62EB">
        <w:rPr>
          <w:rFonts w:ascii="Arial Narrow" w:hAnsi="Arial Narrow"/>
          <w:lang w:val="es-PE"/>
        </w:rPr>
        <w:t xml:space="preserve"> (</w:t>
      </w:r>
      <w:proofErr w:type="spellStart"/>
      <w:r w:rsidR="00AB62EB">
        <w:rPr>
          <w:rFonts w:ascii="Arial Narrow" w:hAnsi="Arial Narrow"/>
          <w:lang w:val="es-PE"/>
        </w:rPr>
        <w:t>Weblogic</w:t>
      </w:r>
      <w:proofErr w:type="spellEnd"/>
      <w:r w:rsidR="00AB62EB">
        <w:rPr>
          <w:rFonts w:ascii="Arial Narrow" w:hAnsi="Arial Narrow"/>
          <w:lang w:val="es-PE"/>
        </w:rPr>
        <w:t>, WAS, etc.)</w:t>
      </w:r>
      <w:r w:rsidRPr="007B26C9">
        <w:rPr>
          <w:rFonts w:ascii="Arial Narrow" w:hAnsi="Arial Narrow"/>
          <w:lang w:val="es-PE"/>
        </w:rPr>
        <w:t xml:space="preserve">. Solo </w:t>
      </w:r>
      <w:r w:rsidR="00D71A55">
        <w:rPr>
          <w:rFonts w:ascii="Arial Narrow" w:hAnsi="Arial Narrow"/>
          <w:lang w:val="es-PE"/>
        </w:rPr>
        <w:t xml:space="preserve">se necesitan </w:t>
      </w:r>
      <w:r w:rsidRPr="007B26C9">
        <w:rPr>
          <w:rFonts w:ascii="Arial Narrow" w:hAnsi="Arial Narrow"/>
          <w:lang w:val="es-PE"/>
        </w:rPr>
        <w:t>s</w:t>
      </w:r>
      <w:r w:rsidR="003C79D1" w:rsidRPr="007B26C9">
        <w:rPr>
          <w:rFonts w:ascii="Arial Narrow" w:hAnsi="Arial Narrow"/>
          <w:lang w:val="es-PE"/>
        </w:rPr>
        <w:t xml:space="preserve">ervidores </w:t>
      </w:r>
      <w:r w:rsidRPr="007B26C9">
        <w:rPr>
          <w:rFonts w:ascii="Arial Narrow" w:hAnsi="Arial Narrow"/>
          <w:lang w:val="es-PE"/>
        </w:rPr>
        <w:t>delgados</w:t>
      </w:r>
      <w:r w:rsidR="003C79D1" w:rsidRPr="007B26C9">
        <w:rPr>
          <w:rFonts w:ascii="Arial Narrow" w:hAnsi="Arial Narrow"/>
          <w:lang w:val="es-PE"/>
        </w:rPr>
        <w:t xml:space="preserve"> (</w:t>
      </w:r>
      <w:proofErr w:type="spellStart"/>
      <w:r w:rsidR="003C79D1" w:rsidRPr="007B26C9">
        <w:rPr>
          <w:rFonts w:ascii="Arial Narrow" w:hAnsi="Arial Narrow"/>
          <w:lang w:val="es-PE"/>
        </w:rPr>
        <w:t>thin</w:t>
      </w:r>
      <w:proofErr w:type="spellEnd"/>
      <w:r w:rsidR="003C79D1" w:rsidRPr="007B26C9">
        <w:rPr>
          <w:rFonts w:ascii="Arial Narrow" w:hAnsi="Arial Narrow"/>
          <w:lang w:val="es-PE"/>
        </w:rPr>
        <w:t xml:space="preserve"> server)</w:t>
      </w:r>
      <w:r w:rsidR="00DB29E2" w:rsidRPr="007B26C9">
        <w:rPr>
          <w:rFonts w:ascii="Arial Narrow" w:hAnsi="Arial Narrow"/>
          <w:lang w:val="es-PE"/>
        </w:rPr>
        <w:t xml:space="preserve"> para contenido estático</w:t>
      </w:r>
      <w:r w:rsidR="00F705F7" w:rsidRPr="007B26C9">
        <w:rPr>
          <w:rFonts w:ascii="Arial Narrow" w:hAnsi="Arial Narrow"/>
          <w:lang w:val="es-PE"/>
        </w:rPr>
        <w:t xml:space="preserve"> (HTML</w:t>
      </w:r>
      <w:r w:rsidR="0019147F">
        <w:rPr>
          <w:rFonts w:ascii="Arial Narrow" w:hAnsi="Arial Narrow"/>
          <w:lang w:val="es-PE"/>
        </w:rPr>
        <w:t>,</w:t>
      </w:r>
      <w:r w:rsidR="00F705F7" w:rsidRPr="007B26C9">
        <w:rPr>
          <w:rFonts w:ascii="Arial Narrow" w:hAnsi="Arial Narrow"/>
          <w:lang w:val="es-PE"/>
        </w:rPr>
        <w:t xml:space="preserve"> JavaScript</w:t>
      </w:r>
      <w:r w:rsidR="0019147F">
        <w:rPr>
          <w:rFonts w:ascii="Arial Narrow" w:hAnsi="Arial Narrow"/>
          <w:lang w:val="es-PE"/>
        </w:rPr>
        <w:t xml:space="preserve"> y CSS</w:t>
      </w:r>
      <w:r w:rsidR="00F705F7" w:rsidRPr="007B26C9">
        <w:rPr>
          <w:rFonts w:ascii="Arial Narrow" w:hAnsi="Arial Narrow"/>
          <w:lang w:val="es-PE"/>
        </w:rPr>
        <w:t>)</w:t>
      </w:r>
      <w:r w:rsidRPr="007B26C9">
        <w:rPr>
          <w:rFonts w:ascii="Arial Narrow" w:hAnsi="Arial Narrow"/>
          <w:lang w:val="es-PE"/>
        </w:rPr>
        <w:t>.</w:t>
      </w:r>
      <w:r w:rsidR="00111EEE" w:rsidRPr="007B26C9">
        <w:rPr>
          <w:rFonts w:ascii="Arial Narrow" w:hAnsi="Arial Narrow"/>
          <w:lang w:val="es-PE"/>
        </w:rPr>
        <w:t xml:space="preserve"> </w:t>
      </w:r>
    </w:p>
    <w:p w14:paraId="6FD8484A" w14:textId="66F5AD9F" w:rsidR="00F1284E" w:rsidRPr="00C4678B" w:rsidRDefault="00111EEE" w:rsidP="00A07223">
      <w:pPr>
        <w:pStyle w:val="ListParagraph"/>
        <w:numPr>
          <w:ilvl w:val="1"/>
          <w:numId w:val="15"/>
        </w:numPr>
        <w:jc w:val="both"/>
        <w:rPr>
          <w:rFonts w:ascii="Arial Narrow" w:hAnsi="Arial Narrow"/>
          <w:lang w:val="es-PE"/>
        </w:rPr>
      </w:pPr>
      <w:r w:rsidRPr="007B26C9">
        <w:rPr>
          <w:rFonts w:ascii="Arial Narrow" w:hAnsi="Arial Narrow"/>
          <w:lang w:val="es-PE"/>
        </w:rPr>
        <w:t>Posibilidad de llevar</w:t>
      </w:r>
      <w:r w:rsidR="007B26C9" w:rsidRPr="007B26C9">
        <w:rPr>
          <w:rFonts w:ascii="Arial Narrow" w:hAnsi="Arial Narrow"/>
          <w:lang w:val="es-PE"/>
        </w:rPr>
        <w:t xml:space="preserve"> este servidor a la nube.</w:t>
      </w:r>
      <w:r w:rsidR="00560BA7" w:rsidRPr="00C4678B">
        <w:rPr>
          <w:rFonts w:ascii="Arial Narrow" w:hAnsi="Arial Narrow"/>
          <w:lang w:val="es-PE"/>
        </w:rPr>
        <w:t xml:space="preserve"> </w:t>
      </w:r>
    </w:p>
    <w:p w14:paraId="08DFF7B0" w14:textId="77777777" w:rsidR="003E3E0C" w:rsidRPr="00C4678B" w:rsidRDefault="00E954A3" w:rsidP="003E3E0C">
      <w:pPr>
        <w:pStyle w:val="Heading4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lastRenderedPageBreak/>
        <w:t>Requisitos No Funcionales</w:t>
      </w:r>
    </w:p>
    <w:p w14:paraId="273D08D1" w14:textId="0E39E917" w:rsidR="00F1284E" w:rsidRPr="00C4678B" w:rsidRDefault="00A26E09" w:rsidP="00C4678B">
      <w:pPr>
        <w:pStyle w:val="Heading4"/>
        <w:numPr>
          <w:ilvl w:val="0"/>
          <w:numId w:val="0"/>
        </w:numPr>
        <w:ind w:left="1418"/>
        <w:jc w:val="center"/>
        <w:rPr>
          <w:rFonts w:ascii="Arial Narrow" w:hAnsi="Arial Narrow"/>
          <w:lang w:val="es-PE"/>
        </w:rPr>
      </w:pPr>
      <w:r>
        <w:rPr>
          <w:rFonts w:ascii="Arial Narrow" w:hAnsi="Arial Narrow"/>
          <w:noProof/>
          <w:lang w:val="es-PE"/>
        </w:rPr>
        <w:drawing>
          <wp:inline distT="0" distB="0" distL="0" distR="0" wp14:anchorId="289C3D78" wp14:editId="323D8432">
            <wp:extent cx="5010150" cy="2654061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730" cy="26654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0C9908" w14:textId="1D64FB27" w:rsidR="001A0EDB" w:rsidRPr="00C4678B" w:rsidRDefault="001A0EDB" w:rsidP="007A20C7">
      <w:pPr>
        <w:ind w:left="850" w:firstLine="720"/>
        <w:jc w:val="both"/>
        <w:rPr>
          <w:rFonts w:ascii="Arial Narrow" w:hAnsi="Arial Narrow"/>
          <w:lang w:val="es-PE"/>
        </w:rPr>
      </w:pPr>
    </w:p>
    <w:p w14:paraId="41F83372" w14:textId="7F83AF8A" w:rsidR="00672306" w:rsidRDefault="00672306" w:rsidP="00FE3422">
      <w:pPr>
        <w:pStyle w:val="Heading4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Modelo Lógico</w:t>
      </w:r>
    </w:p>
    <w:p w14:paraId="04C0DE94" w14:textId="77777777" w:rsidR="001354CE" w:rsidRPr="001354CE" w:rsidRDefault="001354CE" w:rsidP="001354CE">
      <w:pPr>
        <w:rPr>
          <w:lang w:val="es-PE"/>
        </w:rPr>
      </w:pPr>
    </w:p>
    <w:p w14:paraId="1272E8EC" w14:textId="49D4EAA2" w:rsidR="00672306" w:rsidRDefault="00DE3A2D" w:rsidP="001C2E61">
      <w:pPr>
        <w:ind w:left="2552"/>
        <w:jc w:val="center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noProof/>
          <w:lang w:val="es-PE" w:eastAsia="es-PE"/>
        </w:rPr>
        <w:drawing>
          <wp:inline distT="0" distB="0" distL="0" distR="0" wp14:anchorId="11528868" wp14:editId="2647A81E">
            <wp:extent cx="2916000" cy="3402000"/>
            <wp:effectExtent l="0" t="0" r="0" b="825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000" cy="340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3A17FB" w14:textId="77777777" w:rsidR="00DE3A2D" w:rsidRPr="00C4678B" w:rsidRDefault="00DE3A2D" w:rsidP="00DE3A2D">
      <w:pPr>
        <w:ind w:left="2552"/>
        <w:rPr>
          <w:rFonts w:ascii="Arial Narrow" w:hAnsi="Arial Narrow"/>
          <w:lang w:val="es-PE"/>
        </w:rPr>
      </w:pPr>
    </w:p>
    <w:p w14:paraId="0E956F7A" w14:textId="0BD8FF1B" w:rsidR="00A63094" w:rsidRPr="00C4678B" w:rsidRDefault="00233C9F" w:rsidP="00DE3A2D">
      <w:pPr>
        <w:pStyle w:val="ListParagraph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Escritorio/</w:t>
      </w:r>
      <w:r w:rsidR="009245C1" w:rsidRPr="00C4678B">
        <w:rPr>
          <w:rFonts w:ascii="Arial Narrow" w:hAnsi="Arial Narrow"/>
          <w:lang w:val="es-PE"/>
        </w:rPr>
        <w:t>Vista:</w:t>
      </w:r>
    </w:p>
    <w:p w14:paraId="40359354" w14:textId="048E1E44" w:rsidR="005D5840" w:rsidRDefault="009245C1" w:rsidP="0002164A">
      <w:pPr>
        <w:pStyle w:val="ListParagraph"/>
        <w:numPr>
          <w:ilvl w:val="0"/>
          <w:numId w:val="16"/>
        </w:numPr>
        <w:ind w:left="3240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b/>
          <w:lang w:val="es-PE"/>
        </w:rPr>
        <w:t>Gestión de sesiones</w:t>
      </w:r>
      <w:r w:rsidRPr="00C4678B">
        <w:rPr>
          <w:rFonts w:ascii="Arial Narrow" w:hAnsi="Arial Narrow"/>
          <w:lang w:val="es-PE"/>
        </w:rPr>
        <w:t xml:space="preserve">: </w:t>
      </w:r>
      <w:r w:rsidR="00887C01">
        <w:rPr>
          <w:rFonts w:ascii="Arial Narrow" w:hAnsi="Arial Narrow"/>
          <w:lang w:val="es-PE"/>
        </w:rPr>
        <w:t>Módulo encargado de manejar la persistencia de la sesión en el cliente (navegador web), utilizando</w:t>
      </w:r>
      <w:r w:rsidR="003038F5">
        <w:rPr>
          <w:rFonts w:ascii="Arial Narrow" w:hAnsi="Arial Narrow"/>
          <w:lang w:val="es-PE"/>
        </w:rPr>
        <w:t xml:space="preserve"> los patrones de HTML5 con </w:t>
      </w:r>
      <w:r w:rsidR="003038F5">
        <w:rPr>
          <w:rFonts w:ascii="Arial Narrow" w:hAnsi="Arial Narrow"/>
          <w:lang w:val="es-PE"/>
        </w:rPr>
        <w:lastRenderedPageBreak/>
        <w:t>SQLite</w:t>
      </w:r>
      <w:r w:rsidR="005140A0">
        <w:rPr>
          <w:rFonts w:ascii="Arial Narrow" w:hAnsi="Arial Narrow"/>
          <w:lang w:val="es-PE"/>
        </w:rPr>
        <w:t xml:space="preserve">. </w:t>
      </w:r>
      <w:r w:rsidR="005D5840">
        <w:rPr>
          <w:rFonts w:ascii="Arial Narrow" w:hAnsi="Arial Narrow"/>
          <w:lang w:val="es-PE"/>
        </w:rPr>
        <w:t>Para soportar esta funcionalidad, se recomienda estandarizar las versiones de los navegadores a Google Chrome.</w:t>
      </w:r>
      <w:r w:rsidR="00160262">
        <w:rPr>
          <w:rFonts w:ascii="Arial Narrow" w:hAnsi="Arial Narrow"/>
          <w:lang w:val="es-PE"/>
        </w:rPr>
        <w:t xml:space="preserve"> </w:t>
      </w:r>
      <w:r w:rsidR="00192436">
        <w:rPr>
          <w:rFonts w:ascii="Arial Narrow" w:hAnsi="Arial Narrow"/>
          <w:b/>
          <w:color w:val="FF0000"/>
          <w:lang w:val="es-PE"/>
        </w:rPr>
        <w:t xml:space="preserve">Ventajas o </w:t>
      </w:r>
      <w:proofErr w:type="spellStart"/>
      <w:r w:rsidR="00192436">
        <w:rPr>
          <w:rFonts w:ascii="Arial Narrow" w:hAnsi="Arial Narrow"/>
          <w:b/>
          <w:color w:val="FF0000"/>
          <w:lang w:val="es-PE"/>
        </w:rPr>
        <w:t>deventaja</w:t>
      </w:r>
      <w:bookmarkStart w:id="26" w:name="_GoBack"/>
      <w:bookmarkEnd w:id="26"/>
      <w:r w:rsidR="00160262">
        <w:rPr>
          <w:rFonts w:ascii="Arial Narrow" w:hAnsi="Arial Narrow"/>
          <w:b/>
          <w:color w:val="FF0000"/>
          <w:lang w:val="es-PE"/>
        </w:rPr>
        <w:t>s</w:t>
      </w:r>
      <w:proofErr w:type="spellEnd"/>
      <w:r w:rsidR="00160262">
        <w:rPr>
          <w:rFonts w:ascii="Arial Narrow" w:hAnsi="Arial Narrow"/>
          <w:b/>
          <w:color w:val="FF0000"/>
          <w:lang w:val="es-PE"/>
        </w:rPr>
        <w:t xml:space="preserve"> de cada modelo. Sesiones con </w:t>
      </w:r>
      <w:proofErr w:type="spellStart"/>
      <w:r w:rsidR="00160262">
        <w:rPr>
          <w:rFonts w:ascii="Arial Narrow" w:hAnsi="Arial Narrow"/>
          <w:b/>
          <w:color w:val="FF0000"/>
          <w:lang w:val="es-PE"/>
        </w:rPr>
        <w:t>sql</w:t>
      </w:r>
      <w:proofErr w:type="spellEnd"/>
      <w:r w:rsidR="00160262">
        <w:rPr>
          <w:rFonts w:ascii="Arial Narrow" w:hAnsi="Arial Narrow"/>
          <w:b/>
          <w:color w:val="FF0000"/>
          <w:lang w:val="es-PE"/>
        </w:rPr>
        <w:t xml:space="preserve"> lite y token.</w:t>
      </w:r>
    </w:p>
    <w:p w14:paraId="6A28AA80" w14:textId="78F857DF" w:rsidR="003E3E0C" w:rsidRPr="00C4678B" w:rsidRDefault="006D6B90" w:rsidP="005D5840">
      <w:pPr>
        <w:pStyle w:val="ListParagraph"/>
        <w:ind w:left="3240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En el caso de utilizar sesiones </w:t>
      </w:r>
      <w:proofErr w:type="spellStart"/>
      <w:r>
        <w:rPr>
          <w:rFonts w:ascii="Arial Narrow" w:hAnsi="Arial Narrow"/>
          <w:lang w:val="es-PE"/>
        </w:rPr>
        <w:t>stateless</w:t>
      </w:r>
      <w:proofErr w:type="spellEnd"/>
      <w:r>
        <w:rPr>
          <w:rFonts w:ascii="Arial Narrow" w:hAnsi="Arial Narrow"/>
          <w:lang w:val="es-PE"/>
        </w:rPr>
        <w:t>, se utilizará token</w:t>
      </w:r>
      <w:r w:rsidR="00E31D01">
        <w:rPr>
          <w:rFonts w:ascii="Arial Narrow" w:hAnsi="Arial Narrow"/>
          <w:lang w:val="es-PE"/>
        </w:rPr>
        <w:t>s</w:t>
      </w:r>
      <w:r>
        <w:rPr>
          <w:rFonts w:ascii="Arial Narrow" w:hAnsi="Arial Narrow"/>
          <w:lang w:val="es-PE"/>
        </w:rPr>
        <w:t xml:space="preserve"> con Local Storage</w:t>
      </w:r>
      <w:r w:rsidR="005D5840">
        <w:rPr>
          <w:rFonts w:ascii="Arial Narrow" w:hAnsi="Arial Narrow"/>
          <w:lang w:val="es-PE"/>
        </w:rPr>
        <w:t>. Esta funcionalidad está soportada por cualquier navegador</w:t>
      </w:r>
      <w:r w:rsidR="00FE603B">
        <w:rPr>
          <w:rFonts w:ascii="Arial Narrow" w:hAnsi="Arial Narrow"/>
          <w:lang w:val="es-PE"/>
        </w:rPr>
        <w:t>.</w:t>
      </w:r>
    </w:p>
    <w:p w14:paraId="7885C314" w14:textId="4E6F9231" w:rsidR="009245C1" w:rsidRPr="00C4678B" w:rsidRDefault="009245C1" w:rsidP="0002164A">
      <w:pPr>
        <w:pStyle w:val="ListParagraph"/>
        <w:numPr>
          <w:ilvl w:val="0"/>
          <w:numId w:val="16"/>
        </w:numPr>
        <w:ind w:left="3240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b/>
          <w:lang w:val="es-PE"/>
        </w:rPr>
        <w:t>Personalización</w:t>
      </w:r>
      <w:r w:rsidRPr="00C4678B">
        <w:rPr>
          <w:rFonts w:ascii="Arial Narrow" w:hAnsi="Arial Narrow"/>
          <w:lang w:val="es-PE"/>
        </w:rPr>
        <w:t>:</w:t>
      </w:r>
      <w:r w:rsidR="00DF7BB5">
        <w:rPr>
          <w:rFonts w:ascii="Arial Narrow" w:hAnsi="Arial Narrow"/>
          <w:lang w:val="es-PE"/>
        </w:rPr>
        <w:t xml:space="preserve"> P</w:t>
      </w:r>
      <w:r w:rsidRPr="00C4678B">
        <w:rPr>
          <w:rFonts w:ascii="Arial Narrow" w:hAnsi="Arial Narrow"/>
          <w:lang w:val="es-PE"/>
        </w:rPr>
        <w:t xml:space="preserve">ermitir la configuración </w:t>
      </w:r>
      <w:r w:rsidR="00887C01">
        <w:rPr>
          <w:rFonts w:ascii="Arial Narrow" w:hAnsi="Arial Narrow"/>
          <w:lang w:val="es-PE"/>
        </w:rPr>
        <w:t>y</w:t>
      </w:r>
      <w:r w:rsidR="00F53CCA">
        <w:rPr>
          <w:rFonts w:ascii="Arial Narrow" w:hAnsi="Arial Narrow"/>
          <w:lang w:val="es-PE"/>
        </w:rPr>
        <w:t xml:space="preserve"> manejo de estilos</w:t>
      </w:r>
      <w:r w:rsidR="008C0F6F">
        <w:rPr>
          <w:rFonts w:ascii="Arial Narrow" w:hAnsi="Arial Narrow"/>
          <w:lang w:val="es-PE"/>
        </w:rPr>
        <w:t xml:space="preserve"> y logotipos</w:t>
      </w:r>
      <w:r w:rsidR="00F53CCA">
        <w:rPr>
          <w:rFonts w:ascii="Arial Narrow" w:hAnsi="Arial Narrow"/>
          <w:lang w:val="es-PE"/>
        </w:rPr>
        <w:t xml:space="preserve"> en</w:t>
      </w:r>
      <w:r w:rsidRPr="00C4678B">
        <w:rPr>
          <w:rFonts w:ascii="Arial Narrow" w:hAnsi="Arial Narrow"/>
          <w:lang w:val="es-PE"/>
        </w:rPr>
        <w:t xml:space="preserve"> la aplicación </w:t>
      </w:r>
      <w:r w:rsidR="00C36C8A">
        <w:rPr>
          <w:rFonts w:ascii="Arial Narrow" w:hAnsi="Arial Narrow"/>
          <w:lang w:val="es-PE"/>
        </w:rPr>
        <w:t>a nivel</w:t>
      </w:r>
      <w:r w:rsidRPr="00C4678B">
        <w:rPr>
          <w:rFonts w:ascii="Arial Narrow" w:hAnsi="Arial Narrow"/>
          <w:lang w:val="es-PE"/>
        </w:rPr>
        <w:t xml:space="preserve"> de</w:t>
      </w:r>
      <w:r w:rsidR="00F53CCA">
        <w:rPr>
          <w:rFonts w:ascii="Arial Narrow" w:hAnsi="Arial Narrow"/>
          <w:lang w:val="es-PE"/>
        </w:rPr>
        <w:t xml:space="preserve"> la empresa,</w:t>
      </w:r>
      <w:r w:rsidRPr="00C4678B">
        <w:rPr>
          <w:rFonts w:ascii="Arial Narrow" w:hAnsi="Arial Narrow"/>
          <w:lang w:val="es-PE"/>
        </w:rPr>
        <w:t xml:space="preserve"> perfil o usuario.</w:t>
      </w:r>
    </w:p>
    <w:p w14:paraId="2F3F55B6" w14:textId="54C16CF1" w:rsidR="00A3763C" w:rsidRDefault="009245C1" w:rsidP="00725E7B">
      <w:pPr>
        <w:pStyle w:val="ListParagraph"/>
        <w:numPr>
          <w:ilvl w:val="0"/>
          <w:numId w:val="16"/>
        </w:numPr>
        <w:ind w:left="3240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b/>
          <w:lang w:val="es-PE"/>
        </w:rPr>
        <w:t>Notificaciones</w:t>
      </w:r>
      <w:r w:rsidRPr="00C4678B">
        <w:rPr>
          <w:rFonts w:ascii="Arial Narrow" w:hAnsi="Arial Narrow"/>
          <w:lang w:val="es-PE"/>
        </w:rPr>
        <w:t xml:space="preserve">: </w:t>
      </w:r>
      <w:r w:rsidR="002C319B">
        <w:rPr>
          <w:rFonts w:ascii="Arial Narrow" w:hAnsi="Arial Narrow"/>
          <w:lang w:val="es-PE"/>
        </w:rPr>
        <w:t>M</w:t>
      </w:r>
      <w:r w:rsidRPr="00C4678B">
        <w:rPr>
          <w:rFonts w:ascii="Arial Narrow" w:hAnsi="Arial Narrow"/>
          <w:lang w:val="es-PE"/>
        </w:rPr>
        <w:t>ódulo encargado de</w:t>
      </w:r>
      <w:r w:rsidR="002C319B">
        <w:rPr>
          <w:rFonts w:ascii="Arial Narrow" w:hAnsi="Arial Narrow"/>
          <w:lang w:val="es-PE"/>
        </w:rPr>
        <w:t>l manejo</w:t>
      </w:r>
      <w:r w:rsidRPr="00C4678B">
        <w:rPr>
          <w:rFonts w:ascii="Arial Narrow" w:hAnsi="Arial Narrow"/>
          <w:lang w:val="es-PE"/>
        </w:rPr>
        <w:t xml:space="preserve"> de mensajes</w:t>
      </w:r>
      <w:r w:rsidR="002C319B">
        <w:rPr>
          <w:rFonts w:ascii="Arial Narrow" w:hAnsi="Arial Narrow"/>
          <w:lang w:val="es-PE"/>
        </w:rPr>
        <w:t>, e</w:t>
      </w:r>
      <w:r w:rsidR="00492B85">
        <w:rPr>
          <w:rFonts w:ascii="Arial Narrow" w:hAnsi="Arial Narrow"/>
          <w:lang w:val="es-PE"/>
        </w:rPr>
        <w:t>rrores y notificaciones</w:t>
      </w:r>
      <w:r w:rsidR="00183A26">
        <w:rPr>
          <w:rFonts w:ascii="Arial Narrow" w:hAnsi="Arial Narrow"/>
          <w:lang w:val="es-PE"/>
        </w:rPr>
        <w:t xml:space="preserve"> que serán enviados desde la capa de integración</w:t>
      </w:r>
      <w:r w:rsidR="00DF7BB5">
        <w:rPr>
          <w:rFonts w:ascii="Arial Narrow" w:hAnsi="Arial Narrow"/>
          <w:lang w:val="es-PE"/>
        </w:rPr>
        <w:t>.</w:t>
      </w:r>
    </w:p>
    <w:p w14:paraId="09A56BC5" w14:textId="77777777" w:rsidR="00CB6183" w:rsidRPr="00C4678B" w:rsidRDefault="00B67FAA" w:rsidP="00725E7B">
      <w:pPr>
        <w:pStyle w:val="ListParagraph"/>
        <w:numPr>
          <w:ilvl w:val="2"/>
          <w:numId w:val="12"/>
        </w:num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Can</w:t>
      </w:r>
      <w:r w:rsidR="00CB6183" w:rsidRPr="00C4678B">
        <w:rPr>
          <w:rFonts w:ascii="Arial Narrow" w:hAnsi="Arial Narrow"/>
          <w:lang w:val="es-PE"/>
        </w:rPr>
        <w:t>al</w:t>
      </w:r>
    </w:p>
    <w:p w14:paraId="5CF0C594" w14:textId="77777777" w:rsidR="003E3E0C" w:rsidRPr="00C4678B" w:rsidRDefault="00B67FAA" w:rsidP="0002164A">
      <w:pPr>
        <w:pStyle w:val="ListParagraph"/>
        <w:numPr>
          <w:ilvl w:val="3"/>
          <w:numId w:val="12"/>
        </w:numPr>
        <w:rPr>
          <w:rFonts w:ascii="Arial Narrow" w:hAnsi="Arial Narrow"/>
          <w:b/>
          <w:lang w:val="es-PE"/>
        </w:rPr>
      </w:pPr>
      <w:r w:rsidRPr="00C4678B">
        <w:rPr>
          <w:rFonts w:ascii="Arial Narrow" w:hAnsi="Arial Narrow"/>
          <w:b/>
          <w:lang w:val="es-PE"/>
        </w:rPr>
        <w:t>Navegación</w:t>
      </w:r>
      <w:r w:rsidRPr="00C4678B">
        <w:rPr>
          <w:rFonts w:ascii="Arial Narrow" w:hAnsi="Arial Narrow"/>
          <w:lang w:val="es-PE"/>
        </w:rPr>
        <w:t xml:space="preserve">: mecanismo que permite al usuario acceso a diversos   </w:t>
      </w:r>
      <w:r w:rsidR="0056343F" w:rsidRPr="00C4678B">
        <w:rPr>
          <w:rFonts w:ascii="Arial Narrow" w:hAnsi="Arial Narrow"/>
          <w:lang w:val="es-PE"/>
        </w:rPr>
        <w:t xml:space="preserve">                                               </w:t>
      </w:r>
      <w:r w:rsidRPr="00C4678B">
        <w:rPr>
          <w:rFonts w:ascii="Arial Narrow" w:hAnsi="Arial Narrow"/>
          <w:lang w:val="es-PE"/>
        </w:rPr>
        <w:t>contenidos y funcionalidad.</w:t>
      </w:r>
    </w:p>
    <w:p w14:paraId="67E93FCE" w14:textId="62F7F14B" w:rsidR="00CB6183" w:rsidRPr="00C4678B" w:rsidRDefault="00B67FAA" w:rsidP="0002164A">
      <w:pPr>
        <w:pStyle w:val="ListParagraph"/>
        <w:numPr>
          <w:ilvl w:val="3"/>
          <w:numId w:val="12"/>
        </w:numPr>
        <w:rPr>
          <w:rFonts w:ascii="Arial Narrow" w:hAnsi="Arial Narrow"/>
          <w:b/>
          <w:lang w:val="es-PE"/>
        </w:rPr>
      </w:pPr>
      <w:r w:rsidRPr="00C4678B">
        <w:rPr>
          <w:rFonts w:ascii="Arial Narrow" w:hAnsi="Arial Narrow"/>
          <w:b/>
          <w:lang w:val="es-PE"/>
        </w:rPr>
        <w:t xml:space="preserve">Validaciones: </w:t>
      </w:r>
      <w:r w:rsidRPr="00C4678B">
        <w:rPr>
          <w:rFonts w:ascii="Arial Narrow" w:hAnsi="Arial Narrow"/>
          <w:lang w:val="es-PE"/>
        </w:rPr>
        <w:t>capacidad de comprobar la corrección del formato y el contenido de los datos introducidos por el usuario.</w:t>
      </w:r>
    </w:p>
    <w:p w14:paraId="2C0A69CD" w14:textId="77777777" w:rsidR="00CB6183" w:rsidRPr="00C4678B" w:rsidRDefault="00B67FAA" w:rsidP="00725E7B">
      <w:pPr>
        <w:pStyle w:val="ListParagraph"/>
        <w:numPr>
          <w:ilvl w:val="3"/>
          <w:numId w:val="12"/>
        </w:num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b/>
          <w:lang w:val="es-PE"/>
        </w:rPr>
        <w:t xml:space="preserve">Componentes visuales: </w:t>
      </w:r>
      <w:r w:rsidRPr="00C4678B">
        <w:rPr>
          <w:rFonts w:ascii="Arial Narrow" w:hAnsi="Arial Narrow"/>
          <w:lang w:val="es-PE"/>
        </w:rPr>
        <w:t>creación de componentes de presentación simples o complejos que ofrecen funcionalidad facilitando al usuario el manejo de la aplicación y acelerando el desarrollo.</w:t>
      </w:r>
    </w:p>
    <w:p w14:paraId="2904CA67" w14:textId="77777777" w:rsidR="00CB6183" w:rsidRPr="00C4678B" w:rsidRDefault="00B67FAA" w:rsidP="00725E7B">
      <w:pPr>
        <w:pStyle w:val="ListParagraph"/>
        <w:numPr>
          <w:ilvl w:val="3"/>
          <w:numId w:val="12"/>
        </w:numPr>
        <w:rPr>
          <w:rFonts w:ascii="Arial Narrow" w:hAnsi="Arial Narrow"/>
          <w:b/>
          <w:lang w:val="es-PE"/>
        </w:rPr>
      </w:pPr>
      <w:r w:rsidRPr="00C4678B">
        <w:rPr>
          <w:rFonts w:ascii="Arial Narrow" w:hAnsi="Arial Narrow"/>
          <w:b/>
          <w:lang w:val="es-PE"/>
        </w:rPr>
        <w:t xml:space="preserve">I18n: </w:t>
      </w:r>
      <w:r w:rsidRPr="00C4678B">
        <w:rPr>
          <w:rFonts w:ascii="Arial Narrow" w:hAnsi="Arial Narrow"/>
          <w:lang w:val="es-PE"/>
        </w:rPr>
        <w:t>módulo encargado de permitir la traducción de mensajes dependiendo del lenguaje requerido por el usuario.</w:t>
      </w:r>
    </w:p>
    <w:p w14:paraId="707B06AF" w14:textId="7DD9D672" w:rsidR="00B67FAA" w:rsidRPr="00C4678B" w:rsidRDefault="00B67FAA" w:rsidP="00725E7B">
      <w:pPr>
        <w:pStyle w:val="ListParagraph"/>
        <w:numPr>
          <w:ilvl w:val="3"/>
          <w:numId w:val="12"/>
        </w:num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b/>
          <w:lang w:val="es-PE"/>
        </w:rPr>
        <w:t xml:space="preserve">Invocación de servicios: </w:t>
      </w:r>
      <w:r w:rsidRPr="00C4678B">
        <w:rPr>
          <w:rFonts w:ascii="Arial Narrow" w:hAnsi="Arial Narrow"/>
          <w:lang w:val="es-PE"/>
        </w:rPr>
        <w:t>módulo encargado de invocar a los servicios necesarios para recuperar la información requerida.</w:t>
      </w:r>
    </w:p>
    <w:p w14:paraId="4E3982C0" w14:textId="77777777" w:rsidR="00173935" w:rsidRPr="00C4678B" w:rsidRDefault="00173935" w:rsidP="0085500D">
      <w:pPr>
        <w:tabs>
          <w:tab w:val="left" w:pos="5910"/>
        </w:tabs>
        <w:rPr>
          <w:rFonts w:ascii="Arial Narrow" w:hAnsi="Arial Narrow"/>
          <w:lang w:val="es-PE"/>
        </w:rPr>
      </w:pPr>
    </w:p>
    <w:p w14:paraId="0BEA89F0" w14:textId="10EB7221" w:rsidR="002B5424" w:rsidRPr="00C4678B" w:rsidRDefault="00340520" w:rsidP="00F4179C">
      <w:pPr>
        <w:pStyle w:val="Heading4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Modelo Tecnológico</w:t>
      </w:r>
    </w:p>
    <w:p w14:paraId="0EE64F3B" w14:textId="77777777" w:rsidR="003E3E0C" w:rsidRPr="00C4678B" w:rsidRDefault="003E3E0C" w:rsidP="003E3E0C">
      <w:pPr>
        <w:tabs>
          <w:tab w:val="left" w:pos="5910"/>
        </w:tabs>
        <w:ind w:left="1440"/>
        <w:jc w:val="center"/>
        <w:rPr>
          <w:rFonts w:ascii="Arial Narrow" w:hAnsi="Arial Narrow"/>
          <w:lang w:val="es-PE"/>
        </w:rPr>
      </w:pPr>
    </w:p>
    <w:p w14:paraId="4C7F127F" w14:textId="55C8AECA" w:rsidR="004856AA" w:rsidRPr="00C4678B" w:rsidRDefault="00F4179C" w:rsidP="00FB339A">
      <w:pPr>
        <w:tabs>
          <w:tab w:val="left" w:pos="5910"/>
        </w:tabs>
        <w:ind w:left="3261"/>
        <w:jc w:val="center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noProof/>
          <w:lang w:val="es-PE" w:eastAsia="es-PE"/>
        </w:rPr>
        <w:drawing>
          <wp:inline distT="0" distB="0" distL="0" distR="0" wp14:anchorId="1F2A1898" wp14:editId="4AEBDEA1">
            <wp:extent cx="2649600" cy="29988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600" cy="299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2CD3C8" w14:textId="77777777" w:rsidR="00D80336" w:rsidRPr="00C4678B" w:rsidRDefault="00D80336" w:rsidP="00F4179C">
      <w:pPr>
        <w:tabs>
          <w:tab w:val="left" w:pos="5910"/>
        </w:tabs>
        <w:jc w:val="both"/>
        <w:rPr>
          <w:rFonts w:ascii="Arial Narrow" w:hAnsi="Arial Narrow"/>
          <w:b/>
          <w:lang w:val="es-PE"/>
        </w:rPr>
      </w:pPr>
    </w:p>
    <w:p w14:paraId="2D4EC087" w14:textId="6E5AB555" w:rsidR="004856AA" w:rsidRPr="00C4678B" w:rsidRDefault="004856AA" w:rsidP="00725E7B">
      <w:pPr>
        <w:pStyle w:val="ListParagraph"/>
        <w:numPr>
          <w:ilvl w:val="0"/>
          <w:numId w:val="17"/>
        </w:numPr>
        <w:tabs>
          <w:tab w:val="left" w:pos="5910"/>
        </w:tabs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b/>
          <w:lang w:val="es-PE"/>
        </w:rPr>
        <w:lastRenderedPageBreak/>
        <w:t>Navegador</w:t>
      </w:r>
      <w:r w:rsidRPr="00C4678B">
        <w:rPr>
          <w:rFonts w:ascii="Arial Narrow" w:hAnsi="Arial Narrow"/>
          <w:lang w:val="es-PE"/>
        </w:rPr>
        <w:t xml:space="preserve">: En </w:t>
      </w:r>
      <w:r w:rsidR="00F52449">
        <w:rPr>
          <w:rFonts w:ascii="Arial Narrow" w:hAnsi="Arial Narrow"/>
          <w:lang w:val="es-PE"/>
        </w:rPr>
        <w:t>é</w:t>
      </w:r>
      <w:r w:rsidRPr="00C4678B">
        <w:rPr>
          <w:rFonts w:ascii="Arial Narrow" w:hAnsi="Arial Narrow"/>
          <w:lang w:val="es-PE"/>
        </w:rPr>
        <w:t>l encontramos l</w:t>
      </w:r>
      <w:r w:rsidR="00F52449">
        <w:rPr>
          <w:rFonts w:ascii="Arial Narrow" w:hAnsi="Arial Narrow"/>
          <w:lang w:val="es-PE"/>
        </w:rPr>
        <w:t>o</w:t>
      </w:r>
      <w:r w:rsidRPr="00C4678B">
        <w:rPr>
          <w:rFonts w:ascii="Arial Narrow" w:hAnsi="Arial Narrow"/>
          <w:lang w:val="es-PE"/>
        </w:rPr>
        <w:t>s componentes que forman el patrón Cliente MVC. En el que podemos diferenciar</w:t>
      </w:r>
      <w:r w:rsidR="0079662C">
        <w:rPr>
          <w:rFonts w:ascii="Arial Narrow" w:hAnsi="Arial Narrow"/>
          <w:lang w:val="es-PE"/>
        </w:rPr>
        <w:t>:</w:t>
      </w:r>
      <w:del w:id="27" w:author="Author">
        <w:r w:rsidRPr="00C4678B" w:rsidDel="0079662C">
          <w:rPr>
            <w:rFonts w:ascii="Arial Narrow" w:hAnsi="Arial Narrow"/>
            <w:lang w:val="es-PE"/>
          </w:rPr>
          <w:delText xml:space="preserve">   </w:delText>
        </w:r>
      </w:del>
    </w:p>
    <w:p w14:paraId="7A440373" w14:textId="265D92AC" w:rsidR="004856AA" w:rsidRPr="00C4678B" w:rsidRDefault="004856AA" w:rsidP="0079662C">
      <w:pPr>
        <w:pStyle w:val="ListParagraph"/>
        <w:numPr>
          <w:ilvl w:val="1"/>
          <w:numId w:val="17"/>
        </w:numPr>
        <w:tabs>
          <w:tab w:val="left" w:pos="5910"/>
        </w:tabs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b/>
          <w:lang w:val="es-PE"/>
        </w:rPr>
        <w:t>Vista</w:t>
      </w:r>
      <w:r w:rsidRPr="00C4678B">
        <w:rPr>
          <w:rFonts w:ascii="Arial Narrow" w:hAnsi="Arial Narrow"/>
          <w:lang w:val="es-PE"/>
        </w:rPr>
        <w:t xml:space="preserve">: Clásico modelo web que utiliza los recursos estáticos </w:t>
      </w:r>
      <w:r w:rsidR="0006010E">
        <w:rPr>
          <w:rFonts w:ascii="Arial Narrow" w:hAnsi="Arial Narrow"/>
          <w:lang w:val="es-PE"/>
        </w:rPr>
        <w:t>HTML5</w:t>
      </w:r>
      <w:r w:rsidRPr="00C4678B">
        <w:rPr>
          <w:rFonts w:ascii="Arial Narrow" w:hAnsi="Arial Narrow"/>
          <w:lang w:val="es-PE"/>
        </w:rPr>
        <w:t xml:space="preserve"> y </w:t>
      </w:r>
      <w:r w:rsidR="0006010E">
        <w:rPr>
          <w:rFonts w:ascii="Arial Narrow" w:hAnsi="Arial Narrow"/>
          <w:lang w:val="es-PE"/>
        </w:rPr>
        <w:t>CSS</w:t>
      </w:r>
      <w:r w:rsidRPr="00C4678B">
        <w:rPr>
          <w:rFonts w:ascii="Arial Narrow" w:hAnsi="Arial Narrow"/>
          <w:lang w:val="es-PE"/>
        </w:rPr>
        <w:t>3.</w:t>
      </w:r>
    </w:p>
    <w:p w14:paraId="45A7D98D" w14:textId="39752BB7" w:rsidR="003E3E0C" w:rsidRPr="00C4678B" w:rsidRDefault="004856AA" w:rsidP="0079662C">
      <w:pPr>
        <w:pStyle w:val="ListParagraph"/>
        <w:numPr>
          <w:ilvl w:val="1"/>
          <w:numId w:val="17"/>
        </w:numPr>
        <w:tabs>
          <w:tab w:val="left" w:pos="5910"/>
        </w:tabs>
        <w:rPr>
          <w:rFonts w:ascii="Arial Narrow" w:hAnsi="Arial Narrow"/>
          <w:lang w:val="es-PE"/>
        </w:rPr>
      </w:pPr>
      <w:proofErr w:type="spellStart"/>
      <w:r w:rsidRPr="00C4678B">
        <w:rPr>
          <w:rFonts w:ascii="Arial Narrow" w:hAnsi="Arial Narrow"/>
          <w:b/>
          <w:lang w:val="es-PE"/>
        </w:rPr>
        <w:t>Model-Controller</w:t>
      </w:r>
      <w:proofErr w:type="spellEnd"/>
      <w:r w:rsidRPr="00C4678B">
        <w:rPr>
          <w:rFonts w:ascii="Arial Narrow" w:hAnsi="Arial Narrow"/>
          <w:lang w:val="es-PE"/>
        </w:rPr>
        <w:t xml:space="preserve">: Formado por </w:t>
      </w:r>
      <w:proofErr w:type="spellStart"/>
      <w:r w:rsidR="00AC3136" w:rsidRPr="00C4678B">
        <w:rPr>
          <w:rFonts w:ascii="Arial Narrow" w:hAnsi="Arial Narrow"/>
          <w:lang w:val="es-PE"/>
        </w:rPr>
        <w:t>framework</w:t>
      </w:r>
      <w:proofErr w:type="spellEnd"/>
      <w:r w:rsidRPr="00C4678B">
        <w:rPr>
          <w:rFonts w:ascii="Arial Narrow" w:hAnsi="Arial Narrow"/>
          <w:lang w:val="es-PE"/>
        </w:rPr>
        <w:t xml:space="preserve"> </w:t>
      </w:r>
      <w:r w:rsidR="00AC3136" w:rsidRPr="00C4678B">
        <w:rPr>
          <w:rFonts w:ascii="Arial Narrow" w:hAnsi="Arial Narrow"/>
          <w:lang w:val="es-PE"/>
        </w:rPr>
        <w:t>JavaScript</w:t>
      </w:r>
      <w:r w:rsidRPr="00C4678B">
        <w:rPr>
          <w:rFonts w:ascii="Arial Narrow" w:hAnsi="Arial Narrow"/>
          <w:lang w:val="es-PE"/>
        </w:rPr>
        <w:t xml:space="preserve"> a los que se ha trasladado el controlador que se ubicaba en el</w:t>
      </w:r>
      <w:r w:rsidR="00DD4A50" w:rsidRPr="00C4678B">
        <w:rPr>
          <w:rFonts w:ascii="Arial Narrow" w:hAnsi="Arial Narrow"/>
          <w:lang w:val="es-PE"/>
        </w:rPr>
        <w:t xml:space="preserve"> </w:t>
      </w:r>
      <w:r w:rsidRPr="00C4678B">
        <w:rPr>
          <w:rFonts w:ascii="Arial Narrow" w:hAnsi="Arial Narrow"/>
          <w:lang w:val="es-PE"/>
        </w:rPr>
        <w:t>servidor de aplicaciones.</w:t>
      </w:r>
      <w:r w:rsidR="005B7285">
        <w:rPr>
          <w:rFonts w:ascii="Arial Narrow" w:hAnsi="Arial Narrow"/>
          <w:lang w:val="es-PE"/>
        </w:rPr>
        <w:t xml:space="preserve"> Se comunica con los servicios de negocio a través de </w:t>
      </w:r>
      <w:proofErr w:type="spellStart"/>
      <w:r w:rsidR="005B7285">
        <w:rPr>
          <w:rFonts w:ascii="Arial Narrow" w:hAnsi="Arial Narrow"/>
          <w:lang w:val="es-PE"/>
        </w:rPr>
        <w:t>API’s</w:t>
      </w:r>
      <w:proofErr w:type="spellEnd"/>
      <w:r w:rsidR="005B7285">
        <w:rPr>
          <w:rFonts w:ascii="Arial Narrow" w:hAnsi="Arial Narrow"/>
          <w:lang w:val="es-PE"/>
        </w:rPr>
        <w:t xml:space="preserve"> disponibles en la capa de integración.</w:t>
      </w:r>
    </w:p>
    <w:p w14:paraId="24E65EA8" w14:textId="7265362E" w:rsidR="004856AA" w:rsidRDefault="004856AA" w:rsidP="0002164A">
      <w:pPr>
        <w:pStyle w:val="ListParagraph"/>
        <w:numPr>
          <w:ilvl w:val="0"/>
          <w:numId w:val="17"/>
        </w:numPr>
        <w:tabs>
          <w:tab w:val="left" w:pos="5910"/>
        </w:tabs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b/>
          <w:lang w:val="es-PE"/>
        </w:rPr>
        <w:t xml:space="preserve">Servidor </w:t>
      </w:r>
      <w:r w:rsidR="00E91D05">
        <w:rPr>
          <w:rFonts w:ascii="Arial Narrow" w:hAnsi="Arial Narrow"/>
          <w:b/>
          <w:lang w:val="es-PE"/>
        </w:rPr>
        <w:t>liviano</w:t>
      </w:r>
      <w:r w:rsidR="00AC3136" w:rsidRPr="00C4678B">
        <w:rPr>
          <w:rFonts w:ascii="Arial Narrow" w:hAnsi="Arial Narrow"/>
          <w:b/>
          <w:lang w:val="es-PE"/>
        </w:rPr>
        <w:t xml:space="preserve">: </w:t>
      </w:r>
      <w:r w:rsidR="00862B22">
        <w:rPr>
          <w:rFonts w:ascii="Arial Narrow" w:hAnsi="Arial Narrow"/>
          <w:lang w:val="es-PE"/>
        </w:rPr>
        <w:t>Servidor encargado de gestionar el contenido estático</w:t>
      </w:r>
      <w:r w:rsidR="00FB339A">
        <w:rPr>
          <w:rFonts w:ascii="Arial Narrow" w:hAnsi="Arial Narrow"/>
          <w:lang w:val="es-PE"/>
        </w:rPr>
        <w:t xml:space="preserve"> como HTML, JavaScript y hojas de estilo (CSS).</w:t>
      </w:r>
      <w:r w:rsidR="001F6196">
        <w:rPr>
          <w:rFonts w:ascii="Arial Narrow" w:hAnsi="Arial Narrow"/>
          <w:lang w:val="es-PE"/>
        </w:rPr>
        <w:t xml:space="preserve"> </w:t>
      </w:r>
      <w:r w:rsidR="00A30193">
        <w:rPr>
          <w:rFonts w:ascii="Arial Narrow" w:hAnsi="Arial Narrow"/>
          <w:lang w:val="es-PE"/>
        </w:rPr>
        <w:t>Puede ser fácilmente migrado a la nube</w:t>
      </w:r>
      <w:r w:rsidR="0030705A">
        <w:rPr>
          <w:rFonts w:ascii="Arial Narrow" w:hAnsi="Arial Narrow"/>
          <w:lang w:val="es-PE"/>
        </w:rPr>
        <w:t>.</w:t>
      </w:r>
    </w:p>
    <w:p w14:paraId="414C2A91" w14:textId="77777777" w:rsidR="00E91D05" w:rsidRDefault="00E91D05" w:rsidP="00E91D05">
      <w:pPr>
        <w:pStyle w:val="ListParagraph"/>
        <w:tabs>
          <w:tab w:val="left" w:pos="5910"/>
        </w:tabs>
        <w:ind w:left="3240"/>
        <w:rPr>
          <w:rFonts w:ascii="Arial Narrow" w:hAnsi="Arial Narrow"/>
          <w:lang w:val="es-PE"/>
        </w:rPr>
      </w:pPr>
    </w:p>
    <w:p w14:paraId="2F916438" w14:textId="0305186C" w:rsidR="00D466A7" w:rsidRPr="00C4678B" w:rsidRDefault="00FA2C7A" w:rsidP="00D466A7">
      <w:pPr>
        <w:pStyle w:val="ListParagraph"/>
        <w:tabs>
          <w:tab w:val="left" w:pos="5910"/>
        </w:tabs>
        <w:ind w:left="3240"/>
        <w:rPr>
          <w:rFonts w:ascii="Arial Narrow" w:hAnsi="Arial Narrow"/>
          <w:lang w:val="es-PE"/>
        </w:rPr>
      </w:pPr>
      <w:r>
        <w:object w:dxaOrig="11056" w:dyaOrig="3207" w14:anchorId="052C1C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2pt;height:90.75pt" o:ole="">
            <v:imagedata r:id="rId18" o:title=""/>
          </v:shape>
          <o:OLEObject Type="Embed" ProgID="Visio.Drawing.11" ShapeID="_x0000_i1025" DrawAspect="Content" ObjectID="_1596024332" r:id="rId19"/>
        </w:object>
      </w:r>
    </w:p>
    <w:p w14:paraId="2F11BF45" w14:textId="437B1988" w:rsidR="00C80DBD" w:rsidRPr="00C4678B" w:rsidRDefault="00071C42" w:rsidP="00DE37BB">
      <w:pPr>
        <w:pStyle w:val="ListParagraph"/>
        <w:tabs>
          <w:tab w:val="left" w:pos="5910"/>
        </w:tabs>
        <w:ind w:left="3240"/>
        <w:rPr>
          <w:rFonts w:ascii="Arial Narrow" w:hAnsi="Arial Narrow"/>
          <w:b/>
          <w:lang w:val="es-PE"/>
        </w:rPr>
      </w:pPr>
      <w:r>
        <w:rPr>
          <w:rFonts w:ascii="Arial Narrow" w:hAnsi="Arial Narrow"/>
          <w:lang w:val="es-PE"/>
        </w:rPr>
        <w:t xml:space="preserve"> </w:t>
      </w:r>
    </w:p>
    <w:p w14:paraId="17A6F1DD" w14:textId="77777777" w:rsidR="005A7E3E" w:rsidRDefault="005A7E3E">
      <w:pPr>
        <w:spacing w:before="0" w:after="160" w:line="259" w:lineRule="auto"/>
        <w:rPr>
          <w:rFonts w:ascii="Arial Narrow" w:hAnsi="Arial Narrow"/>
          <w:b/>
          <w:bCs/>
          <w:sz w:val="28"/>
          <w:szCs w:val="28"/>
          <w:lang w:val="es-PE"/>
        </w:rPr>
      </w:pPr>
      <w:r>
        <w:rPr>
          <w:rFonts w:ascii="Arial Narrow" w:hAnsi="Arial Narrow"/>
          <w:lang w:val="es-PE"/>
        </w:rPr>
        <w:br w:type="page"/>
      </w:r>
    </w:p>
    <w:p w14:paraId="50B4B675" w14:textId="63F3B656" w:rsidR="005A6CBE" w:rsidRPr="00C4678B" w:rsidRDefault="00104FF4" w:rsidP="003E0BD6">
      <w:pPr>
        <w:pStyle w:val="Heading4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lastRenderedPageBreak/>
        <w:t>Modelo de Seguridad</w:t>
      </w:r>
    </w:p>
    <w:p w14:paraId="14EFD616" w14:textId="5327A1F2" w:rsidR="003E3E0C" w:rsidRPr="00C4678B" w:rsidRDefault="003E3E0C" w:rsidP="003E3E0C">
      <w:pPr>
        <w:ind w:left="2552"/>
        <w:jc w:val="center"/>
        <w:rPr>
          <w:rFonts w:ascii="Arial Narrow" w:hAnsi="Arial Narrow"/>
          <w:b/>
          <w:lang w:val="es-PE"/>
        </w:rPr>
      </w:pPr>
      <w:r w:rsidRPr="00C4678B">
        <w:rPr>
          <w:rFonts w:ascii="Arial Narrow" w:hAnsi="Arial Narrow"/>
          <w:noProof/>
          <w:lang w:val="es-PE" w:eastAsia="es-PE"/>
        </w:rPr>
        <w:drawing>
          <wp:inline distT="0" distB="0" distL="0" distR="0" wp14:anchorId="2EFD03FF" wp14:editId="44A32185">
            <wp:extent cx="2401200" cy="36036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200" cy="360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781776" w14:textId="77777777" w:rsidR="003E3E0C" w:rsidRPr="00C4678B" w:rsidRDefault="0017327D" w:rsidP="00725E7B">
      <w:pPr>
        <w:pStyle w:val="ListParagraph"/>
        <w:numPr>
          <w:ilvl w:val="0"/>
          <w:numId w:val="18"/>
        </w:num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b/>
          <w:lang w:val="es-PE"/>
        </w:rPr>
        <w:t>Cliente</w:t>
      </w:r>
      <w:r w:rsidRPr="00C4678B">
        <w:rPr>
          <w:rFonts w:ascii="Arial Narrow" w:hAnsi="Arial Narrow"/>
          <w:lang w:val="es-PE"/>
        </w:rPr>
        <w:t>: Al ser recursos estáticos que se ejecutan en el navegador deben contener un conjunto de normas y utilidades que permitan evitar vulnerabilidades de seguridad.</w:t>
      </w:r>
    </w:p>
    <w:p w14:paraId="7F25D6E8" w14:textId="77777777" w:rsidR="003E3E0C" w:rsidRPr="00C4678B" w:rsidRDefault="0017327D" w:rsidP="00725E7B">
      <w:pPr>
        <w:pStyle w:val="ListParagraph"/>
        <w:numPr>
          <w:ilvl w:val="0"/>
          <w:numId w:val="18"/>
        </w:num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b/>
          <w:lang w:val="es-PE"/>
        </w:rPr>
        <w:t>Servidor</w:t>
      </w:r>
      <w:r w:rsidRPr="00C4678B">
        <w:rPr>
          <w:rFonts w:ascii="Arial Narrow" w:hAnsi="Arial Narrow"/>
          <w:lang w:val="es-PE"/>
        </w:rPr>
        <w:t xml:space="preserve">: Debe </w:t>
      </w:r>
      <w:r w:rsidR="00473364" w:rsidRPr="00C4678B">
        <w:rPr>
          <w:rFonts w:ascii="Arial Narrow" w:hAnsi="Arial Narrow"/>
          <w:lang w:val="es-PE"/>
        </w:rPr>
        <w:t>asegurar</w:t>
      </w:r>
      <w:r w:rsidRPr="00C4678B">
        <w:rPr>
          <w:rFonts w:ascii="Arial Narrow" w:hAnsi="Arial Narrow"/>
          <w:lang w:val="es-PE"/>
        </w:rPr>
        <w:t xml:space="preserve"> la fachada de servicios publicados para su consumo. Los mecanismos son los siguientes</w:t>
      </w:r>
      <w:r w:rsidR="003E3E0C" w:rsidRPr="00C4678B">
        <w:rPr>
          <w:rFonts w:ascii="Arial Narrow" w:hAnsi="Arial Narrow"/>
          <w:lang w:val="es-PE"/>
        </w:rPr>
        <w:t>:</w:t>
      </w:r>
    </w:p>
    <w:p w14:paraId="2825DE59" w14:textId="1010750F" w:rsidR="003E3E0C" w:rsidRPr="00C4678B" w:rsidRDefault="0017327D" w:rsidP="003E3E0C">
      <w:pPr>
        <w:pStyle w:val="ListParagraph"/>
        <w:numPr>
          <w:ilvl w:val="1"/>
          <w:numId w:val="18"/>
        </w:num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Autenticación</w:t>
      </w:r>
      <w:r w:rsidR="00DD68A1">
        <w:rPr>
          <w:rFonts w:ascii="Arial Narrow" w:hAnsi="Arial Narrow"/>
          <w:lang w:val="es-PE"/>
        </w:rPr>
        <w:t>.</w:t>
      </w:r>
      <w:r w:rsidR="002A5399">
        <w:rPr>
          <w:rFonts w:ascii="Arial Narrow" w:hAnsi="Arial Narrow"/>
          <w:lang w:val="es-PE"/>
        </w:rPr>
        <w:t xml:space="preserve"> </w:t>
      </w:r>
      <w:r w:rsidR="005D6601">
        <w:rPr>
          <w:rFonts w:ascii="Arial Narrow" w:hAnsi="Arial Narrow"/>
          <w:lang w:val="es-PE"/>
        </w:rPr>
        <w:t xml:space="preserve">Los </w:t>
      </w:r>
      <w:r w:rsidR="003A22EC">
        <w:rPr>
          <w:rFonts w:ascii="Arial Narrow" w:hAnsi="Arial Narrow"/>
          <w:lang w:val="es-PE"/>
        </w:rPr>
        <w:t>atributos</w:t>
      </w:r>
      <w:r w:rsidR="005D6601">
        <w:rPr>
          <w:rFonts w:ascii="Arial Narrow" w:hAnsi="Arial Narrow"/>
          <w:lang w:val="es-PE"/>
        </w:rPr>
        <w:t xml:space="preserve"> de autenticación son enviados desde </w:t>
      </w:r>
      <w:r w:rsidR="00A51F7F">
        <w:rPr>
          <w:rFonts w:ascii="Arial Narrow" w:hAnsi="Arial Narrow"/>
          <w:lang w:val="es-PE"/>
        </w:rPr>
        <w:t>el Front-</w:t>
      </w:r>
      <w:proofErr w:type="spellStart"/>
      <w:r w:rsidR="00A51F7F">
        <w:rPr>
          <w:rFonts w:ascii="Arial Narrow" w:hAnsi="Arial Narrow"/>
          <w:lang w:val="es-PE"/>
        </w:rPr>
        <w:t>End</w:t>
      </w:r>
      <w:proofErr w:type="spellEnd"/>
      <w:r w:rsidR="00A51F7F">
        <w:rPr>
          <w:rFonts w:ascii="Arial Narrow" w:hAnsi="Arial Narrow"/>
          <w:lang w:val="es-PE"/>
        </w:rPr>
        <w:t xml:space="preserve"> hacia</w:t>
      </w:r>
      <w:r w:rsidR="005D6601">
        <w:rPr>
          <w:rFonts w:ascii="Arial Narrow" w:hAnsi="Arial Narrow"/>
          <w:lang w:val="es-PE"/>
        </w:rPr>
        <w:t xml:space="preserve"> </w:t>
      </w:r>
      <w:r w:rsidR="003A22EC">
        <w:rPr>
          <w:rFonts w:ascii="Arial Narrow" w:hAnsi="Arial Narrow"/>
          <w:lang w:val="es-PE"/>
        </w:rPr>
        <w:t>la capa de integración y seguridad</w:t>
      </w:r>
      <w:r w:rsidR="00A51F7F">
        <w:rPr>
          <w:rFonts w:ascii="Arial Narrow" w:hAnsi="Arial Narrow"/>
          <w:lang w:val="es-PE"/>
        </w:rPr>
        <w:t>.</w:t>
      </w:r>
    </w:p>
    <w:p w14:paraId="14EFFE5F" w14:textId="555A54AC" w:rsidR="003E3E0C" w:rsidRPr="00C4678B" w:rsidRDefault="0017327D" w:rsidP="003E3E0C">
      <w:pPr>
        <w:pStyle w:val="ListParagraph"/>
        <w:numPr>
          <w:ilvl w:val="1"/>
          <w:numId w:val="18"/>
        </w:num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Autorización</w:t>
      </w:r>
      <w:r w:rsidR="00DD68A1">
        <w:rPr>
          <w:rFonts w:ascii="Arial Narrow" w:hAnsi="Arial Narrow"/>
          <w:lang w:val="es-PE"/>
        </w:rPr>
        <w:t>.</w:t>
      </w:r>
      <w:r w:rsidR="00A51F7F">
        <w:rPr>
          <w:rFonts w:ascii="Arial Narrow" w:hAnsi="Arial Narrow"/>
          <w:lang w:val="es-PE"/>
        </w:rPr>
        <w:t xml:space="preserve"> </w:t>
      </w:r>
      <w:r w:rsidR="00630212">
        <w:rPr>
          <w:rFonts w:ascii="Arial Narrow" w:hAnsi="Arial Narrow"/>
          <w:lang w:val="es-PE"/>
        </w:rPr>
        <w:t>Los a</w:t>
      </w:r>
      <w:r w:rsidR="00A51F7F">
        <w:rPr>
          <w:rFonts w:ascii="Arial Narrow" w:hAnsi="Arial Narrow"/>
          <w:lang w:val="es-PE"/>
        </w:rPr>
        <w:t>tributos</w:t>
      </w:r>
      <w:r w:rsidR="00630212">
        <w:rPr>
          <w:rFonts w:ascii="Arial Narrow" w:hAnsi="Arial Narrow"/>
          <w:lang w:val="es-PE"/>
        </w:rPr>
        <w:t xml:space="preserve"> de autorización</w:t>
      </w:r>
      <w:r w:rsidR="00A51F7F">
        <w:rPr>
          <w:rFonts w:ascii="Arial Narrow" w:hAnsi="Arial Narrow"/>
          <w:lang w:val="es-PE"/>
        </w:rPr>
        <w:t xml:space="preserve"> </w:t>
      </w:r>
      <w:r w:rsidR="00DE7546">
        <w:rPr>
          <w:rFonts w:ascii="Arial Narrow" w:hAnsi="Arial Narrow"/>
          <w:lang w:val="es-PE"/>
        </w:rPr>
        <w:t>son</w:t>
      </w:r>
      <w:r w:rsidR="00A51F7F">
        <w:rPr>
          <w:rFonts w:ascii="Arial Narrow" w:hAnsi="Arial Narrow"/>
          <w:lang w:val="es-PE"/>
        </w:rPr>
        <w:t xml:space="preserve"> env</w:t>
      </w:r>
      <w:r w:rsidR="00DE7546">
        <w:rPr>
          <w:rFonts w:ascii="Arial Narrow" w:hAnsi="Arial Narrow"/>
          <w:lang w:val="es-PE"/>
        </w:rPr>
        <w:t>iados desde</w:t>
      </w:r>
      <w:r w:rsidR="00A51F7F">
        <w:rPr>
          <w:rFonts w:ascii="Arial Narrow" w:hAnsi="Arial Narrow"/>
          <w:lang w:val="es-PE"/>
        </w:rPr>
        <w:t xml:space="preserve"> el Front-</w:t>
      </w:r>
      <w:proofErr w:type="spellStart"/>
      <w:r w:rsidR="00A51F7F">
        <w:rPr>
          <w:rFonts w:ascii="Arial Narrow" w:hAnsi="Arial Narrow"/>
          <w:lang w:val="es-PE"/>
        </w:rPr>
        <w:t>E</w:t>
      </w:r>
      <w:r w:rsidR="009E3020">
        <w:rPr>
          <w:rFonts w:ascii="Arial Narrow" w:hAnsi="Arial Narrow"/>
          <w:lang w:val="es-PE"/>
        </w:rPr>
        <w:t>nd</w:t>
      </w:r>
      <w:proofErr w:type="spellEnd"/>
      <w:r w:rsidR="009E3020">
        <w:rPr>
          <w:rFonts w:ascii="Arial Narrow" w:hAnsi="Arial Narrow"/>
          <w:lang w:val="es-PE"/>
        </w:rPr>
        <w:t xml:space="preserve"> para acceder a los recursos del Back-</w:t>
      </w:r>
      <w:proofErr w:type="spellStart"/>
      <w:r w:rsidR="009E3020">
        <w:rPr>
          <w:rFonts w:ascii="Arial Narrow" w:hAnsi="Arial Narrow"/>
          <w:lang w:val="es-PE"/>
        </w:rPr>
        <w:t>End</w:t>
      </w:r>
      <w:proofErr w:type="spellEnd"/>
      <w:r w:rsidR="009E3020">
        <w:rPr>
          <w:rFonts w:ascii="Arial Narrow" w:hAnsi="Arial Narrow"/>
          <w:lang w:val="es-PE"/>
        </w:rPr>
        <w:t xml:space="preserve"> a través de la capa de integración.</w:t>
      </w:r>
    </w:p>
    <w:p w14:paraId="0D233DC4" w14:textId="2E9BAB0B" w:rsidR="0017327D" w:rsidRPr="00C4678B" w:rsidRDefault="0017327D" w:rsidP="003E3E0C">
      <w:pPr>
        <w:pStyle w:val="ListParagraph"/>
        <w:numPr>
          <w:ilvl w:val="1"/>
          <w:numId w:val="18"/>
        </w:num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Tratamiento de datos</w:t>
      </w:r>
      <w:r w:rsidR="00DD68A1">
        <w:rPr>
          <w:rFonts w:ascii="Arial Narrow" w:hAnsi="Arial Narrow"/>
          <w:lang w:val="es-PE"/>
        </w:rPr>
        <w:t>.</w:t>
      </w:r>
    </w:p>
    <w:p w14:paraId="52DB1AEE" w14:textId="1C055322" w:rsidR="005A6CBE" w:rsidRPr="00C4678B" w:rsidRDefault="0017327D" w:rsidP="00725E7B">
      <w:pPr>
        <w:pStyle w:val="ListParagraph"/>
        <w:numPr>
          <w:ilvl w:val="0"/>
          <w:numId w:val="18"/>
        </w:num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b/>
          <w:lang w:val="es-PE"/>
        </w:rPr>
        <w:t>Comunicación</w:t>
      </w:r>
      <w:r w:rsidRPr="00C4678B">
        <w:rPr>
          <w:rFonts w:ascii="Arial Narrow" w:hAnsi="Arial Narrow"/>
          <w:lang w:val="es-PE"/>
        </w:rPr>
        <w:t>: Comunicación con el servidor HTTPS.</w:t>
      </w:r>
    </w:p>
    <w:p w14:paraId="1A08A300" w14:textId="77777777" w:rsidR="003E3E0C" w:rsidRPr="00C4678B" w:rsidRDefault="007A7478" w:rsidP="00725E7B">
      <w:pPr>
        <w:pStyle w:val="ListParagraph"/>
        <w:numPr>
          <w:ilvl w:val="0"/>
          <w:numId w:val="18"/>
        </w:numPr>
        <w:tabs>
          <w:tab w:val="left" w:pos="5910"/>
        </w:tabs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b/>
          <w:lang w:val="es-PE"/>
        </w:rPr>
        <w:t>Ataques</w:t>
      </w:r>
      <w:r w:rsidR="00FF7AAF" w:rsidRPr="00C4678B">
        <w:rPr>
          <w:rFonts w:ascii="Arial Narrow" w:hAnsi="Arial Narrow"/>
          <w:b/>
          <w:lang w:val="es-PE"/>
        </w:rPr>
        <w:t xml:space="preserve"> XSS</w:t>
      </w:r>
      <w:r w:rsidR="00FF7AAF" w:rsidRPr="00C4678B">
        <w:rPr>
          <w:rFonts w:ascii="Arial Narrow" w:hAnsi="Arial Narrow"/>
          <w:lang w:val="es-PE"/>
        </w:rPr>
        <w:t>: Se deben utilizar mecanismos que eviten los ataques XSS, en este caso, dado que se va a gestionar con token deben utilizarse mecanismos para ataques CSRF.</w:t>
      </w:r>
    </w:p>
    <w:p w14:paraId="5C96B3A7" w14:textId="77777777" w:rsidR="003E3E0C" w:rsidRPr="00C4678B" w:rsidRDefault="00FF7AAF" w:rsidP="003E3E0C">
      <w:pPr>
        <w:pStyle w:val="ListParagraph"/>
        <w:numPr>
          <w:ilvl w:val="1"/>
          <w:numId w:val="18"/>
        </w:numPr>
        <w:tabs>
          <w:tab w:val="left" w:pos="5910"/>
        </w:tabs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 xml:space="preserve">Herramientas propias de los </w:t>
      </w:r>
      <w:proofErr w:type="spellStart"/>
      <w:r w:rsidR="007A7478" w:rsidRPr="00C4678B">
        <w:rPr>
          <w:rFonts w:ascii="Arial Narrow" w:hAnsi="Arial Narrow"/>
          <w:lang w:val="es-PE"/>
        </w:rPr>
        <w:t>framework</w:t>
      </w:r>
      <w:proofErr w:type="spellEnd"/>
      <w:r w:rsidRPr="00C4678B">
        <w:rPr>
          <w:rFonts w:ascii="Arial Narrow" w:hAnsi="Arial Narrow"/>
          <w:lang w:val="es-PE"/>
        </w:rPr>
        <w:t xml:space="preserve">: </w:t>
      </w:r>
      <w:r w:rsidRPr="00C4678B">
        <w:rPr>
          <w:rFonts w:ascii="Arial Narrow" w:hAnsi="Arial Narrow"/>
          <w:i/>
          <w:lang w:val="es-PE"/>
        </w:rPr>
        <w:t>angular-</w:t>
      </w:r>
      <w:proofErr w:type="spellStart"/>
      <w:r w:rsidRPr="00C4678B">
        <w:rPr>
          <w:rFonts w:ascii="Arial Narrow" w:hAnsi="Arial Narrow"/>
          <w:i/>
          <w:lang w:val="es-PE"/>
        </w:rPr>
        <w:t>sanitize</w:t>
      </w:r>
      <w:proofErr w:type="spellEnd"/>
      <w:r w:rsidR="003E3E0C" w:rsidRPr="00C4678B">
        <w:rPr>
          <w:rFonts w:ascii="Arial Narrow" w:hAnsi="Arial Narrow"/>
          <w:lang w:val="es-PE"/>
        </w:rPr>
        <w:t>.</w:t>
      </w:r>
    </w:p>
    <w:p w14:paraId="1DBFD768" w14:textId="77777777" w:rsidR="003E3E0C" w:rsidRPr="00C4678B" w:rsidRDefault="00FF7AAF" w:rsidP="003E3E0C">
      <w:pPr>
        <w:pStyle w:val="ListParagraph"/>
        <w:numPr>
          <w:ilvl w:val="1"/>
          <w:numId w:val="18"/>
        </w:numPr>
        <w:tabs>
          <w:tab w:val="left" w:pos="5910"/>
        </w:tabs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Métodos</w:t>
      </w:r>
      <w:r w:rsidR="002F2C05" w:rsidRPr="00C4678B">
        <w:rPr>
          <w:rFonts w:ascii="Arial Narrow" w:hAnsi="Arial Narrow"/>
          <w:lang w:val="es-PE"/>
        </w:rPr>
        <w:t xml:space="preserve"> </w:t>
      </w:r>
      <w:r w:rsidRPr="00C4678B">
        <w:rPr>
          <w:rFonts w:ascii="Arial Narrow" w:hAnsi="Arial Narrow"/>
          <w:lang w:val="es-PE"/>
        </w:rPr>
        <w:t>POST/PUT.</w:t>
      </w:r>
    </w:p>
    <w:p w14:paraId="443B0516" w14:textId="77777777" w:rsidR="003E3E0C" w:rsidRPr="00C4678B" w:rsidRDefault="00FF7AAF" w:rsidP="003E3E0C">
      <w:pPr>
        <w:pStyle w:val="ListParagraph"/>
        <w:numPr>
          <w:ilvl w:val="1"/>
          <w:numId w:val="18"/>
        </w:numPr>
        <w:tabs>
          <w:tab w:val="left" w:pos="5910"/>
        </w:tabs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 xml:space="preserve">Gestión de cabeceras. </w:t>
      </w:r>
    </w:p>
    <w:p w14:paraId="5EAF48D8" w14:textId="6AF8877C" w:rsidR="00C80DBD" w:rsidRPr="00C4678B" w:rsidRDefault="00802E0D" w:rsidP="003E3E0C">
      <w:pPr>
        <w:pStyle w:val="ListParagraph"/>
        <w:numPr>
          <w:ilvl w:val="2"/>
          <w:numId w:val="18"/>
        </w:numPr>
        <w:tabs>
          <w:tab w:val="left" w:pos="5910"/>
        </w:tabs>
        <w:rPr>
          <w:rFonts w:ascii="Arial Narrow" w:hAnsi="Arial Narrow"/>
          <w:lang w:val="es-PE"/>
        </w:rPr>
      </w:pPr>
      <w:proofErr w:type="spellStart"/>
      <w:r w:rsidRPr="00C4678B">
        <w:rPr>
          <w:rFonts w:ascii="Arial Narrow" w:hAnsi="Arial Narrow"/>
          <w:lang w:val="es-PE"/>
        </w:rPr>
        <w:t>XFrameOptions</w:t>
      </w:r>
      <w:proofErr w:type="spellEnd"/>
      <w:r w:rsidRPr="00C4678B">
        <w:rPr>
          <w:rFonts w:ascii="Arial Narrow" w:hAnsi="Arial Narrow"/>
          <w:lang w:val="es-PE"/>
        </w:rPr>
        <w:t>:</w:t>
      </w:r>
      <w:r w:rsidR="007A7478" w:rsidRPr="00C4678B">
        <w:rPr>
          <w:rFonts w:ascii="Arial Narrow" w:hAnsi="Arial Narrow"/>
          <w:lang w:val="es-PE"/>
        </w:rPr>
        <w:t xml:space="preserve"> </w:t>
      </w:r>
      <w:proofErr w:type="spellStart"/>
      <w:r w:rsidR="007A7478" w:rsidRPr="00C4678B">
        <w:rPr>
          <w:rFonts w:ascii="Arial Narrow" w:hAnsi="Arial Narrow"/>
          <w:lang w:val="es-PE"/>
        </w:rPr>
        <w:t>deny</w:t>
      </w:r>
      <w:proofErr w:type="spellEnd"/>
      <w:r w:rsidR="00FF7AAF" w:rsidRPr="00C4678B">
        <w:rPr>
          <w:rFonts w:ascii="Arial Narrow" w:hAnsi="Arial Narrow"/>
          <w:lang w:val="es-PE"/>
        </w:rPr>
        <w:t xml:space="preserve"> para protegerse contraataques de </w:t>
      </w:r>
      <w:proofErr w:type="spellStart"/>
      <w:r w:rsidR="00FF7AAF" w:rsidRPr="00C4678B">
        <w:rPr>
          <w:rFonts w:ascii="Arial Narrow" w:hAnsi="Arial Narrow"/>
          <w:lang w:val="es-PE"/>
        </w:rPr>
        <w:t>clickjacking</w:t>
      </w:r>
      <w:proofErr w:type="spellEnd"/>
      <w:r w:rsidRPr="00C4678B">
        <w:rPr>
          <w:rFonts w:ascii="Arial Narrow" w:hAnsi="Arial Narrow"/>
          <w:lang w:val="es-PE"/>
        </w:rPr>
        <w:t>.</w:t>
      </w:r>
    </w:p>
    <w:p w14:paraId="5B727FBB" w14:textId="77777777" w:rsidR="00B4137C" w:rsidRPr="00C4678B" w:rsidRDefault="00B4137C" w:rsidP="00B4137C">
      <w:pPr>
        <w:tabs>
          <w:tab w:val="left" w:pos="5910"/>
        </w:tabs>
        <w:rPr>
          <w:rFonts w:ascii="Arial Narrow" w:hAnsi="Arial Narrow"/>
          <w:lang w:val="es-PE"/>
        </w:rPr>
      </w:pPr>
    </w:p>
    <w:p w14:paraId="768B7FDB" w14:textId="6B1A7650" w:rsidR="006F56AA" w:rsidRPr="00A605E4" w:rsidRDefault="00CB321A" w:rsidP="006F56AA">
      <w:pPr>
        <w:pStyle w:val="Heading3"/>
        <w:rPr>
          <w:rFonts w:ascii="Arial Narrow" w:hAnsi="Arial Narrow"/>
          <w:iCs/>
          <w:sz w:val="28"/>
          <w:szCs w:val="28"/>
          <w:lang w:val="es-PE"/>
        </w:rPr>
      </w:pPr>
      <w:bookmarkStart w:id="28" w:name="_Toc522127026"/>
      <w:r>
        <w:rPr>
          <w:rFonts w:ascii="Arial Narrow" w:hAnsi="Arial Narrow"/>
          <w:iCs/>
          <w:sz w:val="28"/>
          <w:szCs w:val="28"/>
          <w:lang w:val="es-PE"/>
        </w:rPr>
        <w:lastRenderedPageBreak/>
        <w:t>Experiencia del Usuario</w:t>
      </w:r>
      <w:bookmarkEnd w:id="28"/>
    </w:p>
    <w:p w14:paraId="60B4EB9E" w14:textId="7F646F2F" w:rsidR="006F56AA" w:rsidRDefault="006F56AA" w:rsidP="006F56AA">
      <w:pPr>
        <w:ind w:left="1560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 xml:space="preserve">Es la capa que </w:t>
      </w:r>
      <w:r w:rsidR="00EB724E">
        <w:rPr>
          <w:rFonts w:ascii="Arial Narrow" w:hAnsi="Arial Narrow"/>
          <w:lang w:val="es-PE"/>
        </w:rPr>
        <w:t>permite la interacción directa con el usuario</w:t>
      </w:r>
      <w:r w:rsidR="0010724F">
        <w:rPr>
          <w:rFonts w:ascii="Arial Narrow" w:hAnsi="Arial Narrow"/>
          <w:lang w:val="es-PE"/>
        </w:rPr>
        <w:t xml:space="preserve"> y KADABRA</w:t>
      </w:r>
      <w:r w:rsidR="00392E3D">
        <w:rPr>
          <w:rFonts w:ascii="Arial Narrow" w:hAnsi="Arial Narrow"/>
          <w:lang w:val="es-PE"/>
        </w:rPr>
        <w:t>, sin intervención de personal de TI, mejorando y automatizando sus actividades.</w:t>
      </w:r>
    </w:p>
    <w:p w14:paraId="4B0A6A44" w14:textId="699B86D8" w:rsidR="00AB0B75" w:rsidRPr="00AB0B75" w:rsidRDefault="00AB0B75" w:rsidP="006F56AA">
      <w:pPr>
        <w:ind w:left="1560"/>
        <w:jc w:val="both"/>
        <w:rPr>
          <w:rFonts w:ascii="Arial Narrow" w:hAnsi="Arial Narrow"/>
          <w:b/>
          <w:color w:val="FF0000"/>
          <w:lang w:val="es-PE"/>
        </w:rPr>
      </w:pPr>
    </w:p>
    <w:p w14:paraId="0E910C00" w14:textId="3C72A51A" w:rsidR="00AB0B75" w:rsidRPr="00AB0B75" w:rsidRDefault="00AB0B75" w:rsidP="006F56AA">
      <w:pPr>
        <w:ind w:left="1560"/>
        <w:jc w:val="both"/>
        <w:rPr>
          <w:rFonts w:ascii="Arial Narrow" w:hAnsi="Arial Narrow"/>
          <w:b/>
          <w:color w:val="FF0000"/>
          <w:lang w:val="es-PE"/>
        </w:rPr>
      </w:pPr>
      <w:r w:rsidRPr="00AB0B75">
        <w:rPr>
          <w:rFonts w:ascii="Arial Narrow" w:hAnsi="Arial Narrow"/>
          <w:b/>
          <w:color w:val="FF0000"/>
          <w:lang w:val="es-PE"/>
        </w:rPr>
        <w:t xml:space="preserve">Explicar si las reglas son volátiles o estables. </w:t>
      </w:r>
      <w:proofErr w:type="gramStart"/>
      <w:r w:rsidRPr="00AB0B75">
        <w:rPr>
          <w:rFonts w:ascii="Arial Narrow" w:hAnsi="Arial Narrow"/>
          <w:b/>
          <w:color w:val="FF0000"/>
          <w:lang w:val="es-PE"/>
        </w:rPr>
        <w:t>En caso que</w:t>
      </w:r>
      <w:proofErr w:type="gramEnd"/>
      <w:r w:rsidRPr="00AB0B75">
        <w:rPr>
          <w:rFonts w:ascii="Arial Narrow" w:hAnsi="Arial Narrow"/>
          <w:b/>
          <w:color w:val="FF0000"/>
          <w:lang w:val="es-PE"/>
        </w:rPr>
        <w:t xml:space="preserve"> sean estables y no cambien en el tiempo porque debería de tener un gestor de reglas</w:t>
      </w:r>
    </w:p>
    <w:p w14:paraId="17BFFE5E" w14:textId="6E65E08F" w:rsidR="006F56AA" w:rsidRPr="00C4678B" w:rsidRDefault="006921B4" w:rsidP="006F56AA">
      <w:pPr>
        <w:pStyle w:val="Heading4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Gestor de </w:t>
      </w:r>
      <w:proofErr w:type="spellStart"/>
      <w:r w:rsidR="00CB321A">
        <w:rPr>
          <w:rFonts w:ascii="Arial Narrow" w:hAnsi="Arial Narrow"/>
          <w:lang w:val="es-PE"/>
        </w:rPr>
        <w:t>Workflow</w:t>
      </w:r>
      <w:proofErr w:type="spellEnd"/>
    </w:p>
    <w:p w14:paraId="1C013E0D" w14:textId="5A7D542E" w:rsidR="00912985" w:rsidRDefault="00912985" w:rsidP="006F56AA">
      <w:pPr>
        <w:pStyle w:val="ListParagraph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Componente que permite organizar y controlar tareas, recursos y reglas</w:t>
      </w:r>
      <w:r w:rsidR="00D40730">
        <w:rPr>
          <w:rFonts w:ascii="Arial Narrow" w:hAnsi="Arial Narrow"/>
          <w:lang w:val="es-PE"/>
        </w:rPr>
        <w:t xml:space="preserve"> para soportar un proceso de negocio.</w:t>
      </w:r>
    </w:p>
    <w:p w14:paraId="4038CE8A" w14:textId="71C96A2A" w:rsidR="006F56AA" w:rsidRDefault="008638E5" w:rsidP="006F56AA">
      <w:pPr>
        <w:pStyle w:val="ListParagraph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Los procesos</w:t>
      </w:r>
      <w:r w:rsidR="00E21279">
        <w:rPr>
          <w:rFonts w:ascii="Arial Narrow" w:hAnsi="Arial Narrow"/>
          <w:lang w:val="es-PE"/>
        </w:rPr>
        <w:t xml:space="preserve"> </w:t>
      </w:r>
      <w:r w:rsidR="0058273B">
        <w:rPr>
          <w:rFonts w:ascii="Arial Narrow" w:hAnsi="Arial Narrow"/>
          <w:lang w:val="es-PE"/>
        </w:rPr>
        <w:t>identificados</w:t>
      </w:r>
      <w:r w:rsidR="00E21279">
        <w:rPr>
          <w:rFonts w:ascii="Arial Narrow" w:hAnsi="Arial Narrow"/>
          <w:lang w:val="es-PE"/>
        </w:rPr>
        <w:t xml:space="preserve"> necesitan la ejecución y orquestación de </w:t>
      </w:r>
      <w:r w:rsidR="006969F0">
        <w:rPr>
          <w:rFonts w:ascii="Arial Narrow" w:hAnsi="Arial Narrow"/>
          <w:lang w:val="es-PE"/>
        </w:rPr>
        <w:t>tareas</w:t>
      </w:r>
      <w:r w:rsidR="008041AC">
        <w:rPr>
          <w:rFonts w:ascii="Arial Narrow" w:hAnsi="Arial Narrow"/>
          <w:lang w:val="es-PE"/>
        </w:rPr>
        <w:t xml:space="preserve">, </w:t>
      </w:r>
      <w:r w:rsidR="0058273B">
        <w:rPr>
          <w:rFonts w:ascii="Arial Narrow" w:hAnsi="Arial Narrow"/>
          <w:lang w:val="es-PE"/>
        </w:rPr>
        <w:t>así</w:t>
      </w:r>
      <w:r w:rsidR="008041AC">
        <w:rPr>
          <w:rFonts w:ascii="Arial Narrow" w:hAnsi="Arial Narrow"/>
          <w:lang w:val="es-PE"/>
        </w:rPr>
        <w:t xml:space="preserve"> como </w:t>
      </w:r>
      <w:r w:rsidR="0058273B">
        <w:rPr>
          <w:rFonts w:ascii="Arial Narrow" w:hAnsi="Arial Narrow"/>
          <w:lang w:val="es-PE"/>
        </w:rPr>
        <w:t xml:space="preserve">el manejo de </w:t>
      </w:r>
      <w:r w:rsidR="008041AC">
        <w:rPr>
          <w:rFonts w:ascii="Arial Narrow" w:hAnsi="Arial Narrow"/>
          <w:lang w:val="es-PE"/>
        </w:rPr>
        <w:t>aprobaciones</w:t>
      </w:r>
      <w:r w:rsidR="00AF638B">
        <w:rPr>
          <w:rFonts w:ascii="Arial Narrow" w:hAnsi="Arial Narrow"/>
          <w:lang w:val="es-PE"/>
        </w:rPr>
        <w:t xml:space="preserve"> y</w:t>
      </w:r>
      <w:r w:rsidR="008041AC">
        <w:rPr>
          <w:rFonts w:ascii="Arial Narrow" w:hAnsi="Arial Narrow"/>
          <w:lang w:val="es-PE"/>
        </w:rPr>
        <w:t xml:space="preserve"> escalamientos</w:t>
      </w:r>
      <w:r w:rsidR="00643314">
        <w:rPr>
          <w:rFonts w:ascii="Arial Narrow" w:hAnsi="Arial Narrow"/>
          <w:lang w:val="es-PE"/>
        </w:rPr>
        <w:t>.</w:t>
      </w:r>
    </w:p>
    <w:p w14:paraId="56FAB615" w14:textId="15BD2FF8" w:rsidR="00AF638B" w:rsidRDefault="00AF638B" w:rsidP="006F56AA">
      <w:pPr>
        <w:pStyle w:val="ListParagraph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Tareas configuradas podrían apoyarse en </w:t>
      </w:r>
      <w:r w:rsidR="006921B4">
        <w:rPr>
          <w:rFonts w:ascii="Arial Narrow" w:hAnsi="Arial Narrow"/>
          <w:lang w:val="es-PE"/>
        </w:rPr>
        <w:t>el</w:t>
      </w:r>
      <w:r w:rsidR="00473CA4">
        <w:rPr>
          <w:rFonts w:ascii="Arial Narrow" w:hAnsi="Arial Narrow"/>
          <w:lang w:val="es-PE"/>
        </w:rPr>
        <w:t xml:space="preserve"> componente Gestor de Documentos</w:t>
      </w:r>
      <w:r w:rsidR="006921B4">
        <w:rPr>
          <w:rFonts w:ascii="Arial Narrow" w:hAnsi="Arial Narrow"/>
          <w:lang w:val="es-PE"/>
        </w:rPr>
        <w:t>.</w:t>
      </w:r>
    </w:p>
    <w:p w14:paraId="15E604CE" w14:textId="7DF9A302" w:rsidR="00E94653" w:rsidRDefault="00804226" w:rsidP="006F56AA">
      <w:pPr>
        <w:pStyle w:val="ListParagraph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Es necesaria la implementación o desarrollo de este componente</w:t>
      </w:r>
      <w:r w:rsidR="00F07D63">
        <w:rPr>
          <w:rFonts w:ascii="Arial Narrow" w:hAnsi="Arial Narrow"/>
          <w:lang w:val="es-PE"/>
        </w:rPr>
        <w:t>, debido a que, e</w:t>
      </w:r>
      <w:r w:rsidR="00DE7BE8">
        <w:rPr>
          <w:rFonts w:ascii="Arial Narrow" w:hAnsi="Arial Narrow"/>
          <w:lang w:val="es-PE"/>
        </w:rPr>
        <w:t>n l</w:t>
      </w:r>
      <w:r w:rsidR="00E07406">
        <w:rPr>
          <w:rFonts w:ascii="Arial Narrow" w:hAnsi="Arial Narrow"/>
          <w:lang w:val="es-PE"/>
        </w:rPr>
        <w:t xml:space="preserve">a mayoría de </w:t>
      </w:r>
      <w:r w:rsidR="00DE7BE8">
        <w:rPr>
          <w:rFonts w:ascii="Arial Narrow" w:hAnsi="Arial Narrow"/>
          <w:lang w:val="es-PE"/>
        </w:rPr>
        <w:t xml:space="preserve">los </w:t>
      </w:r>
      <w:r w:rsidR="00E07406">
        <w:rPr>
          <w:rFonts w:ascii="Arial Narrow" w:hAnsi="Arial Narrow"/>
          <w:lang w:val="es-PE"/>
        </w:rPr>
        <w:t>procesos de negocio TO-BE</w:t>
      </w:r>
      <w:r w:rsidR="00F07D63">
        <w:rPr>
          <w:rFonts w:ascii="Arial Narrow" w:hAnsi="Arial Narrow"/>
          <w:lang w:val="es-PE"/>
        </w:rPr>
        <w:t>,</w:t>
      </w:r>
      <w:r w:rsidR="00DE7BE8">
        <w:rPr>
          <w:rFonts w:ascii="Arial Narrow" w:hAnsi="Arial Narrow"/>
          <w:lang w:val="es-PE"/>
        </w:rPr>
        <w:t xml:space="preserve"> se necesitan</w:t>
      </w:r>
      <w:r w:rsidR="00F07D63">
        <w:rPr>
          <w:rFonts w:ascii="Arial Narrow" w:hAnsi="Arial Narrow"/>
          <w:lang w:val="es-PE"/>
        </w:rPr>
        <w:t xml:space="preserve"> validaciones y aprobaciones </w:t>
      </w:r>
      <w:r w:rsidR="00DE7BE8">
        <w:rPr>
          <w:rFonts w:ascii="Arial Narrow" w:hAnsi="Arial Narrow"/>
          <w:lang w:val="es-PE"/>
        </w:rPr>
        <w:t>para continuar con el flujo establecido</w:t>
      </w:r>
      <w:r w:rsidR="00DA12B9">
        <w:rPr>
          <w:rFonts w:ascii="Arial Narrow" w:hAnsi="Arial Narrow"/>
          <w:lang w:val="es-PE"/>
        </w:rPr>
        <w:t>.</w:t>
      </w:r>
    </w:p>
    <w:p w14:paraId="679AE632" w14:textId="362343A3" w:rsidR="00DE7BE8" w:rsidRPr="00C4678B" w:rsidRDefault="007B0207" w:rsidP="00DE7BE8">
      <w:pPr>
        <w:pStyle w:val="ListParagraph"/>
        <w:ind w:left="2977"/>
        <w:jc w:val="both"/>
        <w:rPr>
          <w:rFonts w:ascii="Arial Narrow" w:hAnsi="Arial Narrow"/>
          <w:lang w:val="es-PE"/>
        </w:rPr>
      </w:pPr>
      <w:r w:rsidRPr="007B0207">
        <w:rPr>
          <w:noProof/>
        </w:rPr>
        <w:drawing>
          <wp:inline distT="0" distB="0" distL="0" distR="0" wp14:anchorId="2AF7D9E4" wp14:editId="451205AB">
            <wp:extent cx="4066424" cy="1628541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647" cy="16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E635F" w14:textId="6EB2381B" w:rsidR="006F56AA" w:rsidRPr="00C4678B" w:rsidRDefault="009C4727" w:rsidP="006F56AA">
      <w:pPr>
        <w:pStyle w:val="Heading4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Gestor de Parametrización</w:t>
      </w:r>
    </w:p>
    <w:p w14:paraId="6AD3CD45" w14:textId="4B0BF30F" w:rsidR="00807B7C" w:rsidRDefault="00807B7C" w:rsidP="006F56AA">
      <w:pPr>
        <w:pStyle w:val="ListParagraph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Componente que per</w:t>
      </w:r>
      <w:r w:rsidR="00297D54">
        <w:rPr>
          <w:rFonts w:ascii="Arial Narrow" w:hAnsi="Arial Narrow"/>
          <w:lang w:val="es-PE"/>
        </w:rPr>
        <w:t>mite configurar reglas de negocio que pueden ser utilizadas por procesos o tareas</w:t>
      </w:r>
      <w:r w:rsidR="00EB779F">
        <w:rPr>
          <w:rFonts w:ascii="Arial Narrow" w:hAnsi="Arial Narrow"/>
          <w:lang w:val="es-PE"/>
        </w:rPr>
        <w:t xml:space="preserve">, sin necesidad de realizar </w:t>
      </w:r>
      <w:r w:rsidR="00260CC4">
        <w:rPr>
          <w:rFonts w:ascii="Arial Narrow" w:hAnsi="Arial Narrow"/>
          <w:lang w:val="es-PE"/>
        </w:rPr>
        <w:t>cambios en la</w:t>
      </w:r>
      <w:r w:rsidR="00F20F78">
        <w:rPr>
          <w:rFonts w:ascii="Arial Narrow" w:hAnsi="Arial Narrow"/>
          <w:lang w:val="es-PE"/>
        </w:rPr>
        <w:t xml:space="preserve"> aplicación.</w:t>
      </w:r>
    </w:p>
    <w:p w14:paraId="24786ED4" w14:textId="33FD0458" w:rsidR="00260CC4" w:rsidRDefault="009E5F5B" w:rsidP="006F56AA">
      <w:pPr>
        <w:pStyle w:val="ListParagraph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Permite al usuario </w:t>
      </w:r>
      <w:r w:rsidR="009F75D3">
        <w:rPr>
          <w:rFonts w:ascii="Arial Narrow" w:hAnsi="Arial Narrow"/>
          <w:lang w:val="es-PE"/>
        </w:rPr>
        <w:t>crear o cambiar</w:t>
      </w:r>
      <w:r>
        <w:rPr>
          <w:rFonts w:ascii="Arial Narrow" w:hAnsi="Arial Narrow"/>
          <w:lang w:val="es-PE"/>
        </w:rPr>
        <w:t xml:space="preserve"> las reglas</w:t>
      </w:r>
      <w:r w:rsidR="00AA1300">
        <w:rPr>
          <w:rFonts w:ascii="Arial Narrow" w:hAnsi="Arial Narrow"/>
          <w:lang w:val="es-PE"/>
        </w:rPr>
        <w:t xml:space="preserve"> de negocio directamente</w:t>
      </w:r>
      <w:r>
        <w:rPr>
          <w:rFonts w:ascii="Arial Narrow" w:hAnsi="Arial Narrow"/>
          <w:lang w:val="es-PE"/>
        </w:rPr>
        <w:t>, sin involucrar a</w:t>
      </w:r>
      <w:r w:rsidR="005F40D5">
        <w:rPr>
          <w:rFonts w:ascii="Arial Narrow" w:hAnsi="Arial Narrow"/>
          <w:lang w:val="es-PE"/>
        </w:rPr>
        <w:t xml:space="preserve"> personal de TI</w:t>
      </w:r>
      <w:r w:rsidR="00AA1300">
        <w:rPr>
          <w:rFonts w:ascii="Arial Narrow" w:hAnsi="Arial Narrow"/>
          <w:lang w:val="es-PE"/>
        </w:rPr>
        <w:t>.</w:t>
      </w:r>
    </w:p>
    <w:p w14:paraId="0C9C6576" w14:textId="54CFB05A" w:rsidR="00573587" w:rsidRDefault="001D3EA2" w:rsidP="006F56AA">
      <w:pPr>
        <w:pStyle w:val="ListParagraph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Es necesaria la implementación o desarrollo de este componente</w:t>
      </w:r>
      <w:r w:rsidR="006A6C54">
        <w:rPr>
          <w:rFonts w:ascii="Arial Narrow" w:hAnsi="Arial Narrow"/>
          <w:lang w:val="es-PE"/>
        </w:rPr>
        <w:t xml:space="preserve"> para soportar </w:t>
      </w:r>
      <w:r w:rsidR="000A22EF">
        <w:rPr>
          <w:rFonts w:ascii="Arial Narrow" w:hAnsi="Arial Narrow"/>
          <w:lang w:val="es-PE"/>
        </w:rPr>
        <w:t xml:space="preserve">las reglas de negocio </w:t>
      </w:r>
      <w:r w:rsidR="00EB0208">
        <w:rPr>
          <w:rFonts w:ascii="Arial Narrow" w:hAnsi="Arial Narrow"/>
          <w:lang w:val="es-PE"/>
        </w:rPr>
        <w:t>encontradas</w:t>
      </w:r>
      <w:r w:rsidR="000A22EF">
        <w:rPr>
          <w:rFonts w:ascii="Arial Narrow" w:hAnsi="Arial Narrow"/>
          <w:lang w:val="es-PE"/>
        </w:rPr>
        <w:t xml:space="preserve"> en c</w:t>
      </w:r>
      <w:r w:rsidR="00910293">
        <w:rPr>
          <w:rFonts w:ascii="Arial Narrow" w:hAnsi="Arial Narrow"/>
          <w:lang w:val="es-PE"/>
        </w:rPr>
        <w:t xml:space="preserve">erca de la mitad de </w:t>
      </w:r>
      <w:r w:rsidR="00B80DF1">
        <w:rPr>
          <w:rFonts w:ascii="Arial Narrow" w:hAnsi="Arial Narrow"/>
          <w:lang w:val="es-PE"/>
        </w:rPr>
        <w:t xml:space="preserve">los </w:t>
      </w:r>
      <w:r w:rsidR="00910293">
        <w:rPr>
          <w:rFonts w:ascii="Arial Narrow" w:hAnsi="Arial Narrow"/>
          <w:lang w:val="es-PE"/>
        </w:rPr>
        <w:t>procesos de negocio</w:t>
      </w:r>
      <w:r w:rsidR="00B80DF1">
        <w:rPr>
          <w:rFonts w:ascii="Arial Narrow" w:hAnsi="Arial Narrow"/>
          <w:lang w:val="es-PE"/>
        </w:rPr>
        <w:t xml:space="preserve"> TO-BE</w:t>
      </w:r>
      <w:r w:rsidR="000A22EF">
        <w:rPr>
          <w:rFonts w:ascii="Arial Narrow" w:hAnsi="Arial Narrow"/>
          <w:lang w:val="es-PE"/>
        </w:rPr>
        <w:t xml:space="preserve"> analizados</w:t>
      </w:r>
      <w:r w:rsidR="00E775C8">
        <w:rPr>
          <w:rFonts w:ascii="Arial Narrow" w:hAnsi="Arial Narrow"/>
          <w:lang w:val="es-PE"/>
        </w:rPr>
        <w:t>, con mayor concentración en la Gestión de Beneficios.</w:t>
      </w:r>
    </w:p>
    <w:p w14:paraId="74DD03E0" w14:textId="73E976C0" w:rsidR="00B80DF1" w:rsidRDefault="00554444" w:rsidP="00B80DF1">
      <w:pPr>
        <w:pStyle w:val="ListParagraph"/>
        <w:ind w:left="2977"/>
        <w:jc w:val="both"/>
        <w:rPr>
          <w:rFonts w:ascii="Arial Narrow" w:hAnsi="Arial Narrow"/>
          <w:lang w:val="es-PE"/>
        </w:rPr>
      </w:pPr>
      <w:r w:rsidRPr="00554444">
        <w:rPr>
          <w:noProof/>
        </w:rPr>
        <w:lastRenderedPageBreak/>
        <w:drawing>
          <wp:inline distT="0" distB="0" distL="0" distR="0" wp14:anchorId="6BFF3622" wp14:editId="3551217D">
            <wp:extent cx="4093269" cy="1647662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850" cy="1653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8AE61" w14:textId="2B91C399" w:rsidR="006F56AA" w:rsidRPr="00C4678B" w:rsidRDefault="00CB321A" w:rsidP="006F56AA">
      <w:pPr>
        <w:pStyle w:val="Heading4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Orquestación de Procesos </w:t>
      </w:r>
      <w:proofErr w:type="spellStart"/>
      <w:r>
        <w:rPr>
          <w:rFonts w:ascii="Arial Narrow" w:hAnsi="Arial Narrow"/>
          <w:lang w:val="es-PE"/>
        </w:rPr>
        <w:t>Batch</w:t>
      </w:r>
      <w:proofErr w:type="spellEnd"/>
    </w:p>
    <w:p w14:paraId="5616A284" w14:textId="15769FBA" w:rsidR="006F56AA" w:rsidRDefault="00B856AC" w:rsidP="006F56AA">
      <w:pPr>
        <w:pStyle w:val="ListParagraph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Componente que permite </w:t>
      </w:r>
      <w:r w:rsidR="008902B6">
        <w:rPr>
          <w:rFonts w:ascii="Arial Narrow" w:hAnsi="Arial Narrow"/>
          <w:lang w:val="es-PE"/>
        </w:rPr>
        <w:t>controlar la ejecución de procesos en lote</w:t>
      </w:r>
      <w:r w:rsidR="0043570B">
        <w:rPr>
          <w:rFonts w:ascii="Arial Narrow" w:hAnsi="Arial Narrow"/>
          <w:lang w:val="es-PE"/>
        </w:rPr>
        <w:t>. Posee las siguientes características:</w:t>
      </w:r>
    </w:p>
    <w:p w14:paraId="02DA5B12" w14:textId="2959F9C3" w:rsidR="0043570B" w:rsidRDefault="0043570B" w:rsidP="0043570B">
      <w:pPr>
        <w:pStyle w:val="ListParagraph"/>
        <w:numPr>
          <w:ilvl w:val="3"/>
          <w:numId w:val="12"/>
        </w:numPr>
        <w:jc w:val="both"/>
        <w:rPr>
          <w:rFonts w:ascii="Arial Narrow" w:hAnsi="Arial Narrow"/>
          <w:lang w:val="es-PE"/>
        </w:rPr>
      </w:pPr>
      <w:r w:rsidRPr="004628FC">
        <w:rPr>
          <w:rFonts w:ascii="Arial Narrow" w:hAnsi="Arial Narrow"/>
          <w:b/>
          <w:lang w:val="es-PE"/>
        </w:rPr>
        <w:t>Priorización</w:t>
      </w:r>
      <w:r w:rsidR="00931213">
        <w:rPr>
          <w:rFonts w:ascii="Arial Narrow" w:hAnsi="Arial Narrow"/>
          <w:lang w:val="es-PE"/>
        </w:rPr>
        <w:t xml:space="preserve">. </w:t>
      </w:r>
      <w:r w:rsidR="004D557C">
        <w:rPr>
          <w:rFonts w:ascii="Arial Narrow" w:hAnsi="Arial Narrow"/>
          <w:lang w:val="es-PE"/>
        </w:rPr>
        <w:t xml:space="preserve">Otorga una prioridad a cada proceso. </w:t>
      </w:r>
      <w:r w:rsidR="0091548B">
        <w:rPr>
          <w:rFonts w:ascii="Arial Narrow" w:hAnsi="Arial Narrow"/>
          <w:lang w:val="es-PE"/>
        </w:rPr>
        <w:t xml:space="preserve">Al programar varios procesos, se ejecuta </w:t>
      </w:r>
      <w:r w:rsidR="00F559F6">
        <w:rPr>
          <w:rFonts w:ascii="Arial Narrow" w:hAnsi="Arial Narrow"/>
          <w:lang w:val="es-PE"/>
        </w:rPr>
        <w:t>el más importante primero.</w:t>
      </w:r>
    </w:p>
    <w:p w14:paraId="42E8B327" w14:textId="55C22E2D" w:rsidR="004837F1" w:rsidRDefault="004837F1" w:rsidP="0043570B">
      <w:pPr>
        <w:pStyle w:val="ListParagraph"/>
        <w:numPr>
          <w:ilvl w:val="3"/>
          <w:numId w:val="12"/>
        </w:numPr>
        <w:jc w:val="both"/>
        <w:rPr>
          <w:rFonts w:ascii="Arial Narrow" w:hAnsi="Arial Narrow"/>
          <w:lang w:val="es-PE"/>
        </w:rPr>
      </w:pPr>
      <w:r w:rsidRPr="004628FC">
        <w:rPr>
          <w:rFonts w:ascii="Arial Narrow" w:hAnsi="Arial Narrow"/>
          <w:b/>
          <w:lang w:val="es-PE"/>
        </w:rPr>
        <w:t>Programación</w:t>
      </w:r>
      <w:r w:rsidR="00F559F6">
        <w:rPr>
          <w:rFonts w:ascii="Arial Narrow" w:hAnsi="Arial Narrow"/>
          <w:lang w:val="es-PE"/>
        </w:rPr>
        <w:t xml:space="preserve">. Se puede programar la ejecución </w:t>
      </w:r>
      <w:r w:rsidR="007E76D4">
        <w:rPr>
          <w:rFonts w:ascii="Arial Narrow" w:hAnsi="Arial Narrow"/>
          <w:lang w:val="es-PE"/>
        </w:rPr>
        <w:t xml:space="preserve">una sola vez o </w:t>
      </w:r>
      <w:r w:rsidR="008328D8">
        <w:rPr>
          <w:rFonts w:ascii="Arial Narrow" w:hAnsi="Arial Narrow"/>
          <w:lang w:val="es-PE"/>
        </w:rPr>
        <w:t>de manera repetitiva</w:t>
      </w:r>
      <w:r w:rsidR="00002FA0">
        <w:rPr>
          <w:rFonts w:ascii="Arial Narrow" w:hAnsi="Arial Narrow"/>
          <w:lang w:val="es-PE"/>
        </w:rPr>
        <w:t>.</w:t>
      </w:r>
    </w:p>
    <w:p w14:paraId="6B351578" w14:textId="04FF73CD" w:rsidR="004837F1" w:rsidRDefault="004837F1" w:rsidP="0043570B">
      <w:pPr>
        <w:pStyle w:val="ListParagraph"/>
        <w:numPr>
          <w:ilvl w:val="3"/>
          <w:numId w:val="12"/>
        </w:numPr>
        <w:jc w:val="both"/>
        <w:rPr>
          <w:rFonts w:ascii="Arial Narrow" w:hAnsi="Arial Narrow"/>
          <w:lang w:val="es-PE"/>
        </w:rPr>
      </w:pPr>
      <w:r w:rsidRPr="004628FC">
        <w:rPr>
          <w:rFonts w:ascii="Arial Narrow" w:hAnsi="Arial Narrow"/>
          <w:b/>
          <w:lang w:val="es-PE"/>
        </w:rPr>
        <w:t>Dependencia</w:t>
      </w:r>
      <w:r w:rsidR="00E812FA">
        <w:rPr>
          <w:rFonts w:ascii="Arial Narrow" w:hAnsi="Arial Narrow"/>
          <w:lang w:val="es-PE"/>
        </w:rPr>
        <w:t xml:space="preserve">. </w:t>
      </w:r>
      <w:r w:rsidR="00A360FA">
        <w:rPr>
          <w:rFonts w:ascii="Arial Narrow" w:hAnsi="Arial Narrow"/>
          <w:lang w:val="es-PE"/>
        </w:rPr>
        <w:t>La ejecución de un proceso puede ser</w:t>
      </w:r>
      <w:r w:rsidR="00DA4FC2">
        <w:rPr>
          <w:rFonts w:ascii="Arial Narrow" w:hAnsi="Arial Narrow"/>
          <w:lang w:val="es-PE"/>
        </w:rPr>
        <w:t xml:space="preserve"> programada luego de</w:t>
      </w:r>
      <w:r w:rsidR="00EE3755">
        <w:rPr>
          <w:rFonts w:ascii="Arial Narrow" w:hAnsi="Arial Narrow"/>
          <w:lang w:val="es-PE"/>
        </w:rPr>
        <w:t>l término de otro</w:t>
      </w:r>
      <w:r w:rsidR="00A360FA">
        <w:rPr>
          <w:rFonts w:ascii="Arial Narrow" w:hAnsi="Arial Narrow"/>
          <w:lang w:val="es-PE"/>
        </w:rPr>
        <w:t>.</w:t>
      </w:r>
      <w:r w:rsidR="00311CF1">
        <w:rPr>
          <w:rFonts w:ascii="Arial Narrow" w:hAnsi="Arial Narrow"/>
          <w:lang w:val="es-PE"/>
        </w:rPr>
        <w:t xml:space="preserve"> </w:t>
      </w:r>
      <w:r w:rsidR="00EE3755">
        <w:rPr>
          <w:rFonts w:ascii="Arial Narrow" w:hAnsi="Arial Narrow"/>
          <w:lang w:val="es-PE"/>
        </w:rPr>
        <w:t>Creación de mallas</w:t>
      </w:r>
      <w:r w:rsidR="00E812FA">
        <w:rPr>
          <w:rFonts w:ascii="Arial Narrow" w:hAnsi="Arial Narrow"/>
          <w:lang w:val="es-PE"/>
        </w:rPr>
        <w:t xml:space="preserve"> de procesos</w:t>
      </w:r>
      <w:r w:rsidR="00311CF1">
        <w:rPr>
          <w:rFonts w:ascii="Arial Narrow" w:hAnsi="Arial Narrow"/>
          <w:lang w:val="es-PE"/>
        </w:rPr>
        <w:t>.</w:t>
      </w:r>
    </w:p>
    <w:p w14:paraId="570A3B6A" w14:textId="694EEB04" w:rsidR="005811C9" w:rsidRDefault="005811C9" w:rsidP="0043570B">
      <w:pPr>
        <w:pStyle w:val="ListParagraph"/>
        <w:numPr>
          <w:ilvl w:val="3"/>
          <w:numId w:val="12"/>
        </w:numPr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b/>
          <w:lang w:val="es-PE"/>
        </w:rPr>
        <w:t>Visualización</w:t>
      </w:r>
      <w:r w:rsidR="00C6116E">
        <w:rPr>
          <w:rFonts w:ascii="Arial Narrow" w:hAnsi="Arial Narrow"/>
          <w:b/>
          <w:lang w:val="es-PE"/>
        </w:rPr>
        <w:t xml:space="preserve">. </w:t>
      </w:r>
      <w:r w:rsidR="009D0EDA">
        <w:rPr>
          <w:rFonts w:ascii="Arial Narrow" w:hAnsi="Arial Narrow"/>
          <w:lang w:val="es-PE"/>
        </w:rPr>
        <w:t xml:space="preserve">Interfaz gráfica que permita </w:t>
      </w:r>
      <w:r w:rsidR="00631C5F">
        <w:rPr>
          <w:rFonts w:ascii="Arial Narrow" w:hAnsi="Arial Narrow"/>
          <w:lang w:val="es-PE"/>
        </w:rPr>
        <w:t>el monitoreo de procesos.</w:t>
      </w:r>
      <w:r w:rsidR="00064679">
        <w:rPr>
          <w:rFonts w:ascii="Arial Narrow" w:hAnsi="Arial Narrow"/>
          <w:lang w:val="es-PE"/>
        </w:rPr>
        <w:t xml:space="preserve"> Revisión de estado</w:t>
      </w:r>
    </w:p>
    <w:p w14:paraId="4E27358E" w14:textId="1E5CCE58" w:rsidR="00CB321A" w:rsidRPr="00C4678B" w:rsidRDefault="008E7F27" w:rsidP="00CB321A">
      <w:pPr>
        <w:pStyle w:val="Heading4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Gestor de </w:t>
      </w:r>
      <w:r w:rsidR="00CB321A">
        <w:rPr>
          <w:rFonts w:ascii="Arial Narrow" w:hAnsi="Arial Narrow"/>
          <w:lang w:val="es-PE"/>
        </w:rPr>
        <w:t>Documentos</w:t>
      </w:r>
    </w:p>
    <w:p w14:paraId="476A5039" w14:textId="77777777" w:rsidR="00AE47BA" w:rsidRDefault="00BC1A95" w:rsidP="00CB321A">
      <w:pPr>
        <w:pStyle w:val="ListParagraph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Componente que permite</w:t>
      </w:r>
      <w:r w:rsidR="007C3230">
        <w:rPr>
          <w:rFonts w:ascii="Arial Narrow" w:hAnsi="Arial Narrow"/>
          <w:lang w:val="es-PE"/>
        </w:rPr>
        <w:t xml:space="preserve"> </w:t>
      </w:r>
      <w:r w:rsidR="0099100A">
        <w:rPr>
          <w:rFonts w:ascii="Arial Narrow" w:hAnsi="Arial Narrow"/>
          <w:lang w:val="es-PE"/>
        </w:rPr>
        <w:t>rastrear, gestionar y almacenar documentos.</w:t>
      </w:r>
      <w:r w:rsidR="00FF7982">
        <w:rPr>
          <w:rFonts w:ascii="Arial Narrow" w:hAnsi="Arial Narrow"/>
          <w:lang w:val="es-PE"/>
        </w:rPr>
        <w:t xml:space="preserve"> </w:t>
      </w:r>
    </w:p>
    <w:p w14:paraId="513E5DDB" w14:textId="54946569" w:rsidR="00CB321A" w:rsidRDefault="00FF7982" w:rsidP="00CB321A">
      <w:pPr>
        <w:pStyle w:val="ListParagraph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Mantiene un registro de las diversas versiones creadas y modificadas</w:t>
      </w:r>
      <w:r w:rsidR="00AE47BA">
        <w:rPr>
          <w:rFonts w:ascii="Arial Narrow" w:hAnsi="Arial Narrow"/>
          <w:lang w:val="es-PE"/>
        </w:rPr>
        <w:t xml:space="preserve">. </w:t>
      </w:r>
    </w:p>
    <w:p w14:paraId="5C034AA7" w14:textId="01C2CBCE" w:rsidR="00AE47BA" w:rsidRDefault="005325FE" w:rsidP="00CB321A">
      <w:pPr>
        <w:pStyle w:val="ListParagraph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Será u</w:t>
      </w:r>
      <w:r w:rsidR="001628A2">
        <w:rPr>
          <w:rFonts w:ascii="Arial Narrow" w:hAnsi="Arial Narrow"/>
          <w:lang w:val="es-PE"/>
        </w:rPr>
        <w:t xml:space="preserve">tilizado para </w:t>
      </w:r>
      <w:r>
        <w:rPr>
          <w:rFonts w:ascii="Arial Narrow" w:hAnsi="Arial Narrow"/>
          <w:lang w:val="es-PE"/>
        </w:rPr>
        <w:t>gestionar</w:t>
      </w:r>
      <w:r w:rsidR="001628A2">
        <w:rPr>
          <w:rFonts w:ascii="Arial Narrow" w:hAnsi="Arial Narrow"/>
          <w:lang w:val="es-PE"/>
        </w:rPr>
        <w:t xml:space="preserve"> los documentos de sustento</w:t>
      </w:r>
      <w:r>
        <w:rPr>
          <w:rFonts w:ascii="Arial Narrow" w:hAnsi="Arial Narrow"/>
          <w:lang w:val="es-PE"/>
        </w:rPr>
        <w:t xml:space="preserve"> que </w:t>
      </w:r>
      <w:r w:rsidR="006945F5">
        <w:rPr>
          <w:rFonts w:ascii="Arial Narrow" w:hAnsi="Arial Narrow"/>
          <w:lang w:val="es-PE"/>
        </w:rPr>
        <w:t xml:space="preserve">sean requeridos en los flujos de procesos creados en el componente </w:t>
      </w:r>
      <w:r w:rsidR="00AF240E">
        <w:rPr>
          <w:rFonts w:ascii="Arial Narrow" w:hAnsi="Arial Narrow"/>
          <w:lang w:val="es-PE"/>
        </w:rPr>
        <w:t xml:space="preserve">Gestor de </w:t>
      </w:r>
      <w:proofErr w:type="spellStart"/>
      <w:r w:rsidR="006945F5">
        <w:rPr>
          <w:rFonts w:ascii="Arial Narrow" w:hAnsi="Arial Narrow"/>
          <w:lang w:val="es-PE"/>
        </w:rPr>
        <w:t>Workflow</w:t>
      </w:r>
      <w:proofErr w:type="spellEnd"/>
      <w:r w:rsidR="006945F5">
        <w:rPr>
          <w:rFonts w:ascii="Arial Narrow" w:hAnsi="Arial Narrow"/>
          <w:lang w:val="es-PE"/>
        </w:rPr>
        <w:t>.</w:t>
      </w:r>
    </w:p>
    <w:p w14:paraId="2911610C" w14:textId="2514BB4F" w:rsidR="00DE7BE8" w:rsidRDefault="00055645" w:rsidP="00CB321A">
      <w:pPr>
        <w:pStyle w:val="ListParagraph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Se encontró</w:t>
      </w:r>
      <w:r w:rsidR="00147E64">
        <w:rPr>
          <w:rFonts w:ascii="Arial Narrow" w:hAnsi="Arial Narrow"/>
          <w:lang w:val="es-PE"/>
        </w:rPr>
        <w:t>,</w:t>
      </w:r>
      <w:r>
        <w:rPr>
          <w:rFonts w:ascii="Arial Narrow" w:hAnsi="Arial Narrow"/>
          <w:lang w:val="es-PE"/>
        </w:rPr>
        <w:t xml:space="preserve"> </w:t>
      </w:r>
      <w:r w:rsidR="00147E64">
        <w:rPr>
          <w:rFonts w:ascii="Arial Narrow" w:hAnsi="Arial Narrow"/>
          <w:lang w:val="es-PE"/>
        </w:rPr>
        <w:t>en l</w:t>
      </w:r>
      <w:r w:rsidR="00DE7BE8">
        <w:rPr>
          <w:rFonts w:ascii="Arial Narrow" w:hAnsi="Arial Narrow"/>
          <w:lang w:val="es-PE"/>
        </w:rPr>
        <w:t>a mayoría de</w:t>
      </w:r>
      <w:r w:rsidR="00A83C38">
        <w:rPr>
          <w:rFonts w:ascii="Arial Narrow" w:hAnsi="Arial Narrow"/>
          <w:lang w:val="es-PE"/>
        </w:rPr>
        <w:t xml:space="preserve"> los</w:t>
      </w:r>
      <w:r w:rsidR="00DE7BE8">
        <w:rPr>
          <w:rFonts w:ascii="Arial Narrow" w:hAnsi="Arial Narrow"/>
          <w:lang w:val="es-PE"/>
        </w:rPr>
        <w:t xml:space="preserve"> procesos de negocio TO-BE</w:t>
      </w:r>
      <w:r w:rsidR="00147E64">
        <w:rPr>
          <w:rFonts w:ascii="Arial Narrow" w:hAnsi="Arial Narrow"/>
          <w:lang w:val="es-PE"/>
        </w:rPr>
        <w:t>,</w:t>
      </w:r>
      <w:r w:rsidR="00DE7BE8">
        <w:rPr>
          <w:rFonts w:ascii="Arial Narrow" w:hAnsi="Arial Narrow"/>
          <w:lang w:val="es-PE"/>
        </w:rPr>
        <w:t xml:space="preserve"> </w:t>
      </w:r>
      <w:r w:rsidR="00B619C2">
        <w:rPr>
          <w:rFonts w:ascii="Arial Narrow" w:hAnsi="Arial Narrow"/>
          <w:lang w:val="es-PE"/>
        </w:rPr>
        <w:t>el uso de un gestor de documentos</w:t>
      </w:r>
      <w:r w:rsidR="00F43D59">
        <w:rPr>
          <w:rFonts w:ascii="Arial Narrow" w:hAnsi="Arial Narrow"/>
          <w:lang w:val="es-PE"/>
        </w:rPr>
        <w:t>.</w:t>
      </w:r>
    </w:p>
    <w:p w14:paraId="76414843" w14:textId="2414EB25" w:rsidR="00F43D59" w:rsidRPr="00C4678B" w:rsidRDefault="00F43D59" w:rsidP="00F43D59">
      <w:pPr>
        <w:pStyle w:val="ListParagraph"/>
        <w:ind w:left="2977"/>
        <w:jc w:val="both"/>
        <w:rPr>
          <w:rFonts w:ascii="Arial Narrow" w:hAnsi="Arial Narrow"/>
          <w:lang w:val="es-PE"/>
        </w:rPr>
      </w:pPr>
      <w:r w:rsidRPr="00F43D59">
        <w:rPr>
          <w:noProof/>
        </w:rPr>
        <w:drawing>
          <wp:inline distT="0" distB="0" distL="0" distR="0" wp14:anchorId="25DF0E28" wp14:editId="5C87FF26">
            <wp:extent cx="4045469" cy="1604038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309" cy="1609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DE8CC" w14:textId="54E66559" w:rsidR="00664162" w:rsidRPr="00C4678B" w:rsidRDefault="0097196C" w:rsidP="00664162">
      <w:pPr>
        <w:pStyle w:val="Heading3"/>
        <w:rPr>
          <w:rFonts w:ascii="Arial Narrow" w:hAnsi="Arial Narrow"/>
          <w:iCs/>
          <w:sz w:val="28"/>
          <w:szCs w:val="28"/>
          <w:lang w:val="es-PE"/>
        </w:rPr>
      </w:pPr>
      <w:bookmarkStart w:id="29" w:name="_Toc522127027"/>
      <w:r w:rsidRPr="00C4678B">
        <w:rPr>
          <w:rFonts w:ascii="Arial Narrow" w:hAnsi="Arial Narrow"/>
          <w:iCs/>
          <w:sz w:val="28"/>
          <w:szCs w:val="28"/>
          <w:lang w:val="es-PE"/>
        </w:rPr>
        <w:t>Back</w:t>
      </w:r>
      <w:r w:rsidR="00B4137C" w:rsidRPr="00C4678B">
        <w:rPr>
          <w:rFonts w:ascii="Arial Narrow" w:hAnsi="Arial Narrow"/>
          <w:iCs/>
          <w:sz w:val="28"/>
          <w:szCs w:val="28"/>
          <w:lang w:val="es-PE"/>
        </w:rPr>
        <w:t>-</w:t>
      </w:r>
      <w:proofErr w:type="spellStart"/>
      <w:r w:rsidRPr="00C4678B">
        <w:rPr>
          <w:rFonts w:ascii="Arial Narrow" w:hAnsi="Arial Narrow"/>
          <w:iCs/>
          <w:sz w:val="28"/>
          <w:szCs w:val="28"/>
          <w:lang w:val="es-PE"/>
        </w:rPr>
        <w:t>End</w:t>
      </w:r>
      <w:bookmarkEnd w:id="29"/>
      <w:proofErr w:type="spellEnd"/>
    </w:p>
    <w:p w14:paraId="08FFCAB6" w14:textId="37FDCE68" w:rsidR="00664162" w:rsidRDefault="00664162" w:rsidP="00C4678B">
      <w:pPr>
        <w:ind w:left="1560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 xml:space="preserve">Es </w:t>
      </w:r>
      <w:r w:rsidR="000854FD" w:rsidRPr="00C4678B">
        <w:rPr>
          <w:rFonts w:ascii="Arial Narrow" w:hAnsi="Arial Narrow"/>
          <w:lang w:val="es-PE"/>
        </w:rPr>
        <w:t xml:space="preserve">la capa donde </w:t>
      </w:r>
      <w:r w:rsidRPr="00C4678B">
        <w:rPr>
          <w:rFonts w:ascii="Arial Narrow" w:hAnsi="Arial Narrow"/>
          <w:lang w:val="es-PE"/>
        </w:rPr>
        <w:t xml:space="preserve">se </w:t>
      </w:r>
      <w:r w:rsidR="00F83701" w:rsidRPr="00C4678B">
        <w:rPr>
          <w:rFonts w:ascii="Arial Narrow" w:hAnsi="Arial Narrow"/>
          <w:lang w:val="es-PE"/>
        </w:rPr>
        <w:t xml:space="preserve">va a alojar </w:t>
      </w:r>
      <w:r w:rsidRPr="00C4678B">
        <w:rPr>
          <w:rFonts w:ascii="Arial Narrow" w:hAnsi="Arial Narrow"/>
          <w:lang w:val="es-PE"/>
        </w:rPr>
        <w:t xml:space="preserve">la lógica de </w:t>
      </w:r>
      <w:r w:rsidR="00DC1650" w:rsidRPr="00C4678B">
        <w:rPr>
          <w:rFonts w:ascii="Arial Narrow" w:hAnsi="Arial Narrow"/>
          <w:lang w:val="es-PE"/>
        </w:rPr>
        <w:t>negocio,</w:t>
      </w:r>
      <w:r w:rsidR="004E74BF" w:rsidRPr="00C4678B">
        <w:rPr>
          <w:rFonts w:ascii="Arial Narrow" w:hAnsi="Arial Narrow"/>
          <w:lang w:val="es-PE"/>
        </w:rPr>
        <w:t xml:space="preserve"> es </w:t>
      </w:r>
      <w:r w:rsidR="00DC1650" w:rsidRPr="00C4678B">
        <w:rPr>
          <w:rFonts w:ascii="Arial Narrow" w:hAnsi="Arial Narrow"/>
          <w:lang w:val="es-PE"/>
        </w:rPr>
        <w:t>decir,</w:t>
      </w:r>
      <w:r w:rsidR="004E74BF" w:rsidRPr="00C4678B">
        <w:rPr>
          <w:rFonts w:ascii="Arial Narrow" w:hAnsi="Arial Narrow"/>
          <w:lang w:val="es-PE"/>
        </w:rPr>
        <w:t xml:space="preserve"> es el encargado de que todo funcione según el giro de negocio de la </w:t>
      </w:r>
      <w:r w:rsidR="00DC1650" w:rsidRPr="00C4678B">
        <w:rPr>
          <w:rFonts w:ascii="Arial Narrow" w:hAnsi="Arial Narrow"/>
          <w:lang w:val="es-PE"/>
        </w:rPr>
        <w:t>organización.</w:t>
      </w:r>
    </w:p>
    <w:p w14:paraId="45878069" w14:textId="373C8AC5" w:rsidR="0022207E" w:rsidRPr="00CA7508" w:rsidRDefault="0022207E" w:rsidP="00475B2F">
      <w:pPr>
        <w:ind w:left="1560"/>
        <w:jc w:val="both"/>
        <w:rPr>
          <w:ins w:id="30" w:author="Author"/>
          <w:lang w:val="es-PE"/>
        </w:rPr>
      </w:pPr>
    </w:p>
    <w:p w14:paraId="7D23B9F2" w14:textId="59E51EC8" w:rsidR="001576FB" w:rsidRPr="00C4678B" w:rsidRDefault="0020010C" w:rsidP="00475B2F">
      <w:pPr>
        <w:ind w:left="1560"/>
        <w:jc w:val="both"/>
        <w:rPr>
          <w:rFonts w:ascii="Arial Narrow" w:hAnsi="Arial Narrow"/>
          <w:lang w:val="es-PE"/>
        </w:rPr>
      </w:pPr>
      <w:r>
        <w:object w:dxaOrig="15705" w:dyaOrig="8335" w14:anchorId="041D519F">
          <v:shape id="_x0000_i1026" type="#_x0000_t75" style="width:396pt;height:210pt" o:ole="">
            <v:imagedata r:id="rId24" o:title=""/>
          </v:shape>
          <o:OLEObject Type="Embed" ProgID="Visio.Drawing.11" ShapeID="_x0000_i1026" DrawAspect="Content" ObjectID="_1596024333" r:id="rId25"/>
        </w:object>
      </w:r>
    </w:p>
    <w:p w14:paraId="00911D26" w14:textId="762FD7AF" w:rsidR="001746AF" w:rsidRDefault="001746AF" w:rsidP="001545B0">
      <w:pPr>
        <w:pStyle w:val="Heading4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Estándares y Patrones</w:t>
      </w:r>
    </w:p>
    <w:p w14:paraId="26CF9764" w14:textId="06DCEB49" w:rsidR="008A392C" w:rsidRPr="00C4678B" w:rsidRDefault="007F6B98" w:rsidP="00C4678B">
      <w:pPr>
        <w:pStyle w:val="Heading5"/>
        <w:ind w:left="3261" w:hanging="1291"/>
        <w:rPr>
          <w:rFonts w:ascii="Arial Narrow" w:hAnsi="Arial Narrow"/>
          <w:i w:val="0"/>
          <w:lang w:val="es-PE"/>
        </w:rPr>
      </w:pPr>
      <w:r w:rsidRPr="00C4678B">
        <w:rPr>
          <w:rFonts w:ascii="Arial Narrow" w:hAnsi="Arial Narrow"/>
          <w:i w:val="0"/>
          <w:lang w:val="es-PE"/>
        </w:rPr>
        <w:t xml:space="preserve">Servicios de </w:t>
      </w:r>
      <w:r w:rsidR="008A392C" w:rsidRPr="00C4678B">
        <w:rPr>
          <w:rFonts w:ascii="Arial Narrow" w:hAnsi="Arial Narrow"/>
          <w:i w:val="0"/>
          <w:lang w:val="es-PE"/>
        </w:rPr>
        <w:t xml:space="preserve">Negocio </w:t>
      </w:r>
    </w:p>
    <w:p w14:paraId="3108AB32" w14:textId="2166C5F7" w:rsidR="00756139" w:rsidRDefault="00756139" w:rsidP="00C4678B">
      <w:pPr>
        <w:pStyle w:val="ListParagraph"/>
        <w:numPr>
          <w:ilvl w:val="1"/>
          <w:numId w:val="6"/>
        </w:numPr>
        <w:ind w:left="3686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Será soportado por </w:t>
      </w:r>
      <w:r w:rsidR="009036EE">
        <w:rPr>
          <w:rFonts w:ascii="Arial Narrow" w:hAnsi="Arial Narrow"/>
          <w:lang w:val="es-PE"/>
        </w:rPr>
        <w:t>una arquitectura híbrida (monolítico y microservicios) dependiendo de los siguientes criterios:</w:t>
      </w:r>
    </w:p>
    <w:tbl>
      <w:tblPr>
        <w:tblStyle w:val="TableGrid"/>
        <w:tblW w:w="0" w:type="auto"/>
        <w:tblInd w:w="3227" w:type="dxa"/>
        <w:tblLook w:val="04A0" w:firstRow="1" w:lastRow="0" w:firstColumn="1" w:lastColumn="0" w:noHBand="0" w:noVBand="1"/>
      </w:tblPr>
      <w:tblGrid>
        <w:gridCol w:w="1800"/>
        <w:gridCol w:w="2594"/>
        <w:gridCol w:w="1955"/>
      </w:tblGrid>
      <w:tr w:rsidR="009036EE" w:rsidRPr="00340884" w14:paraId="22926722" w14:textId="77777777" w:rsidTr="009036EE">
        <w:trPr>
          <w:cantSplit/>
        </w:trPr>
        <w:tc>
          <w:tcPr>
            <w:tcW w:w="1800" w:type="dxa"/>
            <w:tcBorders>
              <w:bottom w:val="nil"/>
            </w:tcBorders>
          </w:tcPr>
          <w:p w14:paraId="260808D3" w14:textId="77777777" w:rsidR="009036EE" w:rsidRPr="00340884" w:rsidRDefault="009036EE" w:rsidP="00CA7508">
            <w:pPr>
              <w:rPr>
                <w:rFonts w:ascii="Arial Narrow" w:hAnsi="Arial Narrow"/>
                <w:b/>
                <w:lang w:val="es-PE"/>
              </w:rPr>
            </w:pPr>
            <w:r w:rsidRPr="00340884">
              <w:rPr>
                <w:rFonts w:ascii="Arial Narrow" w:hAnsi="Arial Narrow"/>
                <w:b/>
                <w:lang w:val="es-PE"/>
              </w:rPr>
              <w:t>Monolítico</w:t>
            </w:r>
          </w:p>
        </w:tc>
        <w:tc>
          <w:tcPr>
            <w:tcW w:w="2594" w:type="dxa"/>
            <w:vMerge w:val="restart"/>
            <w:vAlign w:val="center"/>
          </w:tcPr>
          <w:p w14:paraId="1D47521C" w14:textId="77777777" w:rsidR="009036EE" w:rsidRDefault="009036EE" w:rsidP="00CA7508">
            <w:pPr>
              <w:jc w:val="center"/>
              <w:rPr>
                <w:rFonts w:ascii="Arial Narrow" w:hAnsi="Arial Narrow"/>
                <w:b/>
                <w:lang w:val="es-PE"/>
              </w:rPr>
            </w:pPr>
          </w:p>
          <w:p w14:paraId="5425AC46" w14:textId="77777777" w:rsidR="009036EE" w:rsidRPr="00340884" w:rsidRDefault="009036EE" w:rsidP="00CA7508">
            <w:pPr>
              <w:jc w:val="center"/>
              <w:rPr>
                <w:rFonts w:ascii="Arial Narrow" w:hAnsi="Arial Narrow"/>
                <w:b/>
                <w:lang w:val="es-PE"/>
              </w:rPr>
            </w:pPr>
            <w:r w:rsidRPr="00340884">
              <w:rPr>
                <w:rFonts w:ascii="Arial Narrow" w:hAnsi="Arial Narrow"/>
                <w:noProof/>
              </w:rPr>
              <w:lastRenderedPageBreak/>
              <w:drawing>
                <wp:inline distT="0" distB="0" distL="0" distR="0" wp14:anchorId="7821E899" wp14:editId="47E529DF">
                  <wp:extent cx="1504336" cy="1066800"/>
                  <wp:effectExtent l="0" t="0" r="635" b="0"/>
                  <wp:docPr id="34" name="Picture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D4EC7B2-5F80-45C9-B600-875178E66AD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4">
                            <a:extLst>
                              <a:ext uri="{FF2B5EF4-FFF2-40B4-BE49-F238E27FC236}">
                                <a16:creationId xmlns:a16="http://schemas.microsoft.com/office/drawing/2014/main" id="{1D4EC7B2-5F80-45C9-B600-875178E66AD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6936" cy="1068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55" w:type="dxa"/>
            <w:tcBorders>
              <w:bottom w:val="nil"/>
            </w:tcBorders>
          </w:tcPr>
          <w:p w14:paraId="444EEACC" w14:textId="77777777" w:rsidR="009036EE" w:rsidRPr="00340884" w:rsidRDefault="009036EE" w:rsidP="00CA7508">
            <w:pPr>
              <w:rPr>
                <w:rFonts w:ascii="Arial Narrow" w:hAnsi="Arial Narrow"/>
                <w:b/>
                <w:lang w:val="es-PE"/>
              </w:rPr>
            </w:pPr>
            <w:r w:rsidRPr="00340884">
              <w:rPr>
                <w:rFonts w:ascii="Arial Narrow" w:hAnsi="Arial Narrow"/>
                <w:b/>
                <w:lang w:val="es-PE"/>
              </w:rPr>
              <w:lastRenderedPageBreak/>
              <w:t>Microservicios</w:t>
            </w:r>
          </w:p>
        </w:tc>
      </w:tr>
      <w:tr w:rsidR="009036EE" w:rsidRPr="00CA7508" w14:paraId="171768F3" w14:textId="77777777" w:rsidTr="009036EE">
        <w:trPr>
          <w:cantSplit/>
        </w:trPr>
        <w:tc>
          <w:tcPr>
            <w:tcW w:w="1800" w:type="dxa"/>
            <w:tcBorders>
              <w:top w:val="nil"/>
            </w:tcBorders>
          </w:tcPr>
          <w:p w14:paraId="658B40B7" w14:textId="77777777" w:rsidR="009036EE" w:rsidRDefault="009036EE" w:rsidP="00CA750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lastRenderedPageBreak/>
              <w:t>Corresponde en el caso que se requiera una integración con aplicaciones legados, satélites y externos.</w:t>
            </w:r>
          </w:p>
          <w:p w14:paraId="2A3EA39E" w14:textId="77777777" w:rsidR="009036EE" w:rsidRDefault="009036EE" w:rsidP="00CA750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Corresponde en el escenario de procesos en lotes y de alta duración.</w:t>
            </w:r>
          </w:p>
          <w:p w14:paraId="4017B6E5" w14:textId="6EF95DE5" w:rsidR="009036EE" w:rsidRPr="001652EE" w:rsidRDefault="009036EE" w:rsidP="00CA750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Corresponde cuando se espera un bajo nivel de transaccionalidad o tráfico</w:t>
            </w:r>
            <w:r w:rsidR="008F63F3">
              <w:rPr>
                <w:rFonts w:ascii="Arial Narrow" w:hAnsi="Arial Narrow"/>
                <w:lang w:val="es-PE"/>
              </w:rPr>
              <w:t xml:space="preserve"> </w:t>
            </w:r>
            <w:r w:rsidR="008F63F3" w:rsidRPr="008F63F3">
              <w:rPr>
                <w:rFonts w:ascii="Arial Narrow" w:hAnsi="Arial Narrow"/>
                <w:b/>
                <w:color w:val="FF0000"/>
                <w:lang w:val="es-PE"/>
              </w:rPr>
              <w:t>entre capas de la arquitectura</w:t>
            </w:r>
            <w:r>
              <w:rPr>
                <w:rFonts w:ascii="Arial Narrow" w:hAnsi="Arial Narrow"/>
                <w:lang w:val="es-PE"/>
              </w:rPr>
              <w:t>.</w:t>
            </w:r>
          </w:p>
        </w:tc>
        <w:tc>
          <w:tcPr>
            <w:tcW w:w="2594" w:type="dxa"/>
            <w:vMerge/>
          </w:tcPr>
          <w:p w14:paraId="68D04881" w14:textId="77777777" w:rsidR="009036EE" w:rsidRPr="001652EE" w:rsidRDefault="009036EE" w:rsidP="00CA7508">
            <w:pPr>
              <w:rPr>
                <w:rFonts w:ascii="Arial Narrow" w:hAnsi="Arial Narrow"/>
                <w:lang w:val="es-PE"/>
              </w:rPr>
            </w:pPr>
          </w:p>
        </w:tc>
        <w:tc>
          <w:tcPr>
            <w:tcW w:w="1955" w:type="dxa"/>
            <w:tcBorders>
              <w:top w:val="nil"/>
            </w:tcBorders>
          </w:tcPr>
          <w:p w14:paraId="197A6A7C" w14:textId="77777777" w:rsidR="009036EE" w:rsidRDefault="009036EE" w:rsidP="00CA750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Se utiliza para una mayor modularidad y descentralización de las aplicaciones.</w:t>
            </w:r>
          </w:p>
          <w:p w14:paraId="0853E6ED" w14:textId="77777777" w:rsidR="009036EE" w:rsidRDefault="009036EE" w:rsidP="00CA750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Se utiliza para entregas rápidas de funcionalidades.</w:t>
            </w:r>
          </w:p>
          <w:p w14:paraId="15CEB757" w14:textId="77777777" w:rsidR="009036EE" w:rsidRDefault="009036EE" w:rsidP="00CA750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 xml:space="preserve">Se utiliza para soportar las transacciones en línea y exposición de </w:t>
            </w:r>
            <w:proofErr w:type="spellStart"/>
            <w:r>
              <w:rPr>
                <w:rFonts w:ascii="Arial Narrow" w:hAnsi="Arial Narrow"/>
                <w:lang w:val="es-PE"/>
              </w:rPr>
              <w:t>API’s</w:t>
            </w:r>
            <w:proofErr w:type="spellEnd"/>
            <w:r>
              <w:rPr>
                <w:rFonts w:ascii="Arial Narrow" w:hAnsi="Arial Narrow"/>
                <w:lang w:val="es-PE"/>
              </w:rPr>
              <w:t xml:space="preserve"> para los canales digitales.</w:t>
            </w:r>
          </w:p>
          <w:p w14:paraId="365C42A6" w14:textId="281EB633" w:rsidR="009036EE" w:rsidRPr="00AB0B75" w:rsidRDefault="009036EE" w:rsidP="00CA7508">
            <w:pPr>
              <w:rPr>
                <w:rFonts w:ascii="Arial Narrow" w:hAnsi="Arial Narrow"/>
                <w:b/>
                <w:color w:val="FF0000"/>
                <w:lang w:val="es-PE"/>
              </w:rPr>
            </w:pPr>
            <w:r w:rsidRPr="00AB0B75">
              <w:rPr>
                <w:rFonts w:ascii="Arial Narrow" w:hAnsi="Arial Narrow"/>
                <w:lang w:val="es-PE"/>
              </w:rPr>
              <w:t>Mayor aprovechamiento de herramientas tecnológicas de vanguardia</w:t>
            </w:r>
            <w:r w:rsidRPr="00AB0B75">
              <w:rPr>
                <w:rFonts w:ascii="Arial Narrow" w:hAnsi="Arial Narrow"/>
                <w:b/>
                <w:lang w:val="es-PE"/>
              </w:rPr>
              <w:t xml:space="preserve"> </w:t>
            </w:r>
            <w:r w:rsidRPr="00AB0B75">
              <w:rPr>
                <w:rFonts w:ascii="Arial Narrow" w:hAnsi="Arial Narrow"/>
                <w:b/>
                <w:color w:val="FF0000"/>
                <w:lang w:val="es-PE"/>
              </w:rPr>
              <w:t>(DevOps</w:t>
            </w:r>
            <w:r w:rsidR="00AB0B75">
              <w:rPr>
                <w:rFonts w:ascii="Arial Narrow" w:hAnsi="Arial Narrow"/>
                <w:b/>
                <w:color w:val="FF0000"/>
                <w:lang w:val="es-PE"/>
              </w:rPr>
              <w:t xml:space="preserve"> – Puedo usar </w:t>
            </w:r>
            <w:proofErr w:type="spellStart"/>
            <w:r w:rsidR="00AB0B75">
              <w:rPr>
                <w:rFonts w:ascii="Arial Narrow" w:hAnsi="Arial Narrow"/>
                <w:b/>
                <w:color w:val="FF0000"/>
                <w:lang w:val="es-PE"/>
              </w:rPr>
              <w:t>devops</w:t>
            </w:r>
            <w:proofErr w:type="spellEnd"/>
            <w:r w:rsidR="00AB0B75">
              <w:rPr>
                <w:rFonts w:ascii="Arial Narrow" w:hAnsi="Arial Narrow"/>
                <w:b/>
                <w:color w:val="FF0000"/>
                <w:lang w:val="es-PE"/>
              </w:rPr>
              <w:t xml:space="preserve"> sin usar microservicios</w:t>
            </w:r>
            <w:r w:rsidRPr="00AB0B75">
              <w:rPr>
                <w:rFonts w:ascii="Arial Narrow" w:hAnsi="Arial Narrow"/>
                <w:b/>
                <w:color w:val="FF0000"/>
                <w:lang w:val="es-PE"/>
              </w:rPr>
              <w:t>).</w:t>
            </w:r>
          </w:p>
          <w:p w14:paraId="0C759D12" w14:textId="77777777" w:rsidR="009036EE" w:rsidRPr="001652EE" w:rsidRDefault="009036EE" w:rsidP="00CA750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Se utiliza para un mejor enfoque de arquitectura basada en dominios.</w:t>
            </w:r>
          </w:p>
        </w:tc>
      </w:tr>
    </w:tbl>
    <w:p w14:paraId="5140E520" w14:textId="37285431" w:rsidR="00964D49" w:rsidRPr="00C4678B" w:rsidRDefault="003B65BC" w:rsidP="00C4678B">
      <w:pPr>
        <w:pStyle w:val="ListParagraph"/>
        <w:numPr>
          <w:ilvl w:val="1"/>
          <w:numId w:val="6"/>
        </w:numPr>
        <w:ind w:left="3686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 xml:space="preserve">La seguridad será delegada a la capa superior o API </w:t>
      </w:r>
      <w:proofErr w:type="spellStart"/>
      <w:r w:rsidRPr="00C4678B">
        <w:rPr>
          <w:rFonts w:ascii="Arial Narrow" w:hAnsi="Arial Narrow"/>
          <w:lang w:val="es-PE"/>
        </w:rPr>
        <w:t>Layer</w:t>
      </w:r>
      <w:proofErr w:type="spellEnd"/>
      <w:r w:rsidRPr="00C4678B">
        <w:rPr>
          <w:rFonts w:ascii="Arial Narrow" w:hAnsi="Arial Narrow"/>
          <w:lang w:val="es-PE"/>
        </w:rPr>
        <w:t xml:space="preserve"> que será manejada </w:t>
      </w:r>
      <w:r w:rsidR="00B4750D" w:rsidRPr="00C4678B">
        <w:rPr>
          <w:rFonts w:ascii="Arial Narrow" w:hAnsi="Arial Narrow"/>
          <w:lang w:val="es-PE"/>
        </w:rPr>
        <w:t>por el</w:t>
      </w:r>
      <w:r w:rsidRPr="00C4678B">
        <w:rPr>
          <w:rFonts w:ascii="Arial Narrow" w:hAnsi="Arial Narrow"/>
          <w:lang w:val="es-PE"/>
        </w:rPr>
        <w:t xml:space="preserve"> p</w:t>
      </w:r>
      <w:r w:rsidR="00B4750D" w:rsidRPr="00C4678B">
        <w:rPr>
          <w:rFonts w:ascii="Arial Narrow" w:hAnsi="Arial Narrow"/>
          <w:lang w:val="es-PE"/>
        </w:rPr>
        <w:t>a</w:t>
      </w:r>
      <w:r w:rsidRPr="00C4678B">
        <w:rPr>
          <w:rFonts w:ascii="Arial Narrow" w:hAnsi="Arial Narrow"/>
          <w:lang w:val="es-PE"/>
        </w:rPr>
        <w:t>t</w:t>
      </w:r>
      <w:r w:rsidR="00B4750D" w:rsidRPr="00C4678B">
        <w:rPr>
          <w:rFonts w:ascii="Arial Narrow" w:hAnsi="Arial Narrow"/>
          <w:lang w:val="es-PE"/>
        </w:rPr>
        <w:t>r</w:t>
      </w:r>
      <w:r w:rsidRPr="00C4678B">
        <w:rPr>
          <w:rFonts w:ascii="Arial Narrow" w:hAnsi="Arial Narrow"/>
          <w:lang w:val="es-PE"/>
        </w:rPr>
        <w:t xml:space="preserve">ón API </w:t>
      </w:r>
      <w:r w:rsidR="00B4750D" w:rsidRPr="00C4678B">
        <w:rPr>
          <w:rFonts w:ascii="Arial Narrow" w:hAnsi="Arial Narrow"/>
          <w:lang w:val="es-PE"/>
        </w:rPr>
        <w:t>Gateway.</w:t>
      </w:r>
    </w:p>
    <w:p w14:paraId="433CE40A" w14:textId="77777777" w:rsidR="00C058E7" w:rsidRPr="00C4678B" w:rsidRDefault="00392EF2" w:rsidP="00C4678B">
      <w:pPr>
        <w:pStyle w:val="ListParagraph"/>
        <w:numPr>
          <w:ilvl w:val="1"/>
          <w:numId w:val="6"/>
        </w:numPr>
        <w:ind w:left="3686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El API Gateway implementará los siguientes patrones:</w:t>
      </w:r>
    </w:p>
    <w:p w14:paraId="120520D0" w14:textId="77777777" w:rsidR="00C058E7" w:rsidRPr="00C4678B" w:rsidRDefault="00392EF2" w:rsidP="00C4678B">
      <w:pPr>
        <w:pStyle w:val="ListParagraph"/>
        <w:numPr>
          <w:ilvl w:val="2"/>
          <w:numId w:val="6"/>
        </w:numPr>
        <w:ind w:left="4111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 xml:space="preserve">Gateway </w:t>
      </w:r>
      <w:proofErr w:type="spellStart"/>
      <w:r w:rsidRPr="00C4678B">
        <w:rPr>
          <w:rFonts w:ascii="Arial Narrow" w:hAnsi="Arial Narrow"/>
          <w:lang w:val="es-PE"/>
        </w:rPr>
        <w:t>Routing</w:t>
      </w:r>
      <w:proofErr w:type="spellEnd"/>
    </w:p>
    <w:p w14:paraId="69C8827C" w14:textId="77777777" w:rsidR="00C058E7" w:rsidRPr="00C4678B" w:rsidRDefault="00392EF2" w:rsidP="00C4678B">
      <w:pPr>
        <w:pStyle w:val="ListParagraph"/>
        <w:numPr>
          <w:ilvl w:val="2"/>
          <w:numId w:val="6"/>
        </w:numPr>
        <w:ind w:left="4111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 xml:space="preserve">Gateway </w:t>
      </w:r>
      <w:proofErr w:type="spellStart"/>
      <w:r w:rsidRPr="00C4678B">
        <w:rPr>
          <w:rFonts w:ascii="Arial Narrow" w:hAnsi="Arial Narrow"/>
          <w:lang w:val="es-PE"/>
        </w:rPr>
        <w:t>Aggregation</w:t>
      </w:r>
      <w:proofErr w:type="spellEnd"/>
    </w:p>
    <w:p w14:paraId="4C42AE5B" w14:textId="2330997C" w:rsidR="00C058E7" w:rsidRPr="00C4678B" w:rsidRDefault="00392EF2" w:rsidP="00C4678B">
      <w:pPr>
        <w:pStyle w:val="ListParagraph"/>
        <w:numPr>
          <w:ilvl w:val="2"/>
          <w:numId w:val="6"/>
        </w:numPr>
        <w:ind w:left="4111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 xml:space="preserve">Gateway </w:t>
      </w:r>
      <w:proofErr w:type="spellStart"/>
      <w:r w:rsidRPr="00C4678B">
        <w:rPr>
          <w:rFonts w:ascii="Arial Narrow" w:hAnsi="Arial Narrow"/>
          <w:lang w:val="es-PE"/>
        </w:rPr>
        <w:t>Offloading</w:t>
      </w:r>
      <w:proofErr w:type="spellEnd"/>
    </w:p>
    <w:p w14:paraId="1D66B966" w14:textId="30821544" w:rsidR="00C058E7" w:rsidRPr="00C4678B" w:rsidRDefault="00392EF2" w:rsidP="00C4678B">
      <w:pPr>
        <w:pStyle w:val="ListParagraph"/>
        <w:numPr>
          <w:ilvl w:val="1"/>
          <w:numId w:val="6"/>
        </w:numPr>
        <w:ind w:left="3686"/>
        <w:jc w:val="both"/>
        <w:rPr>
          <w:rFonts w:ascii="Arial Narrow" w:hAnsi="Arial Narrow"/>
          <w:lang w:val="es-ES"/>
        </w:rPr>
      </w:pPr>
      <w:r w:rsidRPr="00C4678B">
        <w:rPr>
          <w:rFonts w:ascii="Arial Narrow" w:hAnsi="Arial Narrow"/>
          <w:lang w:val="es-ES"/>
        </w:rPr>
        <w:t xml:space="preserve">Se utilizará el patrón de </w:t>
      </w:r>
      <w:proofErr w:type="spellStart"/>
      <w:r w:rsidRPr="00C4678B">
        <w:rPr>
          <w:rFonts w:ascii="Arial Narrow" w:hAnsi="Arial Narrow"/>
          <w:lang w:val="es-ES"/>
        </w:rPr>
        <w:t>Service</w:t>
      </w:r>
      <w:proofErr w:type="spellEnd"/>
      <w:r w:rsidRPr="00C4678B">
        <w:rPr>
          <w:rFonts w:ascii="Arial Narrow" w:hAnsi="Arial Narrow"/>
          <w:lang w:val="es-ES"/>
        </w:rPr>
        <w:t xml:space="preserve"> Discovery para obtener en tiempo de ejecución la configuración de los servicios.</w:t>
      </w:r>
    </w:p>
    <w:p w14:paraId="02AD8584" w14:textId="4E2BF182" w:rsidR="00B50378" w:rsidRPr="00C4678B" w:rsidRDefault="00B50378" w:rsidP="00C4678B">
      <w:pPr>
        <w:pStyle w:val="Heading5"/>
        <w:ind w:left="3261" w:hanging="1291"/>
        <w:rPr>
          <w:rFonts w:ascii="Arial Narrow" w:hAnsi="Arial Narrow"/>
          <w:i w:val="0"/>
          <w:lang w:val="es-PE"/>
        </w:rPr>
      </w:pPr>
      <w:r w:rsidRPr="00C4678B">
        <w:rPr>
          <w:rFonts w:ascii="Arial Narrow" w:hAnsi="Arial Narrow"/>
          <w:i w:val="0"/>
          <w:lang w:val="es-PE"/>
        </w:rPr>
        <w:t>Servicios de Datos</w:t>
      </w:r>
    </w:p>
    <w:p w14:paraId="4BC8F637" w14:textId="26A0E9CB" w:rsidR="00687CFF" w:rsidRDefault="00BD22AF" w:rsidP="00C4678B">
      <w:pPr>
        <w:pStyle w:val="ListParagraph"/>
        <w:numPr>
          <w:ilvl w:val="1"/>
          <w:numId w:val="6"/>
        </w:numPr>
        <w:ind w:left="3686"/>
        <w:jc w:val="both"/>
        <w:rPr>
          <w:rFonts w:ascii="Arial Narrow" w:hAnsi="Arial Narrow"/>
          <w:lang w:val="es-ES"/>
        </w:rPr>
      </w:pPr>
      <w:r>
        <w:rPr>
          <w:rFonts w:ascii="Arial Narrow" w:hAnsi="Arial Narrow"/>
          <w:lang w:val="es-ES"/>
        </w:rPr>
        <w:t>L</w:t>
      </w:r>
      <w:r w:rsidR="00687CFF" w:rsidRPr="00C4678B">
        <w:rPr>
          <w:rFonts w:ascii="Arial Narrow" w:hAnsi="Arial Narrow"/>
          <w:lang w:val="es-ES"/>
        </w:rPr>
        <w:t xml:space="preserve">os servicios de datos utilizarán JDBC y JPA para mapear </w:t>
      </w:r>
      <w:r w:rsidR="007178C6" w:rsidRPr="00C4678B">
        <w:rPr>
          <w:rFonts w:ascii="Arial Narrow" w:hAnsi="Arial Narrow"/>
          <w:lang w:val="es-ES"/>
        </w:rPr>
        <w:t>la</w:t>
      </w:r>
      <w:r w:rsidR="00D810C2">
        <w:rPr>
          <w:rFonts w:ascii="Arial Narrow" w:hAnsi="Arial Narrow"/>
          <w:lang w:val="es-ES"/>
        </w:rPr>
        <w:t>s</w:t>
      </w:r>
      <w:r w:rsidR="007178C6" w:rsidRPr="00C4678B">
        <w:rPr>
          <w:rFonts w:ascii="Arial Narrow" w:hAnsi="Arial Narrow"/>
          <w:lang w:val="es-ES"/>
        </w:rPr>
        <w:t xml:space="preserve"> entidad</w:t>
      </w:r>
      <w:r w:rsidR="003B682E">
        <w:rPr>
          <w:rFonts w:ascii="Arial Narrow" w:hAnsi="Arial Narrow"/>
          <w:lang w:val="es-ES"/>
        </w:rPr>
        <w:t>es</w:t>
      </w:r>
      <w:r w:rsidR="00687CFF" w:rsidRPr="00C4678B">
        <w:rPr>
          <w:rFonts w:ascii="Arial Narrow" w:hAnsi="Arial Narrow"/>
          <w:lang w:val="es-ES"/>
        </w:rPr>
        <w:t xml:space="preserve"> de negocio</w:t>
      </w:r>
      <w:r w:rsidR="00C149EE">
        <w:rPr>
          <w:rFonts w:ascii="Arial Narrow" w:hAnsi="Arial Narrow"/>
          <w:lang w:val="es-ES"/>
        </w:rPr>
        <w:t xml:space="preserve">, mediante el patrón DAO (Data Access </w:t>
      </w:r>
      <w:proofErr w:type="spellStart"/>
      <w:r w:rsidR="00C149EE">
        <w:rPr>
          <w:rFonts w:ascii="Arial Narrow" w:hAnsi="Arial Narrow"/>
          <w:lang w:val="es-ES"/>
        </w:rPr>
        <w:t>Object</w:t>
      </w:r>
      <w:proofErr w:type="spellEnd"/>
      <w:r w:rsidR="00C149EE">
        <w:rPr>
          <w:rFonts w:ascii="Arial Narrow" w:hAnsi="Arial Narrow"/>
          <w:lang w:val="es-ES"/>
        </w:rPr>
        <w:t>).</w:t>
      </w:r>
    </w:p>
    <w:p w14:paraId="78D1F1F2" w14:textId="09584819" w:rsidR="000806B5" w:rsidRDefault="000806B5" w:rsidP="00C4678B">
      <w:pPr>
        <w:pStyle w:val="ListParagraph"/>
        <w:numPr>
          <w:ilvl w:val="1"/>
          <w:numId w:val="6"/>
        </w:numPr>
        <w:ind w:left="3686"/>
        <w:jc w:val="both"/>
        <w:rPr>
          <w:rFonts w:ascii="Arial Narrow" w:hAnsi="Arial Narrow"/>
          <w:lang w:val="es-ES"/>
        </w:rPr>
      </w:pPr>
      <w:r>
        <w:rPr>
          <w:rFonts w:ascii="Arial Narrow" w:hAnsi="Arial Narrow"/>
          <w:lang w:val="es-ES"/>
        </w:rPr>
        <w:t>Contiene el modelo canónico de datos.</w:t>
      </w:r>
    </w:p>
    <w:p w14:paraId="1AD2A4AD" w14:textId="0901DD46" w:rsidR="007A7650" w:rsidRDefault="007A7650" w:rsidP="00C4678B">
      <w:pPr>
        <w:pStyle w:val="ListParagraph"/>
        <w:numPr>
          <w:ilvl w:val="1"/>
          <w:numId w:val="6"/>
        </w:numPr>
        <w:ind w:left="3686"/>
        <w:jc w:val="both"/>
        <w:rPr>
          <w:rFonts w:ascii="Arial Narrow" w:hAnsi="Arial Narrow"/>
          <w:lang w:val="es-ES"/>
        </w:rPr>
      </w:pPr>
      <w:r>
        <w:rPr>
          <w:rFonts w:ascii="Arial Narrow" w:hAnsi="Arial Narrow"/>
          <w:lang w:val="es-ES"/>
        </w:rPr>
        <w:t xml:space="preserve">Contiene </w:t>
      </w:r>
      <w:r w:rsidR="000311B2">
        <w:rPr>
          <w:rFonts w:ascii="Arial Narrow" w:hAnsi="Arial Narrow"/>
          <w:lang w:val="es-ES"/>
        </w:rPr>
        <w:t>el</w:t>
      </w:r>
      <w:r w:rsidR="00F66401">
        <w:rPr>
          <w:rFonts w:ascii="Arial Narrow" w:hAnsi="Arial Narrow"/>
          <w:lang w:val="es-ES"/>
        </w:rPr>
        <w:t xml:space="preserve"> modelo de datos representado en un modelo de</w:t>
      </w:r>
      <w:r w:rsidR="002119FA">
        <w:rPr>
          <w:rFonts w:ascii="Arial Narrow" w:hAnsi="Arial Narrow"/>
          <w:lang w:val="es-ES"/>
        </w:rPr>
        <w:t xml:space="preserve"> objetos</w:t>
      </w:r>
      <w:r w:rsidR="00424616">
        <w:rPr>
          <w:rFonts w:ascii="Arial Narrow" w:hAnsi="Arial Narrow"/>
          <w:lang w:val="es-ES"/>
        </w:rPr>
        <w:t>.</w:t>
      </w:r>
    </w:p>
    <w:p w14:paraId="3B550EE0" w14:textId="71799608" w:rsidR="004B386A" w:rsidRPr="00C4678B" w:rsidRDefault="00AA3958" w:rsidP="00C4678B">
      <w:pPr>
        <w:pStyle w:val="Heading5"/>
        <w:ind w:left="3261" w:hanging="1291"/>
        <w:rPr>
          <w:rFonts w:ascii="Arial Narrow" w:hAnsi="Arial Narrow"/>
          <w:i w:val="0"/>
          <w:lang w:val="es-PE"/>
        </w:rPr>
      </w:pPr>
      <w:r w:rsidRPr="00C4678B">
        <w:rPr>
          <w:rFonts w:ascii="Arial Narrow" w:hAnsi="Arial Narrow"/>
          <w:i w:val="0"/>
          <w:lang w:val="es-PE"/>
        </w:rPr>
        <w:t xml:space="preserve">Servicios de </w:t>
      </w:r>
      <w:proofErr w:type="spellStart"/>
      <w:r w:rsidR="00AB258B" w:rsidRPr="00C4678B">
        <w:rPr>
          <w:rFonts w:ascii="Arial Narrow" w:hAnsi="Arial Narrow"/>
          <w:i w:val="0"/>
          <w:lang w:val="es-PE"/>
        </w:rPr>
        <w:t>Batch</w:t>
      </w:r>
      <w:proofErr w:type="spellEnd"/>
      <w:r w:rsidR="00AB258B" w:rsidRPr="00C4678B">
        <w:rPr>
          <w:rFonts w:ascii="Arial Narrow" w:hAnsi="Arial Narrow"/>
          <w:i w:val="0"/>
          <w:lang w:val="es-PE"/>
        </w:rPr>
        <w:t xml:space="preserve"> con </w:t>
      </w:r>
      <w:r w:rsidR="004B386A" w:rsidRPr="00C4678B">
        <w:rPr>
          <w:rFonts w:ascii="Arial Narrow" w:hAnsi="Arial Narrow"/>
          <w:i w:val="0"/>
          <w:lang w:val="es-PE"/>
        </w:rPr>
        <w:t>Jobs</w:t>
      </w:r>
    </w:p>
    <w:p w14:paraId="4FDA2AFD" w14:textId="096014EB" w:rsidR="00687CFF" w:rsidRPr="00C4678B" w:rsidRDefault="00687CFF" w:rsidP="00C4678B">
      <w:pPr>
        <w:numPr>
          <w:ilvl w:val="0"/>
          <w:numId w:val="7"/>
        </w:numPr>
        <w:tabs>
          <w:tab w:val="clear" w:pos="2880"/>
        </w:tabs>
        <w:ind w:left="3686"/>
        <w:jc w:val="both"/>
        <w:rPr>
          <w:rFonts w:ascii="Arial Narrow" w:hAnsi="Arial Narrow"/>
          <w:lang w:val="es-ES"/>
        </w:rPr>
      </w:pPr>
      <w:r w:rsidRPr="00C4678B">
        <w:rPr>
          <w:rFonts w:ascii="Arial Narrow" w:hAnsi="Arial Narrow"/>
          <w:lang w:val="es-ES"/>
        </w:rPr>
        <w:t xml:space="preserve">Son de naturaleza de procesamiento </w:t>
      </w:r>
      <w:proofErr w:type="spellStart"/>
      <w:r w:rsidRPr="00C4678B">
        <w:rPr>
          <w:rFonts w:ascii="Arial Narrow" w:hAnsi="Arial Narrow"/>
          <w:lang w:val="es-ES"/>
        </w:rPr>
        <w:t>Batch</w:t>
      </w:r>
      <w:proofErr w:type="spellEnd"/>
      <w:r w:rsidRPr="00C4678B">
        <w:rPr>
          <w:rFonts w:ascii="Arial Narrow" w:hAnsi="Arial Narrow"/>
          <w:lang w:val="es-ES"/>
        </w:rPr>
        <w:t xml:space="preserve"> y son los que se ejecutan a una determinada hora de </w:t>
      </w:r>
      <w:r w:rsidR="004B386A" w:rsidRPr="00C4678B">
        <w:rPr>
          <w:rFonts w:ascii="Arial Narrow" w:hAnsi="Arial Narrow"/>
          <w:lang w:val="es-ES"/>
        </w:rPr>
        <w:t>ejecución</w:t>
      </w:r>
      <w:r w:rsidRPr="00C4678B">
        <w:rPr>
          <w:rFonts w:ascii="Arial Narrow" w:hAnsi="Arial Narrow"/>
          <w:lang w:val="es-ES"/>
        </w:rPr>
        <w:t xml:space="preserve"> configurada mediante un </w:t>
      </w:r>
      <w:proofErr w:type="spellStart"/>
      <w:r w:rsidRPr="00C4678B">
        <w:rPr>
          <w:rFonts w:ascii="Arial Narrow" w:hAnsi="Arial Narrow"/>
          <w:lang w:val="es-ES"/>
        </w:rPr>
        <w:t>scheduler</w:t>
      </w:r>
      <w:proofErr w:type="spellEnd"/>
      <w:r w:rsidRPr="00C4678B">
        <w:rPr>
          <w:rFonts w:ascii="Arial Narrow" w:hAnsi="Arial Narrow"/>
          <w:lang w:val="es-ES"/>
        </w:rPr>
        <w:t xml:space="preserve"> y cron.</w:t>
      </w:r>
    </w:p>
    <w:p w14:paraId="7FB00E23" w14:textId="77777777" w:rsidR="00687CFF" w:rsidRPr="00C4678B" w:rsidRDefault="00687CFF" w:rsidP="00C4678B">
      <w:pPr>
        <w:numPr>
          <w:ilvl w:val="0"/>
          <w:numId w:val="7"/>
        </w:numPr>
        <w:tabs>
          <w:tab w:val="clear" w:pos="2880"/>
        </w:tabs>
        <w:ind w:left="3686"/>
        <w:jc w:val="both"/>
        <w:rPr>
          <w:rFonts w:ascii="Arial Narrow" w:hAnsi="Arial Narrow"/>
          <w:lang w:val="es-ES"/>
        </w:rPr>
      </w:pPr>
      <w:r w:rsidRPr="00C4678B">
        <w:rPr>
          <w:rFonts w:ascii="Arial Narrow" w:hAnsi="Arial Narrow"/>
          <w:lang w:val="es-ES"/>
        </w:rPr>
        <w:t>No necesitan una condición previa para que se ejecuten.</w:t>
      </w:r>
    </w:p>
    <w:p w14:paraId="36311508" w14:textId="262991B5" w:rsidR="00246571" w:rsidRDefault="004B386A" w:rsidP="00C4678B">
      <w:pPr>
        <w:numPr>
          <w:ilvl w:val="0"/>
          <w:numId w:val="7"/>
        </w:numPr>
        <w:tabs>
          <w:tab w:val="clear" w:pos="2880"/>
        </w:tabs>
        <w:ind w:left="3686"/>
        <w:jc w:val="both"/>
        <w:rPr>
          <w:rFonts w:ascii="Arial Narrow" w:hAnsi="Arial Narrow"/>
          <w:lang w:val="es-ES"/>
        </w:rPr>
      </w:pPr>
      <w:r w:rsidRPr="00C4678B">
        <w:rPr>
          <w:rFonts w:ascii="Arial Narrow" w:hAnsi="Arial Narrow"/>
          <w:lang w:val="es-ES"/>
        </w:rPr>
        <w:lastRenderedPageBreak/>
        <w:t>Serán</w:t>
      </w:r>
      <w:r w:rsidR="00687CFF" w:rsidRPr="00C4678B">
        <w:rPr>
          <w:rFonts w:ascii="Arial Narrow" w:hAnsi="Arial Narrow"/>
          <w:lang w:val="es-ES"/>
        </w:rPr>
        <w:t xml:space="preserve"> </w:t>
      </w:r>
      <w:r w:rsidRPr="00C4678B">
        <w:rPr>
          <w:rFonts w:ascii="Arial Narrow" w:hAnsi="Arial Narrow"/>
          <w:lang w:val="es-ES"/>
        </w:rPr>
        <w:t>construidos</w:t>
      </w:r>
      <w:r w:rsidR="00687CFF" w:rsidRPr="00C4678B">
        <w:rPr>
          <w:rFonts w:ascii="Arial Narrow" w:hAnsi="Arial Narrow"/>
          <w:lang w:val="es-ES"/>
        </w:rPr>
        <w:t xml:space="preserve"> con una arquitectura </w:t>
      </w:r>
      <w:r w:rsidRPr="00C4678B">
        <w:rPr>
          <w:rFonts w:ascii="Arial Narrow" w:hAnsi="Arial Narrow"/>
          <w:lang w:val="es-ES"/>
        </w:rPr>
        <w:t>monolítica</w:t>
      </w:r>
      <w:r w:rsidR="00687CFF" w:rsidRPr="00C4678B">
        <w:rPr>
          <w:rFonts w:ascii="Arial Narrow" w:hAnsi="Arial Narrow"/>
          <w:lang w:val="es-ES"/>
        </w:rPr>
        <w:t xml:space="preserve"> utilizando el manejo de colas </w:t>
      </w:r>
      <w:r w:rsidRPr="00C4678B">
        <w:rPr>
          <w:rFonts w:ascii="Arial Narrow" w:hAnsi="Arial Narrow"/>
          <w:lang w:val="es-ES"/>
        </w:rPr>
        <w:t>asíncronas</w:t>
      </w:r>
      <w:r w:rsidR="00687CFF" w:rsidRPr="00C4678B">
        <w:rPr>
          <w:rFonts w:ascii="Arial Narrow" w:hAnsi="Arial Narrow"/>
          <w:lang w:val="es-ES"/>
        </w:rPr>
        <w:t xml:space="preserve"> para su ejecución, debido a que necesitan varias instrucciones juntas para su ejecución.</w:t>
      </w:r>
      <w:r w:rsidR="00D01BFC">
        <w:rPr>
          <w:rFonts w:ascii="Arial Narrow" w:hAnsi="Arial Narrow"/>
          <w:lang w:val="es-ES"/>
        </w:rPr>
        <w:t xml:space="preserve"> </w:t>
      </w:r>
    </w:p>
    <w:p w14:paraId="2D92B259" w14:textId="5D694A29" w:rsidR="00D01BFC" w:rsidRDefault="00D01BFC" w:rsidP="00D01BFC">
      <w:pPr>
        <w:pStyle w:val="ListParagraph"/>
        <w:numPr>
          <w:ilvl w:val="1"/>
          <w:numId w:val="7"/>
        </w:numPr>
        <w:tabs>
          <w:tab w:val="clear" w:pos="3600"/>
        </w:tabs>
        <w:ind w:left="4111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Utilizado en escenarios de procesos en </w:t>
      </w:r>
      <w:proofErr w:type="spellStart"/>
      <w:r>
        <w:rPr>
          <w:rFonts w:ascii="Arial Narrow" w:hAnsi="Arial Narrow"/>
          <w:lang w:val="es-PE"/>
        </w:rPr>
        <w:t>batch</w:t>
      </w:r>
      <w:proofErr w:type="spellEnd"/>
      <w:r>
        <w:rPr>
          <w:rFonts w:ascii="Arial Narrow" w:hAnsi="Arial Narrow"/>
          <w:lang w:val="es-PE"/>
        </w:rPr>
        <w:t xml:space="preserve"> masivos, lotes y de alta duración.</w:t>
      </w:r>
    </w:p>
    <w:p w14:paraId="076E6A4E" w14:textId="77777777" w:rsidR="00372FA3" w:rsidRDefault="00D01BFC" w:rsidP="00D01BFC">
      <w:pPr>
        <w:pStyle w:val="ListParagraph"/>
        <w:numPr>
          <w:ilvl w:val="1"/>
          <w:numId w:val="7"/>
        </w:numPr>
        <w:tabs>
          <w:tab w:val="clear" w:pos="3600"/>
        </w:tabs>
        <w:ind w:left="4111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Utilizado para aplicaciones con bajo nivel de transaccionalidad o tráfico</w:t>
      </w:r>
      <w:r w:rsidR="00DC04A6">
        <w:rPr>
          <w:rFonts w:ascii="Arial Narrow" w:hAnsi="Arial Narrow"/>
          <w:lang w:val="es-PE"/>
        </w:rPr>
        <w:t xml:space="preserve"> desde la capa de Front-</w:t>
      </w:r>
      <w:proofErr w:type="spellStart"/>
      <w:r w:rsidR="00DC04A6">
        <w:rPr>
          <w:rFonts w:ascii="Arial Narrow" w:hAnsi="Arial Narrow"/>
          <w:lang w:val="es-PE"/>
        </w:rPr>
        <w:t>End</w:t>
      </w:r>
      <w:proofErr w:type="spellEnd"/>
      <w:r w:rsidR="00DC04A6">
        <w:rPr>
          <w:rFonts w:ascii="Arial Narrow" w:hAnsi="Arial Narrow"/>
          <w:lang w:val="es-PE"/>
        </w:rPr>
        <w:t xml:space="preserve"> hacia la capa de Back-</w:t>
      </w:r>
      <w:proofErr w:type="spellStart"/>
      <w:r w:rsidR="00DC04A6">
        <w:rPr>
          <w:rFonts w:ascii="Arial Narrow" w:hAnsi="Arial Narrow"/>
          <w:lang w:val="es-PE"/>
        </w:rPr>
        <w:t>End</w:t>
      </w:r>
      <w:proofErr w:type="spellEnd"/>
      <w:r w:rsidR="002F3BC6">
        <w:rPr>
          <w:rFonts w:ascii="Arial Narrow" w:hAnsi="Arial Narrow"/>
          <w:lang w:val="es-PE"/>
        </w:rPr>
        <w:t>.</w:t>
      </w:r>
      <w:r w:rsidR="00D33786">
        <w:rPr>
          <w:rFonts w:ascii="Arial Narrow" w:hAnsi="Arial Narrow"/>
          <w:lang w:val="es-PE"/>
        </w:rPr>
        <w:t xml:space="preserve"> </w:t>
      </w:r>
    </w:p>
    <w:p w14:paraId="2B4EEADA" w14:textId="2A7D4073" w:rsidR="00D01BFC" w:rsidRPr="00C4678B" w:rsidRDefault="00B527A3" w:rsidP="00D01BFC">
      <w:pPr>
        <w:pStyle w:val="ListParagraph"/>
        <w:numPr>
          <w:ilvl w:val="1"/>
          <w:numId w:val="7"/>
        </w:numPr>
        <w:tabs>
          <w:tab w:val="clear" w:pos="3600"/>
        </w:tabs>
        <w:ind w:left="4111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Existe </w:t>
      </w:r>
      <w:r w:rsidR="00B84C75">
        <w:rPr>
          <w:rFonts w:ascii="Arial Narrow" w:hAnsi="Arial Narrow"/>
          <w:lang w:val="es-PE"/>
        </w:rPr>
        <w:t>alta transaccionalidad en el interior de los procesos ejecutados en el Back-</w:t>
      </w:r>
      <w:proofErr w:type="spellStart"/>
      <w:r w:rsidR="00B84C75">
        <w:rPr>
          <w:rFonts w:ascii="Arial Narrow" w:hAnsi="Arial Narrow"/>
          <w:lang w:val="es-PE"/>
        </w:rPr>
        <w:t>End</w:t>
      </w:r>
      <w:proofErr w:type="spellEnd"/>
      <w:r w:rsidR="00B84C75">
        <w:rPr>
          <w:rFonts w:ascii="Arial Narrow" w:hAnsi="Arial Narrow"/>
          <w:lang w:val="es-PE"/>
        </w:rPr>
        <w:t>.</w:t>
      </w:r>
    </w:p>
    <w:p w14:paraId="06FA1C00" w14:textId="70E03EE7" w:rsidR="00302EDF" w:rsidRPr="00C4678B" w:rsidRDefault="00246571" w:rsidP="00C4678B">
      <w:pPr>
        <w:pStyle w:val="Heading5"/>
        <w:ind w:left="3261" w:hanging="1291"/>
        <w:rPr>
          <w:rFonts w:ascii="Arial Narrow" w:hAnsi="Arial Narrow"/>
          <w:i w:val="0"/>
          <w:lang w:val="es-PE"/>
        </w:rPr>
      </w:pPr>
      <w:r w:rsidRPr="00C4678B">
        <w:rPr>
          <w:rFonts w:ascii="Arial Narrow" w:hAnsi="Arial Narrow"/>
          <w:i w:val="0"/>
          <w:lang w:val="es-PE"/>
        </w:rPr>
        <w:t>Servicios de Mensajería</w:t>
      </w:r>
    </w:p>
    <w:p w14:paraId="36E0CBD2" w14:textId="717740B4" w:rsidR="00687CFF" w:rsidRPr="00C4678B" w:rsidRDefault="00687CFF" w:rsidP="00C4678B">
      <w:pPr>
        <w:pStyle w:val="ListParagraph"/>
        <w:ind w:left="3261"/>
        <w:jc w:val="both"/>
        <w:rPr>
          <w:rFonts w:ascii="Arial Narrow" w:hAnsi="Arial Narrow"/>
          <w:lang w:val="es-ES"/>
        </w:rPr>
      </w:pPr>
      <w:r w:rsidRPr="00C4678B">
        <w:rPr>
          <w:rFonts w:ascii="Arial Narrow" w:hAnsi="Arial Narrow"/>
          <w:lang w:val="es-ES"/>
        </w:rPr>
        <w:t>Serán de dos tipos:</w:t>
      </w:r>
    </w:p>
    <w:p w14:paraId="68F80656" w14:textId="7C2382BC" w:rsidR="00687CFF" w:rsidRDefault="00687CFF" w:rsidP="00C4678B">
      <w:pPr>
        <w:pStyle w:val="ListParagraph"/>
        <w:numPr>
          <w:ilvl w:val="0"/>
          <w:numId w:val="8"/>
        </w:numPr>
        <w:ind w:left="3686"/>
        <w:jc w:val="both"/>
        <w:rPr>
          <w:rFonts w:ascii="Arial Narrow" w:hAnsi="Arial Narrow"/>
          <w:lang w:val="es-ES"/>
        </w:rPr>
      </w:pPr>
      <w:r w:rsidRPr="00C4678B">
        <w:rPr>
          <w:rFonts w:ascii="Arial Narrow" w:hAnsi="Arial Narrow"/>
          <w:lang w:val="es-ES"/>
        </w:rPr>
        <w:t xml:space="preserve">Basados en el patrón </w:t>
      </w:r>
      <w:proofErr w:type="spellStart"/>
      <w:r w:rsidRPr="00C4678B">
        <w:rPr>
          <w:rFonts w:ascii="Arial Narrow" w:hAnsi="Arial Narrow"/>
          <w:lang w:val="es-ES"/>
        </w:rPr>
        <w:t>Queue</w:t>
      </w:r>
      <w:proofErr w:type="spellEnd"/>
      <w:r w:rsidRPr="00C4678B">
        <w:rPr>
          <w:rFonts w:ascii="Arial Narrow" w:hAnsi="Arial Narrow"/>
          <w:lang w:val="es-ES"/>
        </w:rPr>
        <w:t xml:space="preserve"> (Punto a Punto con </w:t>
      </w:r>
      <w:proofErr w:type="spellStart"/>
      <w:r w:rsidRPr="00C4678B">
        <w:rPr>
          <w:rFonts w:ascii="Arial Narrow" w:hAnsi="Arial Narrow"/>
          <w:lang w:val="es-ES"/>
        </w:rPr>
        <w:t>Distribute</w:t>
      </w:r>
      <w:proofErr w:type="spellEnd"/>
      <w:r w:rsidRPr="00C4678B">
        <w:rPr>
          <w:rFonts w:ascii="Arial Narrow" w:hAnsi="Arial Narrow"/>
          <w:lang w:val="es-ES"/>
        </w:rPr>
        <w:t xml:space="preserve"> </w:t>
      </w:r>
      <w:proofErr w:type="spellStart"/>
      <w:r w:rsidRPr="00C4678B">
        <w:rPr>
          <w:rFonts w:ascii="Arial Narrow" w:hAnsi="Arial Narrow"/>
          <w:lang w:val="es-ES"/>
        </w:rPr>
        <w:t>Queue</w:t>
      </w:r>
      <w:proofErr w:type="spellEnd"/>
      <w:r w:rsidRPr="00C4678B">
        <w:rPr>
          <w:rFonts w:ascii="Arial Narrow" w:hAnsi="Arial Narrow"/>
          <w:lang w:val="es-ES"/>
        </w:rPr>
        <w:t xml:space="preserve">) para el manejo de </w:t>
      </w:r>
      <w:r w:rsidR="006E1391" w:rsidRPr="00C4678B">
        <w:rPr>
          <w:rFonts w:ascii="Arial Narrow" w:hAnsi="Arial Narrow"/>
          <w:lang w:val="es-ES"/>
        </w:rPr>
        <w:t>mensajería</w:t>
      </w:r>
      <w:r w:rsidRPr="00C4678B">
        <w:rPr>
          <w:rFonts w:ascii="Arial Narrow" w:hAnsi="Arial Narrow"/>
          <w:lang w:val="es-ES"/>
        </w:rPr>
        <w:t xml:space="preserve"> </w:t>
      </w:r>
      <w:r w:rsidR="006E1391" w:rsidRPr="00C4678B">
        <w:rPr>
          <w:rFonts w:ascii="Arial Narrow" w:hAnsi="Arial Narrow"/>
          <w:lang w:val="es-ES"/>
        </w:rPr>
        <w:t>asíncrona</w:t>
      </w:r>
      <w:r w:rsidRPr="00C4678B">
        <w:rPr>
          <w:rFonts w:ascii="Arial Narrow" w:hAnsi="Arial Narrow"/>
          <w:lang w:val="es-ES"/>
        </w:rPr>
        <w:t xml:space="preserve"> para las aplicaciones </w:t>
      </w:r>
      <w:r w:rsidR="006E1391" w:rsidRPr="00C4678B">
        <w:rPr>
          <w:rFonts w:ascii="Arial Narrow" w:hAnsi="Arial Narrow"/>
          <w:lang w:val="es-ES"/>
        </w:rPr>
        <w:t>monolíticas</w:t>
      </w:r>
      <w:r w:rsidRPr="00C4678B">
        <w:rPr>
          <w:rFonts w:ascii="Arial Narrow" w:hAnsi="Arial Narrow"/>
          <w:lang w:val="es-ES"/>
        </w:rPr>
        <w:t xml:space="preserve"> que se utilizarán para la ejecución de Jobs </w:t>
      </w:r>
      <w:proofErr w:type="spellStart"/>
      <w:r w:rsidRPr="00C4678B">
        <w:rPr>
          <w:rFonts w:ascii="Arial Narrow" w:hAnsi="Arial Narrow"/>
          <w:lang w:val="es-ES"/>
        </w:rPr>
        <w:t>Batcheros</w:t>
      </w:r>
      <w:proofErr w:type="spellEnd"/>
      <w:r w:rsidRPr="00C4678B">
        <w:rPr>
          <w:rFonts w:ascii="Arial Narrow" w:hAnsi="Arial Narrow"/>
          <w:lang w:val="es-ES"/>
        </w:rPr>
        <w:t>.</w:t>
      </w:r>
    </w:p>
    <w:p w14:paraId="795B6D8A" w14:textId="79DF0D6C" w:rsidR="00E0623F" w:rsidRPr="00C4678B" w:rsidRDefault="003E7A4A" w:rsidP="00E0623F">
      <w:pPr>
        <w:pStyle w:val="ListParagraph"/>
        <w:ind w:left="3686"/>
        <w:jc w:val="both"/>
        <w:rPr>
          <w:rFonts w:ascii="Arial Narrow" w:hAnsi="Arial Narrow"/>
          <w:lang w:val="es-ES"/>
        </w:rPr>
      </w:pPr>
      <w:r>
        <w:rPr>
          <w:rFonts w:ascii="Arial Narrow" w:hAnsi="Arial Narrow"/>
          <w:noProof/>
          <w:lang w:val="es-ES"/>
        </w:rPr>
        <w:drawing>
          <wp:inline distT="0" distB="0" distL="0" distR="0" wp14:anchorId="69574D5A" wp14:editId="6D44DD04">
            <wp:extent cx="3543300" cy="59049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844" cy="6044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3C1A52" w14:textId="1AA834A6" w:rsidR="00302EDF" w:rsidRDefault="00687CFF" w:rsidP="00C4678B">
      <w:pPr>
        <w:pStyle w:val="ListParagraph"/>
        <w:numPr>
          <w:ilvl w:val="0"/>
          <w:numId w:val="8"/>
        </w:numPr>
        <w:ind w:left="3686"/>
        <w:jc w:val="both"/>
        <w:rPr>
          <w:rFonts w:ascii="Arial Narrow" w:hAnsi="Arial Narrow"/>
          <w:lang w:val="es-ES"/>
        </w:rPr>
      </w:pPr>
      <w:r w:rsidRPr="00C4678B">
        <w:rPr>
          <w:rFonts w:ascii="Arial Narrow" w:hAnsi="Arial Narrow"/>
          <w:lang w:val="es-ES"/>
        </w:rPr>
        <w:t xml:space="preserve">Basados en el patrón </w:t>
      </w:r>
      <w:proofErr w:type="spellStart"/>
      <w:r w:rsidRPr="00C4678B">
        <w:rPr>
          <w:rFonts w:ascii="Arial Narrow" w:hAnsi="Arial Narrow"/>
          <w:lang w:val="es-ES"/>
        </w:rPr>
        <w:t>Topic</w:t>
      </w:r>
      <w:proofErr w:type="spellEnd"/>
      <w:r w:rsidRPr="00C4678B">
        <w:rPr>
          <w:rFonts w:ascii="Arial Narrow" w:hAnsi="Arial Narrow"/>
          <w:lang w:val="es-ES"/>
        </w:rPr>
        <w:t xml:space="preserve"> (</w:t>
      </w:r>
      <w:proofErr w:type="spellStart"/>
      <w:r w:rsidRPr="00C4678B">
        <w:rPr>
          <w:rFonts w:ascii="Arial Narrow" w:hAnsi="Arial Narrow"/>
          <w:lang w:val="es-ES"/>
        </w:rPr>
        <w:t>Publish</w:t>
      </w:r>
      <w:proofErr w:type="spellEnd"/>
      <w:r w:rsidRPr="00C4678B">
        <w:rPr>
          <w:rFonts w:ascii="Arial Narrow" w:hAnsi="Arial Narrow"/>
          <w:lang w:val="es-ES"/>
        </w:rPr>
        <w:t>/Subscribe) para el manejo de eventos</w:t>
      </w:r>
      <w:r w:rsidR="00252D53">
        <w:rPr>
          <w:rFonts w:ascii="Arial Narrow" w:hAnsi="Arial Narrow"/>
          <w:lang w:val="es-ES"/>
        </w:rPr>
        <w:t xml:space="preserve"> asíncronos</w:t>
      </w:r>
      <w:r w:rsidRPr="00C4678B">
        <w:rPr>
          <w:rFonts w:ascii="Arial Narrow" w:hAnsi="Arial Narrow"/>
          <w:lang w:val="es-ES"/>
        </w:rPr>
        <w:t xml:space="preserve"> en los microservicios</w:t>
      </w:r>
      <w:r w:rsidR="00252D53">
        <w:rPr>
          <w:rFonts w:ascii="Arial Narrow" w:hAnsi="Arial Narrow"/>
          <w:lang w:val="es-ES"/>
        </w:rPr>
        <w:t>.</w:t>
      </w:r>
    </w:p>
    <w:p w14:paraId="41F8918E" w14:textId="77F4D8D6" w:rsidR="00406BA3" w:rsidRPr="00C4678B" w:rsidRDefault="00406BA3" w:rsidP="00406BA3">
      <w:pPr>
        <w:pStyle w:val="ListParagraph"/>
        <w:ind w:left="3686"/>
        <w:jc w:val="both"/>
        <w:rPr>
          <w:rFonts w:ascii="Arial Narrow" w:hAnsi="Arial Narrow"/>
          <w:lang w:val="es-ES"/>
        </w:rPr>
      </w:pPr>
      <w:r>
        <w:rPr>
          <w:rFonts w:ascii="Arial Narrow" w:hAnsi="Arial Narrow"/>
          <w:noProof/>
          <w:lang w:val="es-ES"/>
        </w:rPr>
        <w:drawing>
          <wp:inline distT="0" distB="0" distL="0" distR="0" wp14:anchorId="072F8B4C" wp14:editId="45FF9855">
            <wp:extent cx="3595687" cy="1282777"/>
            <wp:effectExtent l="0" t="0" r="508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371" cy="12951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2DF55B" w14:textId="65DA0D57" w:rsidR="006E1391" w:rsidRPr="00C4678B" w:rsidRDefault="006E1391" w:rsidP="00C4678B">
      <w:pPr>
        <w:pStyle w:val="Heading5"/>
        <w:ind w:left="3261" w:hanging="1291"/>
        <w:rPr>
          <w:rFonts w:ascii="Arial Narrow" w:hAnsi="Arial Narrow"/>
          <w:i w:val="0"/>
          <w:lang w:val="es-PE"/>
        </w:rPr>
      </w:pPr>
      <w:r w:rsidRPr="00C4678B">
        <w:rPr>
          <w:rFonts w:ascii="Arial Narrow" w:hAnsi="Arial Narrow"/>
          <w:i w:val="0"/>
          <w:lang w:val="es-PE"/>
        </w:rPr>
        <w:t>Servicios de Caché</w:t>
      </w:r>
    </w:p>
    <w:p w14:paraId="55555C45" w14:textId="7162B672" w:rsidR="0025507D" w:rsidRPr="00C4678B" w:rsidRDefault="0025507D" w:rsidP="00C4678B">
      <w:pPr>
        <w:pStyle w:val="ListParagraph"/>
        <w:numPr>
          <w:ilvl w:val="1"/>
          <w:numId w:val="6"/>
        </w:numPr>
        <w:ind w:left="3686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Estos servicios serán utilizados con la finalidad de cargar en memoria los siguientes tipos de información:</w:t>
      </w:r>
    </w:p>
    <w:p w14:paraId="7B83F1EC" w14:textId="77777777" w:rsidR="00547F93" w:rsidRPr="00C4678B" w:rsidRDefault="00547F93" w:rsidP="00C4678B">
      <w:pPr>
        <w:pStyle w:val="ListParagraph"/>
        <w:numPr>
          <w:ilvl w:val="0"/>
          <w:numId w:val="9"/>
        </w:numPr>
        <w:ind w:left="4111"/>
        <w:rPr>
          <w:rFonts w:ascii="Arial Narrow" w:hAnsi="Arial Narrow"/>
          <w:lang w:val="es-ES"/>
        </w:rPr>
      </w:pPr>
      <w:r w:rsidRPr="00C4678B">
        <w:rPr>
          <w:rFonts w:ascii="Arial Narrow" w:hAnsi="Arial Narrow"/>
          <w:lang w:val="es-ES"/>
        </w:rPr>
        <w:t>Tablas Paramétricas.</w:t>
      </w:r>
    </w:p>
    <w:p w14:paraId="0FE4DAE8" w14:textId="0F0244D7" w:rsidR="00547F93" w:rsidRPr="00C4678B" w:rsidRDefault="00547F93" w:rsidP="00C4678B">
      <w:pPr>
        <w:pStyle w:val="ListParagraph"/>
        <w:numPr>
          <w:ilvl w:val="0"/>
          <w:numId w:val="9"/>
        </w:numPr>
        <w:ind w:left="4111"/>
        <w:rPr>
          <w:rFonts w:ascii="Arial Narrow" w:hAnsi="Arial Narrow"/>
          <w:lang w:val="es-ES"/>
        </w:rPr>
      </w:pPr>
      <w:r w:rsidRPr="00C4678B">
        <w:rPr>
          <w:rFonts w:ascii="Arial Narrow" w:hAnsi="Arial Narrow"/>
          <w:lang w:val="es-ES"/>
        </w:rPr>
        <w:t>Información de catálogos.</w:t>
      </w:r>
    </w:p>
    <w:p w14:paraId="2E475C30" w14:textId="59AEBD89" w:rsidR="004B386A" w:rsidRPr="00C4678B" w:rsidRDefault="00547F93" w:rsidP="00C4678B">
      <w:pPr>
        <w:pStyle w:val="ListParagraph"/>
        <w:numPr>
          <w:ilvl w:val="0"/>
          <w:numId w:val="9"/>
        </w:numPr>
        <w:ind w:left="4111"/>
        <w:rPr>
          <w:rFonts w:ascii="Arial Narrow" w:hAnsi="Arial Narrow"/>
          <w:lang w:val="es-ES"/>
        </w:rPr>
      </w:pPr>
      <w:r w:rsidRPr="00C4678B">
        <w:rPr>
          <w:rFonts w:ascii="Arial Narrow" w:hAnsi="Arial Narrow"/>
          <w:lang w:val="es-ES"/>
        </w:rPr>
        <w:t>Tablas maestras con poco movimiento.</w:t>
      </w:r>
    </w:p>
    <w:p w14:paraId="53826216" w14:textId="2AB094BC" w:rsidR="0006010E" w:rsidRDefault="0006010E" w:rsidP="0006010E">
      <w:pPr>
        <w:pStyle w:val="Heading4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Capacidades</w:t>
      </w:r>
    </w:p>
    <w:p w14:paraId="5346C56A" w14:textId="77777777" w:rsidR="005D23D7" w:rsidRPr="005D23D7" w:rsidRDefault="005D23D7" w:rsidP="005D23D7">
      <w:pPr>
        <w:rPr>
          <w:lang w:val="es-PE"/>
        </w:rPr>
      </w:pPr>
    </w:p>
    <w:tbl>
      <w:tblPr>
        <w:tblStyle w:val="TableStyle1"/>
        <w:tblW w:w="3857" w:type="pct"/>
        <w:tblInd w:w="1972" w:type="dxa"/>
        <w:tblLayout w:type="fixed"/>
        <w:tblLook w:val="04A0" w:firstRow="1" w:lastRow="0" w:firstColumn="1" w:lastColumn="0" w:noHBand="0" w:noVBand="1"/>
      </w:tblPr>
      <w:tblGrid>
        <w:gridCol w:w="2254"/>
        <w:gridCol w:w="5144"/>
      </w:tblGrid>
      <w:tr w:rsidR="0006010E" w:rsidRPr="00C4678B" w14:paraId="2415CA9D" w14:textId="77777777" w:rsidTr="005D23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2254" w:type="dxa"/>
          </w:tcPr>
          <w:p w14:paraId="6B56D84D" w14:textId="70401355" w:rsidR="0006010E" w:rsidRPr="00C4678B" w:rsidRDefault="0006010E" w:rsidP="0002164A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Capacidad</w:t>
            </w:r>
          </w:p>
        </w:tc>
        <w:tc>
          <w:tcPr>
            <w:tcW w:w="5144" w:type="dxa"/>
          </w:tcPr>
          <w:p w14:paraId="7DB501DF" w14:textId="55C3D0F5" w:rsidR="0006010E" w:rsidRPr="00C4678B" w:rsidRDefault="0006010E" w:rsidP="0002164A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Descripción</w:t>
            </w:r>
          </w:p>
        </w:tc>
      </w:tr>
      <w:tr w:rsidR="0006010E" w:rsidRPr="00CA7508" w14:paraId="002A8D35" w14:textId="77777777" w:rsidTr="005D23D7">
        <w:trPr>
          <w:cantSplit/>
        </w:trPr>
        <w:tc>
          <w:tcPr>
            <w:tcW w:w="2254" w:type="dxa"/>
          </w:tcPr>
          <w:p w14:paraId="730AB396" w14:textId="33374F59" w:rsidR="0006010E" w:rsidRPr="00C4678B" w:rsidRDefault="0006010E" w:rsidP="0002164A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Soporte microservicios</w:t>
            </w:r>
          </w:p>
        </w:tc>
        <w:tc>
          <w:tcPr>
            <w:tcW w:w="5144" w:type="dxa"/>
          </w:tcPr>
          <w:p w14:paraId="7C98776D" w14:textId="1E9ED8BF" w:rsidR="0006010E" w:rsidRPr="00C4678B" w:rsidRDefault="00D03D72" w:rsidP="0002164A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Estilo de programación orientada a soportar capacidades muy granulares</w:t>
            </w:r>
          </w:p>
        </w:tc>
      </w:tr>
      <w:tr w:rsidR="00370B8C" w:rsidRPr="00CA7508" w14:paraId="09427218" w14:textId="77777777" w:rsidTr="005D23D7">
        <w:trPr>
          <w:cantSplit/>
        </w:trPr>
        <w:tc>
          <w:tcPr>
            <w:tcW w:w="2254" w:type="dxa"/>
          </w:tcPr>
          <w:p w14:paraId="459D0A8C" w14:textId="6AE2E705" w:rsidR="00370B8C" w:rsidRPr="001F4D3A" w:rsidRDefault="00370B8C" w:rsidP="00370B8C">
            <w:pPr>
              <w:rPr>
                <w:rFonts w:ascii="Arial Narrow" w:hAnsi="Arial Narrow"/>
                <w:lang w:val="es-PE"/>
              </w:rPr>
            </w:pPr>
            <w:r w:rsidRPr="001F4D3A">
              <w:rPr>
                <w:rFonts w:ascii="Arial Narrow" w:hAnsi="Arial Narrow"/>
                <w:lang w:val="es-PE"/>
              </w:rPr>
              <w:lastRenderedPageBreak/>
              <w:t xml:space="preserve">Soporte API </w:t>
            </w:r>
            <w:proofErr w:type="spellStart"/>
            <w:r w:rsidRPr="001F4D3A">
              <w:rPr>
                <w:rFonts w:ascii="Arial Narrow" w:hAnsi="Arial Narrow"/>
                <w:lang w:val="es-PE"/>
              </w:rPr>
              <w:t>RESTFul</w:t>
            </w:r>
            <w:proofErr w:type="spellEnd"/>
            <w:r w:rsidRPr="001F4D3A">
              <w:rPr>
                <w:rFonts w:ascii="Arial Narrow" w:hAnsi="Arial Narrow"/>
                <w:lang w:val="es-PE"/>
              </w:rPr>
              <w:t xml:space="preserve"> y SOAP</w:t>
            </w:r>
          </w:p>
        </w:tc>
        <w:tc>
          <w:tcPr>
            <w:tcW w:w="5144" w:type="dxa"/>
          </w:tcPr>
          <w:p w14:paraId="34AA6DC8" w14:textId="3A605402" w:rsidR="00370B8C" w:rsidRPr="001F4D3A" w:rsidRDefault="00370B8C" w:rsidP="00370B8C">
            <w:pPr>
              <w:rPr>
                <w:rFonts w:ascii="Arial Narrow" w:hAnsi="Arial Narrow"/>
                <w:lang w:val="es-PE"/>
              </w:rPr>
            </w:pPr>
            <w:r w:rsidRPr="001F4D3A">
              <w:rPr>
                <w:rFonts w:ascii="Arial Narrow" w:hAnsi="Arial Narrow" w:cs="Arial"/>
                <w:color w:val="000000" w:themeColor="text1"/>
                <w:szCs w:val="22"/>
                <w:lang w:val="es-PE"/>
              </w:rPr>
              <w:t xml:space="preserve">Soporte a servicios web </w:t>
            </w:r>
            <w:r w:rsidR="00933559" w:rsidRPr="001F4D3A">
              <w:rPr>
                <w:rFonts w:ascii="Arial Narrow" w:hAnsi="Arial Narrow" w:cs="Arial"/>
                <w:color w:val="000000" w:themeColor="text1"/>
                <w:szCs w:val="22"/>
                <w:lang w:val="es-PE"/>
              </w:rPr>
              <w:t>usando protocolos REST y SOAP.</w:t>
            </w:r>
          </w:p>
        </w:tc>
      </w:tr>
      <w:tr w:rsidR="0006010E" w:rsidRPr="00CA7508" w14:paraId="4A7C3804" w14:textId="77777777" w:rsidTr="001A6D93">
        <w:trPr>
          <w:cantSplit/>
        </w:trPr>
        <w:tc>
          <w:tcPr>
            <w:tcW w:w="2254" w:type="dxa"/>
            <w:shd w:val="clear" w:color="auto" w:fill="auto"/>
          </w:tcPr>
          <w:p w14:paraId="282BE012" w14:textId="6EB70C6C" w:rsidR="0006010E" w:rsidRPr="001A6D93" w:rsidRDefault="0006010E" w:rsidP="0002164A">
            <w:pPr>
              <w:rPr>
                <w:rFonts w:ascii="Arial Narrow" w:hAnsi="Arial Narrow"/>
                <w:lang w:val="es-PE"/>
              </w:rPr>
            </w:pPr>
            <w:r w:rsidRPr="001A6D93">
              <w:rPr>
                <w:rFonts w:ascii="Arial Narrow" w:hAnsi="Arial Narrow"/>
                <w:lang w:val="es-PE"/>
              </w:rPr>
              <w:t>Transacciones Asíncronas</w:t>
            </w:r>
            <w:r w:rsidR="00AB0B75">
              <w:rPr>
                <w:rFonts w:ascii="Arial Narrow" w:hAnsi="Arial Narrow"/>
                <w:lang w:val="es-PE"/>
              </w:rPr>
              <w:t xml:space="preserve"> </w:t>
            </w:r>
            <w:r w:rsidR="00AB0B75" w:rsidRPr="00AB0B75">
              <w:rPr>
                <w:rFonts w:ascii="Arial Narrow" w:hAnsi="Arial Narrow"/>
                <w:b/>
                <w:color w:val="FF0000"/>
                <w:lang w:val="es-PE"/>
              </w:rPr>
              <w:t>¿Por qué le quitaron lo Síncrono?</w:t>
            </w:r>
          </w:p>
        </w:tc>
        <w:tc>
          <w:tcPr>
            <w:tcW w:w="5144" w:type="dxa"/>
            <w:shd w:val="clear" w:color="auto" w:fill="auto"/>
          </w:tcPr>
          <w:p w14:paraId="363FD933" w14:textId="35B6C1E8" w:rsidR="001F671E" w:rsidRPr="00C4678B" w:rsidRDefault="002178BA" w:rsidP="001A6D93">
            <w:pPr>
              <w:rPr>
                <w:rFonts w:ascii="Arial Narrow" w:hAnsi="Arial Narrow"/>
                <w:lang w:val="es-PE"/>
              </w:rPr>
            </w:pPr>
            <w:r w:rsidRPr="001A6D93">
              <w:rPr>
                <w:rFonts w:ascii="Arial Narrow" w:hAnsi="Arial Narrow"/>
                <w:lang w:val="es-PE"/>
              </w:rPr>
              <w:t xml:space="preserve">Permite la ejecución de transacciones </w:t>
            </w:r>
            <w:r w:rsidR="001A6D93" w:rsidRPr="001A6D93">
              <w:rPr>
                <w:rFonts w:ascii="Arial Narrow" w:hAnsi="Arial Narrow"/>
                <w:lang w:val="es-PE"/>
              </w:rPr>
              <w:t>con procesamiento en segundo plano</w:t>
            </w:r>
            <w:r w:rsidR="00955D0C">
              <w:rPr>
                <w:rFonts w:ascii="Arial Narrow" w:hAnsi="Arial Narrow"/>
                <w:lang w:val="es-PE"/>
              </w:rPr>
              <w:t>.</w:t>
            </w:r>
          </w:p>
        </w:tc>
      </w:tr>
      <w:tr w:rsidR="0006010E" w:rsidRPr="00CA7508" w14:paraId="0F7B439B" w14:textId="77777777" w:rsidTr="005D23D7">
        <w:trPr>
          <w:cantSplit/>
        </w:trPr>
        <w:tc>
          <w:tcPr>
            <w:tcW w:w="2254" w:type="dxa"/>
          </w:tcPr>
          <w:p w14:paraId="58EAAC67" w14:textId="2413779B" w:rsidR="0006010E" w:rsidRDefault="0006010E" w:rsidP="0002164A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Mensajería JMS</w:t>
            </w:r>
          </w:p>
        </w:tc>
        <w:tc>
          <w:tcPr>
            <w:tcW w:w="5144" w:type="dxa"/>
          </w:tcPr>
          <w:p w14:paraId="3DE4D990" w14:textId="5EDD3E77" w:rsidR="0006010E" w:rsidRPr="00C4678B" w:rsidRDefault="00267635" w:rsidP="0002164A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 xml:space="preserve">Java </w:t>
            </w:r>
            <w:proofErr w:type="spellStart"/>
            <w:r>
              <w:rPr>
                <w:rFonts w:ascii="Arial Narrow" w:hAnsi="Arial Narrow"/>
                <w:lang w:val="es-PE"/>
              </w:rPr>
              <w:t>Message</w:t>
            </w:r>
            <w:proofErr w:type="spellEnd"/>
            <w:r>
              <w:rPr>
                <w:rFonts w:ascii="Arial Narrow" w:hAnsi="Arial Narrow"/>
                <w:lang w:val="es-PE"/>
              </w:rPr>
              <w:t xml:space="preserve"> Server, protocolo JEE para el manejo de mensajería asíncrona.</w:t>
            </w:r>
          </w:p>
        </w:tc>
      </w:tr>
      <w:tr w:rsidR="0006010E" w:rsidRPr="00CA7508" w14:paraId="51B41990" w14:textId="77777777" w:rsidTr="005D23D7">
        <w:trPr>
          <w:cantSplit/>
        </w:trPr>
        <w:tc>
          <w:tcPr>
            <w:tcW w:w="2254" w:type="dxa"/>
          </w:tcPr>
          <w:p w14:paraId="26AC779C" w14:textId="5F5E1868" w:rsidR="0006010E" w:rsidRDefault="0006010E" w:rsidP="0002164A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Gestión de caché</w:t>
            </w:r>
          </w:p>
        </w:tc>
        <w:tc>
          <w:tcPr>
            <w:tcW w:w="5144" w:type="dxa"/>
          </w:tcPr>
          <w:p w14:paraId="41757270" w14:textId="7BC152E4" w:rsidR="0006010E" w:rsidRPr="00C4678B" w:rsidRDefault="00E7327D" w:rsidP="0002164A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Permite mantener en memoria persistencia de datos</w:t>
            </w:r>
            <w:r w:rsidR="0089444D">
              <w:rPr>
                <w:rFonts w:ascii="Arial Narrow" w:hAnsi="Arial Narrow"/>
                <w:lang w:val="es-PE"/>
              </w:rPr>
              <w:t>.</w:t>
            </w:r>
          </w:p>
        </w:tc>
      </w:tr>
      <w:tr w:rsidR="00331E48" w:rsidRPr="00CA7508" w14:paraId="600AB4F2" w14:textId="77777777" w:rsidTr="005D23D7">
        <w:trPr>
          <w:cantSplit/>
        </w:trPr>
        <w:tc>
          <w:tcPr>
            <w:tcW w:w="2254" w:type="dxa"/>
          </w:tcPr>
          <w:p w14:paraId="024EDE54" w14:textId="54B29006" w:rsidR="00331E48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Gestión de errores</w:t>
            </w:r>
          </w:p>
        </w:tc>
        <w:tc>
          <w:tcPr>
            <w:tcW w:w="5144" w:type="dxa"/>
          </w:tcPr>
          <w:p w14:paraId="26B3EFFE" w14:textId="2EF29079" w:rsidR="00331E48" w:rsidRPr="00C4678B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Maneja un catálogo de errores para respuesta a los servicios invocados.</w:t>
            </w:r>
          </w:p>
        </w:tc>
      </w:tr>
      <w:tr w:rsidR="00331E48" w:rsidRPr="00CA7508" w14:paraId="735B1105" w14:textId="77777777" w:rsidTr="005D23D7">
        <w:trPr>
          <w:cantSplit/>
        </w:trPr>
        <w:tc>
          <w:tcPr>
            <w:tcW w:w="2254" w:type="dxa"/>
          </w:tcPr>
          <w:p w14:paraId="418A9FBA" w14:textId="7AF90553" w:rsidR="00331E48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Gestión de Excepciones</w:t>
            </w:r>
          </w:p>
        </w:tc>
        <w:tc>
          <w:tcPr>
            <w:tcW w:w="5144" w:type="dxa"/>
          </w:tcPr>
          <w:p w14:paraId="7E1E8180" w14:textId="78D7A693" w:rsidR="00331E48" w:rsidRPr="00C4678B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Manejar bifurcaciones para continuar con la aplicación o enviar a una porción de código para el tratamiento de un error.</w:t>
            </w:r>
          </w:p>
        </w:tc>
      </w:tr>
      <w:tr w:rsidR="00331E48" w:rsidRPr="00CA7508" w14:paraId="0860B261" w14:textId="77777777" w:rsidTr="005D23D7">
        <w:trPr>
          <w:cantSplit/>
        </w:trPr>
        <w:tc>
          <w:tcPr>
            <w:tcW w:w="2254" w:type="dxa"/>
          </w:tcPr>
          <w:p w14:paraId="5CDCBB66" w14:textId="4AA1FEA1" w:rsidR="00331E48" w:rsidRDefault="00331E48" w:rsidP="00331E48">
            <w:pPr>
              <w:rPr>
                <w:rFonts w:ascii="Arial Narrow" w:hAnsi="Arial Narrow"/>
                <w:lang w:val="es-PE"/>
              </w:rPr>
            </w:pPr>
            <w:proofErr w:type="spellStart"/>
            <w:r>
              <w:rPr>
                <w:rFonts w:ascii="Arial Narrow" w:hAnsi="Arial Narrow"/>
                <w:lang w:val="es-PE"/>
              </w:rPr>
              <w:t>Service</w:t>
            </w:r>
            <w:proofErr w:type="spellEnd"/>
            <w:r>
              <w:rPr>
                <w:rFonts w:ascii="Arial Narrow" w:hAnsi="Arial Narrow"/>
                <w:lang w:val="es-PE"/>
              </w:rPr>
              <w:t xml:space="preserve"> Discovery</w:t>
            </w:r>
          </w:p>
        </w:tc>
        <w:tc>
          <w:tcPr>
            <w:tcW w:w="5144" w:type="dxa"/>
          </w:tcPr>
          <w:p w14:paraId="1B0E22FB" w14:textId="74E124F2" w:rsidR="00331E48" w:rsidRPr="00C4678B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Permite descubrir en tiempo ejecución la ubicación de un servicio.</w:t>
            </w:r>
          </w:p>
        </w:tc>
      </w:tr>
      <w:tr w:rsidR="00331E48" w:rsidRPr="00CA7508" w14:paraId="4BBFFCC0" w14:textId="77777777" w:rsidTr="005D23D7">
        <w:trPr>
          <w:cantSplit/>
        </w:trPr>
        <w:tc>
          <w:tcPr>
            <w:tcW w:w="2254" w:type="dxa"/>
          </w:tcPr>
          <w:p w14:paraId="720CBA63" w14:textId="04ECF22E" w:rsidR="00331E48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Eventos (</w:t>
            </w:r>
            <w:proofErr w:type="spellStart"/>
            <w:r>
              <w:rPr>
                <w:rFonts w:ascii="Arial Narrow" w:hAnsi="Arial Narrow"/>
                <w:lang w:val="es-PE"/>
              </w:rPr>
              <w:t>Publish</w:t>
            </w:r>
            <w:proofErr w:type="spellEnd"/>
            <w:r>
              <w:rPr>
                <w:rFonts w:ascii="Arial Narrow" w:hAnsi="Arial Narrow"/>
                <w:lang w:val="es-PE"/>
              </w:rPr>
              <w:t>/Suscribe)</w:t>
            </w:r>
          </w:p>
        </w:tc>
        <w:tc>
          <w:tcPr>
            <w:tcW w:w="5144" w:type="dxa"/>
          </w:tcPr>
          <w:p w14:paraId="6D575E0D" w14:textId="704E10B1" w:rsidR="00331E48" w:rsidRPr="00C4678B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Manejador de eventos de tipo TOPIC para la ejecución de acciones asíncronas y/o reactivas.</w:t>
            </w:r>
          </w:p>
        </w:tc>
      </w:tr>
      <w:tr w:rsidR="00331E48" w:rsidRPr="00CA7508" w14:paraId="183B0A10" w14:textId="77777777" w:rsidTr="005D23D7">
        <w:trPr>
          <w:cantSplit/>
        </w:trPr>
        <w:tc>
          <w:tcPr>
            <w:tcW w:w="2254" w:type="dxa"/>
          </w:tcPr>
          <w:p w14:paraId="7A9DE8A9" w14:textId="58F89745" w:rsidR="00331E48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Auditoría</w:t>
            </w:r>
          </w:p>
        </w:tc>
        <w:tc>
          <w:tcPr>
            <w:tcW w:w="5144" w:type="dxa"/>
          </w:tcPr>
          <w:p w14:paraId="16F38B7D" w14:textId="03CCAEE7" w:rsidR="00331E48" w:rsidRPr="00C4678B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Permite seguir el rastro de una actividad u operación de negocio.</w:t>
            </w:r>
          </w:p>
        </w:tc>
      </w:tr>
      <w:tr w:rsidR="00331E48" w:rsidRPr="00CA7508" w14:paraId="736C0A60" w14:textId="77777777" w:rsidTr="005D23D7">
        <w:trPr>
          <w:cantSplit/>
        </w:trPr>
        <w:tc>
          <w:tcPr>
            <w:tcW w:w="2254" w:type="dxa"/>
          </w:tcPr>
          <w:p w14:paraId="23042BB1" w14:textId="6D8F2E94" w:rsidR="00331E48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Gestión de trazabilidad</w:t>
            </w:r>
          </w:p>
        </w:tc>
        <w:tc>
          <w:tcPr>
            <w:tcW w:w="5144" w:type="dxa"/>
          </w:tcPr>
          <w:p w14:paraId="720CE2F7" w14:textId="30BE1148" w:rsidR="00331E48" w:rsidRPr="00C4678B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 xml:space="preserve">Maneja la correlación de eventos para visualizar el </w:t>
            </w:r>
            <w:proofErr w:type="spellStart"/>
            <w:r>
              <w:rPr>
                <w:rFonts w:ascii="Arial Narrow" w:hAnsi="Arial Narrow"/>
                <w:lang w:val="es-PE"/>
              </w:rPr>
              <w:t>end-to-end</w:t>
            </w:r>
            <w:proofErr w:type="spellEnd"/>
            <w:r>
              <w:rPr>
                <w:rFonts w:ascii="Arial Narrow" w:hAnsi="Arial Narrow"/>
                <w:lang w:val="es-PE"/>
              </w:rPr>
              <w:t xml:space="preserve"> de una transacción de negocio.</w:t>
            </w:r>
          </w:p>
        </w:tc>
      </w:tr>
      <w:tr w:rsidR="00331E48" w:rsidRPr="00CA7508" w14:paraId="4F8B7758" w14:textId="77777777" w:rsidTr="005D23D7">
        <w:trPr>
          <w:cantSplit/>
        </w:trPr>
        <w:tc>
          <w:tcPr>
            <w:tcW w:w="2254" w:type="dxa"/>
          </w:tcPr>
          <w:p w14:paraId="1567C9E3" w14:textId="289CCF4C" w:rsidR="001E0CA7" w:rsidRDefault="00331E48" w:rsidP="000A17A3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 xml:space="preserve">Soporte ejecución de </w:t>
            </w:r>
            <w:proofErr w:type="spellStart"/>
            <w:r>
              <w:rPr>
                <w:rFonts w:ascii="Arial Narrow" w:hAnsi="Arial Narrow"/>
                <w:lang w:val="es-PE"/>
              </w:rPr>
              <w:t>job’s</w:t>
            </w:r>
            <w:proofErr w:type="spellEnd"/>
          </w:p>
        </w:tc>
        <w:tc>
          <w:tcPr>
            <w:tcW w:w="5144" w:type="dxa"/>
          </w:tcPr>
          <w:p w14:paraId="49B8BF30" w14:textId="5614F608" w:rsidR="00331E48" w:rsidRPr="00C4678B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 xml:space="preserve">Procesos de alta duración serán soportados por </w:t>
            </w:r>
            <w:proofErr w:type="spellStart"/>
            <w:r>
              <w:rPr>
                <w:rFonts w:ascii="Arial Narrow" w:hAnsi="Arial Narrow"/>
                <w:lang w:val="es-PE"/>
              </w:rPr>
              <w:t>job’s</w:t>
            </w:r>
            <w:proofErr w:type="spellEnd"/>
            <w:r>
              <w:rPr>
                <w:rFonts w:ascii="Arial Narrow" w:hAnsi="Arial Narrow"/>
                <w:lang w:val="es-PE"/>
              </w:rPr>
              <w:t>. Podrán ser ejecutados a demanda o programados.</w:t>
            </w:r>
          </w:p>
        </w:tc>
      </w:tr>
      <w:tr w:rsidR="000A17A3" w:rsidRPr="00CA7508" w14:paraId="32D6CDB2" w14:textId="77777777" w:rsidTr="005D23D7">
        <w:trPr>
          <w:cantSplit/>
        </w:trPr>
        <w:tc>
          <w:tcPr>
            <w:tcW w:w="2254" w:type="dxa"/>
          </w:tcPr>
          <w:p w14:paraId="6CC2A5A2" w14:textId="50329317" w:rsidR="000A17A3" w:rsidRDefault="000A17A3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Monitoreo Centralizado</w:t>
            </w:r>
          </w:p>
        </w:tc>
        <w:tc>
          <w:tcPr>
            <w:tcW w:w="5144" w:type="dxa"/>
          </w:tcPr>
          <w:p w14:paraId="025931C4" w14:textId="609E7834" w:rsidR="000A17A3" w:rsidRDefault="00645F51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 xml:space="preserve">Capacidad de recolectar todos los registros de eventos de las </w:t>
            </w:r>
            <w:proofErr w:type="spellStart"/>
            <w:r>
              <w:rPr>
                <w:rFonts w:ascii="Arial Narrow" w:hAnsi="Arial Narrow"/>
                <w:lang w:val="es-PE"/>
              </w:rPr>
              <w:t>API’s</w:t>
            </w:r>
            <w:proofErr w:type="spellEnd"/>
            <w:r>
              <w:rPr>
                <w:rFonts w:ascii="Arial Narrow" w:hAnsi="Arial Narrow"/>
                <w:lang w:val="es-PE"/>
              </w:rPr>
              <w:t xml:space="preserve"> y/o servicios para su po</w:t>
            </w:r>
            <w:r w:rsidR="006E7712">
              <w:rPr>
                <w:rFonts w:ascii="Arial Narrow" w:hAnsi="Arial Narrow"/>
                <w:lang w:val="es-PE"/>
              </w:rPr>
              <w:t>s</w:t>
            </w:r>
            <w:r>
              <w:rPr>
                <w:rFonts w:ascii="Arial Narrow" w:hAnsi="Arial Narrow"/>
                <w:lang w:val="es-PE"/>
              </w:rPr>
              <w:t>terior explotación y visualización.</w:t>
            </w:r>
          </w:p>
        </w:tc>
      </w:tr>
    </w:tbl>
    <w:p w14:paraId="4F408C81" w14:textId="3F04ACB2" w:rsidR="0022207E" w:rsidRDefault="00166870" w:rsidP="0022207E">
      <w:pPr>
        <w:pStyle w:val="Heading3"/>
        <w:rPr>
          <w:rFonts w:ascii="Arial Narrow" w:hAnsi="Arial Narrow"/>
          <w:iCs/>
          <w:sz w:val="28"/>
          <w:szCs w:val="28"/>
          <w:lang w:val="es-PE"/>
        </w:rPr>
      </w:pPr>
      <w:bookmarkStart w:id="31" w:name="_Toc522127028"/>
      <w:r w:rsidRPr="00C4678B">
        <w:rPr>
          <w:rFonts w:ascii="Arial Narrow" w:hAnsi="Arial Narrow"/>
          <w:iCs/>
          <w:sz w:val="28"/>
          <w:szCs w:val="28"/>
          <w:lang w:val="es-PE"/>
        </w:rPr>
        <w:t>Integración</w:t>
      </w:r>
      <w:bookmarkEnd w:id="31"/>
    </w:p>
    <w:p w14:paraId="342CE5DA" w14:textId="35DCA2D5" w:rsidR="00803A0F" w:rsidRDefault="00803A0F" w:rsidP="00D97576">
      <w:pPr>
        <w:ind w:left="1560" w:firstLine="1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 xml:space="preserve">Es la capa que se encarga de exponer los servicios </w:t>
      </w:r>
      <w:r w:rsidR="00430808" w:rsidRPr="00C4678B">
        <w:rPr>
          <w:rFonts w:ascii="Arial Narrow" w:hAnsi="Arial Narrow"/>
          <w:lang w:val="es-PE"/>
        </w:rPr>
        <w:t>al Front</w:t>
      </w:r>
      <w:r w:rsidR="00FD1E3D">
        <w:rPr>
          <w:rFonts w:ascii="Arial Narrow" w:hAnsi="Arial Narrow"/>
          <w:lang w:val="es-PE"/>
        </w:rPr>
        <w:t>-</w:t>
      </w:r>
      <w:proofErr w:type="spellStart"/>
      <w:r w:rsidR="00600A35" w:rsidRPr="00C4678B">
        <w:rPr>
          <w:rFonts w:ascii="Arial Narrow" w:hAnsi="Arial Narrow"/>
          <w:lang w:val="es-PE"/>
        </w:rPr>
        <w:t>End</w:t>
      </w:r>
      <w:proofErr w:type="spellEnd"/>
      <w:r w:rsidR="00600A35" w:rsidRPr="00C4678B">
        <w:rPr>
          <w:rFonts w:ascii="Arial Narrow" w:hAnsi="Arial Narrow"/>
          <w:lang w:val="es-PE"/>
        </w:rPr>
        <w:t xml:space="preserve">. </w:t>
      </w:r>
      <w:r w:rsidR="00410DD5" w:rsidRPr="00C4678B">
        <w:rPr>
          <w:rFonts w:ascii="Arial Narrow" w:hAnsi="Arial Narrow"/>
          <w:lang w:val="es-PE"/>
        </w:rPr>
        <w:t xml:space="preserve">Se encarga de crear servicios </w:t>
      </w:r>
      <w:r w:rsidR="004903D0" w:rsidRPr="00C4678B">
        <w:rPr>
          <w:rFonts w:ascii="Arial Narrow" w:hAnsi="Arial Narrow"/>
          <w:lang w:val="es-PE"/>
        </w:rPr>
        <w:t xml:space="preserve">compuestos, </w:t>
      </w:r>
      <w:r w:rsidR="008965D2" w:rsidRPr="00C4678B">
        <w:rPr>
          <w:rFonts w:ascii="Arial Narrow" w:hAnsi="Arial Narrow"/>
          <w:lang w:val="es-PE"/>
        </w:rPr>
        <w:t xml:space="preserve">lo cual es </w:t>
      </w:r>
      <w:r w:rsidR="004903D0" w:rsidRPr="00C4678B">
        <w:rPr>
          <w:rFonts w:ascii="Arial Narrow" w:hAnsi="Arial Narrow"/>
          <w:lang w:val="es-PE"/>
        </w:rPr>
        <w:t xml:space="preserve">resultado de integrar llamadas a varios servicios de </w:t>
      </w:r>
      <w:r w:rsidR="008965D2" w:rsidRPr="00C4678B">
        <w:rPr>
          <w:rFonts w:ascii="Arial Narrow" w:hAnsi="Arial Narrow"/>
          <w:lang w:val="es-PE"/>
        </w:rPr>
        <w:t>negocio. Asimismo,</w:t>
      </w:r>
      <w:r w:rsidR="004903D0" w:rsidRPr="00C4678B">
        <w:rPr>
          <w:rFonts w:ascii="Arial Narrow" w:hAnsi="Arial Narrow"/>
          <w:lang w:val="es-PE"/>
        </w:rPr>
        <w:t xml:space="preserve"> </w:t>
      </w:r>
      <w:r w:rsidR="005455C9" w:rsidRPr="00C4678B">
        <w:rPr>
          <w:rFonts w:ascii="Arial Narrow" w:hAnsi="Arial Narrow"/>
          <w:lang w:val="es-PE"/>
        </w:rPr>
        <w:t>contiene “mediaciones</w:t>
      </w:r>
      <w:r w:rsidR="00656065" w:rsidRPr="00C4678B">
        <w:rPr>
          <w:rFonts w:ascii="Arial Narrow" w:hAnsi="Arial Narrow"/>
          <w:lang w:val="es-PE"/>
        </w:rPr>
        <w:t>”,</w:t>
      </w:r>
      <w:r w:rsidR="005455C9" w:rsidRPr="00C4678B">
        <w:rPr>
          <w:rFonts w:ascii="Arial Narrow" w:hAnsi="Arial Narrow"/>
          <w:lang w:val="es-PE"/>
        </w:rPr>
        <w:t xml:space="preserve"> que transforman datos y también enrutan </w:t>
      </w:r>
      <w:r w:rsidR="005574CF" w:rsidRPr="00C4678B">
        <w:rPr>
          <w:rFonts w:ascii="Arial Narrow" w:hAnsi="Arial Narrow"/>
          <w:lang w:val="es-PE"/>
        </w:rPr>
        <w:t xml:space="preserve">las peticiones al </w:t>
      </w:r>
      <w:r w:rsidR="00E077E4">
        <w:rPr>
          <w:rFonts w:ascii="Arial Narrow" w:hAnsi="Arial Narrow"/>
          <w:lang w:val="es-PE"/>
        </w:rPr>
        <w:t>B</w:t>
      </w:r>
      <w:r w:rsidR="005574CF" w:rsidRPr="00C4678B">
        <w:rPr>
          <w:rFonts w:ascii="Arial Narrow" w:hAnsi="Arial Narrow"/>
          <w:lang w:val="es-PE"/>
        </w:rPr>
        <w:t>ack</w:t>
      </w:r>
      <w:r w:rsidR="00E077E4">
        <w:rPr>
          <w:rFonts w:ascii="Arial Narrow" w:hAnsi="Arial Narrow"/>
          <w:lang w:val="es-PE"/>
        </w:rPr>
        <w:t>-</w:t>
      </w:r>
      <w:proofErr w:type="spellStart"/>
      <w:r w:rsidR="00E077E4">
        <w:rPr>
          <w:rFonts w:ascii="Arial Narrow" w:hAnsi="Arial Narrow"/>
          <w:lang w:val="es-PE"/>
        </w:rPr>
        <w:t>E</w:t>
      </w:r>
      <w:r w:rsidR="005574CF" w:rsidRPr="00C4678B">
        <w:rPr>
          <w:rFonts w:ascii="Arial Narrow" w:hAnsi="Arial Narrow"/>
          <w:lang w:val="es-PE"/>
        </w:rPr>
        <w:t>nd</w:t>
      </w:r>
      <w:proofErr w:type="spellEnd"/>
      <w:r w:rsidR="005574CF" w:rsidRPr="00C4678B">
        <w:rPr>
          <w:rFonts w:ascii="Arial Narrow" w:hAnsi="Arial Narrow"/>
          <w:lang w:val="es-PE"/>
        </w:rPr>
        <w:t xml:space="preserve"> </w:t>
      </w:r>
      <w:r w:rsidR="00656065" w:rsidRPr="00C4678B">
        <w:rPr>
          <w:rFonts w:ascii="Arial Narrow" w:hAnsi="Arial Narrow"/>
          <w:lang w:val="es-PE"/>
        </w:rPr>
        <w:t>correspondiente.</w:t>
      </w:r>
    </w:p>
    <w:p w14:paraId="6CE2070D" w14:textId="77777777" w:rsidR="00836FCA" w:rsidRDefault="00836FCA" w:rsidP="00D97576">
      <w:pPr>
        <w:ind w:left="1560" w:firstLine="1"/>
        <w:jc w:val="both"/>
        <w:rPr>
          <w:rFonts w:ascii="Arial Narrow" w:hAnsi="Arial Narrow"/>
          <w:lang w:val="es-PE"/>
        </w:rPr>
      </w:pPr>
    </w:p>
    <w:p w14:paraId="64A1210E" w14:textId="6947F803" w:rsidR="00656065" w:rsidRPr="00C4678B" w:rsidRDefault="00844D0E" w:rsidP="00D97576">
      <w:pPr>
        <w:ind w:left="1560" w:firstLine="1"/>
        <w:jc w:val="center"/>
        <w:rPr>
          <w:rFonts w:ascii="Arial Narrow" w:hAnsi="Arial Narrow"/>
          <w:b/>
          <w:lang w:val="es-PE"/>
        </w:rPr>
      </w:pPr>
      <w:ins w:id="32" w:author="Author">
        <w:r w:rsidRPr="00CA7508">
          <w:rPr>
            <w:lang w:val="es-PE"/>
          </w:rPr>
          <w:lastRenderedPageBreak/>
          <w:t xml:space="preserve"> </w:t>
        </w:r>
      </w:ins>
      <w:r w:rsidR="00DA3791">
        <w:object w:dxaOrig="15705" w:dyaOrig="8335" w14:anchorId="61DA3E19">
          <v:shape id="_x0000_i1027" type="#_x0000_t75" style="width:384.75pt;height:204pt" o:ole="">
            <v:imagedata r:id="rId29" o:title=""/>
          </v:shape>
          <o:OLEObject Type="Embed" ProgID="Visio.Drawing.11" ShapeID="_x0000_i1027" DrawAspect="Content" ObjectID="_1596024334" r:id="rId30"/>
        </w:object>
      </w:r>
    </w:p>
    <w:p w14:paraId="5A23CD2B" w14:textId="06A1AAFA" w:rsidR="00D62DEB" w:rsidRPr="00C4678B" w:rsidRDefault="00C86A6D" w:rsidP="00725E7B">
      <w:pPr>
        <w:pStyle w:val="Heading4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Patrones</w:t>
      </w:r>
      <w:r w:rsidR="00836FCA">
        <w:rPr>
          <w:rFonts w:ascii="Arial Narrow" w:hAnsi="Arial Narrow"/>
          <w:lang w:val="es-PE"/>
        </w:rPr>
        <w:t xml:space="preserve"> y Estándares</w:t>
      </w:r>
    </w:p>
    <w:p w14:paraId="3A2A6181" w14:textId="46DB7984" w:rsidR="00836FCA" w:rsidRPr="001E3B91" w:rsidRDefault="00836FCA" w:rsidP="00D97576">
      <w:pPr>
        <w:pStyle w:val="ListParagraph"/>
        <w:numPr>
          <w:ilvl w:val="1"/>
          <w:numId w:val="11"/>
        </w:numPr>
        <w:ind w:left="2977"/>
        <w:rPr>
          <w:rFonts w:ascii="Arial Narrow" w:hAnsi="Arial Narrow"/>
          <w:b/>
          <w:lang w:val="es-PE"/>
        </w:rPr>
      </w:pPr>
      <w:r w:rsidRPr="001E3B91">
        <w:rPr>
          <w:rFonts w:ascii="Arial Narrow" w:hAnsi="Arial Narrow"/>
          <w:b/>
          <w:lang w:val="es-PE"/>
        </w:rPr>
        <w:t>API Gateway</w:t>
      </w:r>
    </w:p>
    <w:p w14:paraId="6CD19511" w14:textId="6C8A5956" w:rsidR="00836FCA" w:rsidRDefault="00836FCA" w:rsidP="00836FCA">
      <w:pPr>
        <w:pStyle w:val="ListParagraph"/>
        <w:ind w:left="2977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Esta tecnología implementa los siguientes patrones:</w:t>
      </w:r>
    </w:p>
    <w:p w14:paraId="3D95E7DE" w14:textId="363569D8" w:rsidR="00EE6583" w:rsidRPr="001E3B91" w:rsidRDefault="00EE6583" w:rsidP="00836FCA">
      <w:pPr>
        <w:pStyle w:val="ListParagraph"/>
        <w:numPr>
          <w:ilvl w:val="2"/>
          <w:numId w:val="11"/>
        </w:numPr>
        <w:ind w:left="3402"/>
        <w:rPr>
          <w:rFonts w:ascii="Arial Narrow" w:hAnsi="Arial Narrow"/>
          <w:b/>
          <w:lang w:val="es-PE"/>
        </w:rPr>
      </w:pPr>
      <w:proofErr w:type="spellStart"/>
      <w:r w:rsidRPr="001E3B91">
        <w:rPr>
          <w:rFonts w:ascii="Arial Narrow" w:hAnsi="Arial Narrow"/>
          <w:b/>
          <w:lang w:val="es-PE"/>
        </w:rPr>
        <w:t>Backends</w:t>
      </w:r>
      <w:proofErr w:type="spellEnd"/>
      <w:r w:rsidRPr="001E3B91">
        <w:rPr>
          <w:rFonts w:ascii="Arial Narrow" w:hAnsi="Arial Narrow"/>
          <w:b/>
          <w:lang w:val="es-PE"/>
        </w:rPr>
        <w:t xml:space="preserve"> </w:t>
      </w:r>
      <w:proofErr w:type="spellStart"/>
      <w:r w:rsidRPr="001E3B91">
        <w:rPr>
          <w:rFonts w:ascii="Arial Narrow" w:hAnsi="Arial Narrow"/>
          <w:b/>
          <w:lang w:val="es-PE"/>
        </w:rPr>
        <w:t>for</w:t>
      </w:r>
      <w:proofErr w:type="spellEnd"/>
      <w:r w:rsidRPr="001E3B91">
        <w:rPr>
          <w:rFonts w:ascii="Arial Narrow" w:hAnsi="Arial Narrow"/>
          <w:b/>
          <w:lang w:val="es-PE"/>
        </w:rPr>
        <w:t xml:space="preserve"> </w:t>
      </w:r>
      <w:proofErr w:type="spellStart"/>
      <w:r w:rsidRPr="001E3B91">
        <w:rPr>
          <w:rFonts w:ascii="Arial Narrow" w:hAnsi="Arial Narrow"/>
          <w:b/>
          <w:lang w:val="es-PE"/>
        </w:rPr>
        <w:t>Frontends</w:t>
      </w:r>
      <w:proofErr w:type="spellEnd"/>
      <w:r w:rsidRPr="001E3B91">
        <w:rPr>
          <w:rFonts w:ascii="Arial Narrow" w:hAnsi="Arial Narrow"/>
          <w:b/>
          <w:lang w:val="es-PE"/>
        </w:rPr>
        <w:t xml:space="preserve"> </w:t>
      </w:r>
    </w:p>
    <w:p w14:paraId="32E3B671" w14:textId="7DD70192" w:rsidR="004F2B51" w:rsidRPr="00C4678B" w:rsidRDefault="003C74AF" w:rsidP="00836FCA">
      <w:pPr>
        <w:ind w:left="3402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Crear </w:t>
      </w:r>
      <w:proofErr w:type="spellStart"/>
      <w:r>
        <w:rPr>
          <w:rFonts w:ascii="Arial Narrow" w:hAnsi="Arial Narrow"/>
          <w:lang w:val="es-PE"/>
        </w:rPr>
        <w:t>API’s</w:t>
      </w:r>
      <w:proofErr w:type="spellEnd"/>
      <w:r>
        <w:rPr>
          <w:rFonts w:ascii="Arial Narrow" w:hAnsi="Arial Narrow"/>
          <w:lang w:val="es-PE"/>
        </w:rPr>
        <w:t xml:space="preserve"> con la finalidad de</w:t>
      </w:r>
      <w:r w:rsidR="00AA6141">
        <w:rPr>
          <w:rFonts w:ascii="Arial Narrow" w:hAnsi="Arial Narrow"/>
          <w:lang w:val="es-PE"/>
        </w:rPr>
        <w:t xml:space="preserve"> virtualizar un servicio de Back-</w:t>
      </w:r>
      <w:proofErr w:type="spellStart"/>
      <w:r w:rsidR="00AA6141">
        <w:rPr>
          <w:rFonts w:ascii="Arial Narrow" w:hAnsi="Arial Narrow"/>
          <w:lang w:val="es-PE"/>
        </w:rPr>
        <w:t>End</w:t>
      </w:r>
      <w:proofErr w:type="spellEnd"/>
      <w:r w:rsidR="00FD2346">
        <w:rPr>
          <w:rFonts w:ascii="Arial Narrow" w:hAnsi="Arial Narrow"/>
          <w:lang w:val="es-PE"/>
        </w:rPr>
        <w:t xml:space="preserve"> y gestionar </w:t>
      </w:r>
      <w:r>
        <w:rPr>
          <w:rFonts w:ascii="Arial Narrow" w:hAnsi="Arial Narrow"/>
          <w:lang w:val="es-PE"/>
        </w:rPr>
        <w:t>el tráfico</w:t>
      </w:r>
      <w:r w:rsidR="00481F56">
        <w:rPr>
          <w:rFonts w:ascii="Arial Narrow" w:hAnsi="Arial Narrow"/>
          <w:lang w:val="es-PE"/>
        </w:rPr>
        <w:t xml:space="preserve"> (</w:t>
      </w:r>
      <w:proofErr w:type="spellStart"/>
      <w:r w:rsidR="00555478">
        <w:rPr>
          <w:rFonts w:ascii="Arial Narrow" w:hAnsi="Arial Narrow"/>
          <w:lang w:val="es-PE"/>
        </w:rPr>
        <w:t>throttling</w:t>
      </w:r>
      <w:proofErr w:type="spellEnd"/>
      <w:r w:rsidR="00481F56">
        <w:rPr>
          <w:rFonts w:ascii="Arial Narrow" w:hAnsi="Arial Narrow"/>
          <w:lang w:val="es-PE"/>
        </w:rPr>
        <w:t>)</w:t>
      </w:r>
      <w:r>
        <w:rPr>
          <w:rFonts w:ascii="Arial Narrow" w:hAnsi="Arial Narrow"/>
          <w:lang w:val="es-PE"/>
        </w:rPr>
        <w:t xml:space="preserve"> de los diferentes canales</w:t>
      </w:r>
      <w:r w:rsidR="00FD2346">
        <w:rPr>
          <w:rFonts w:ascii="Arial Narrow" w:hAnsi="Arial Narrow"/>
          <w:lang w:val="es-PE"/>
        </w:rPr>
        <w:t xml:space="preserve"> que puedan utilizarl</w:t>
      </w:r>
      <w:r w:rsidR="00CF2B8D">
        <w:rPr>
          <w:rFonts w:ascii="Arial Narrow" w:hAnsi="Arial Narrow"/>
          <w:lang w:val="es-PE"/>
        </w:rPr>
        <w:t>o.</w:t>
      </w:r>
    </w:p>
    <w:p w14:paraId="67969FEC" w14:textId="08B4B41B" w:rsidR="00EE6583" w:rsidRDefault="00884D11" w:rsidP="00836FCA">
      <w:pPr>
        <w:ind w:left="3402"/>
        <w:jc w:val="center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noProof/>
          <w:lang w:val="es-PE" w:eastAsia="es-PE"/>
        </w:rPr>
        <w:drawing>
          <wp:inline distT="0" distB="0" distL="0" distR="0" wp14:anchorId="27F7EA62" wp14:editId="180D74C6">
            <wp:extent cx="1425600" cy="1501200"/>
            <wp:effectExtent l="0" t="0" r="3175" b="3810"/>
            <wp:docPr id="6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029D184A-D771-4D25-A385-2B1E5EBB09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029D184A-D771-4D25-A385-2B1E5EBB09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5600" cy="15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1ECB" w14:textId="0517EB42" w:rsidR="008D7ECE" w:rsidRDefault="000E185A" w:rsidP="00836FCA">
      <w:pPr>
        <w:ind w:left="3402"/>
        <w:jc w:val="center"/>
      </w:pPr>
      <w:r>
        <w:object w:dxaOrig="5971" w:dyaOrig="4271" w14:anchorId="0D9586D0">
          <v:shape id="_x0000_i1028" type="#_x0000_t75" style="width:140.25pt;height:99.75pt" o:ole="">
            <v:imagedata r:id="rId32" o:title=""/>
          </v:shape>
          <o:OLEObject Type="Embed" ProgID="Visio.Drawing.11" ShapeID="_x0000_i1028" DrawAspect="Content" ObjectID="_1596024335" r:id="rId33"/>
        </w:object>
      </w:r>
    </w:p>
    <w:p w14:paraId="01A9090A" w14:textId="77777777" w:rsidR="00A848F3" w:rsidRPr="00C4678B" w:rsidRDefault="00A848F3" w:rsidP="00836FCA">
      <w:pPr>
        <w:ind w:left="3402"/>
        <w:jc w:val="center"/>
        <w:rPr>
          <w:rFonts w:ascii="Arial Narrow" w:hAnsi="Arial Narrow"/>
          <w:lang w:val="es-PE"/>
        </w:rPr>
      </w:pPr>
    </w:p>
    <w:p w14:paraId="56EA418A" w14:textId="77777777" w:rsidR="00180C20" w:rsidRPr="001E3B91" w:rsidRDefault="00EE6583" w:rsidP="00836FCA">
      <w:pPr>
        <w:pStyle w:val="ListParagraph"/>
        <w:numPr>
          <w:ilvl w:val="2"/>
          <w:numId w:val="11"/>
        </w:numPr>
        <w:ind w:left="3402"/>
        <w:rPr>
          <w:rFonts w:ascii="Arial Narrow" w:hAnsi="Arial Narrow"/>
          <w:b/>
          <w:lang w:val="es-PE"/>
        </w:rPr>
      </w:pPr>
      <w:r w:rsidRPr="001E3B91">
        <w:rPr>
          <w:rFonts w:ascii="Arial Narrow" w:hAnsi="Arial Narrow"/>
          <w:b/>
          <w:lang w:val="es-PE"/>
        </w:rPr>
        <w:t xml:space="preserve">Gateway </w:t>
      </w:r>
      <w:proofErr w:type="spellStart"/>
      <w:r w:rsidRPr="001E3B91">
        <w:rPr>
          <w:rFonts w:ascii="Arial Narrow" w:hAnsi="Arial Narrow"/>
          <w:b/>
          <w:lang w:val="es-PE"/>
        </w:rPr>
        <w:t>Aggregation</w:t>
      </w:r>
      <w:proofErr w:type="spellEnd"/>
    </w:p>
    <w:p w14:paraId="3AED1195" w14:textId="22A39E0E" w:rsidR="00EE6583" w:rsidRDefault="00180C20" w:rsidP="00836FCA">
      <w:pPr>
        <w:pStyle w:val="ListParagraph"/>
        <w:ind w:left="3402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 xml:space="preserve">Para agregar múltiples solicitudes individuales en una única solicitud. Este patrón es útil cuando un cliente debe realizar múltiples llamadas a diferentes sistemas </w:t>
      </w:r>
      <w:proofErr w:type="spellStart"/>
      <w:r w:rsidRPr="00C4678B">
        <w:rPr>
          <w:rFonts w:ascii="Arial Narrow" w:hAnsi="Arial Narrow"/>
          <w:lang w:val="es-PE"/>
        </w:rPr>
        <w:t>backend</w:t>
      </w:r>
      <w:proofErr w:type="spellEnd"/>
      <w:r w:rsidRPr="00C4678B">
        <w:rPr>
          <w:rFonts w:ascii="Arial Narrow" w:hAnsi="Arial Narrow"/>
          <w:lang w:val="es-PE"/>
        </w:rPr>
        <w:t xml:space="preserve"> para realizar una operación.</w:t>
      </w:r>
    </w:p>
    <w:p w14:paraId="79F347D7" w14:textId="77777777" w:rsidR="00A848F3" w:rsidRPr="00C4678B" w:rsidRDefault="00A848F3" w:rsidP="00836FCA">
      <w:pPr>
        <w:pStyle w:val="ListParagraph"/>
        <w:ind w:left="3402"/>
        <w:rPr>
          <w:rFonts w:ascii="Arial Narrow" w:hAnsi="Arial Narrow"/>
          <w:lang w:val="es-PE"/>
        </w:rPr>
      </w:pPr>
    </w:p>
    <w:p w14:paraId="643AB8FB" w14:textId="68169CEB" w:rsidR="00EF1F18" w:rsidRPr="00C4678B" w:rsidRDefault="007E1416" w:rsidP="00836FCA">
      <w:pPr>
        <w:pStyle w:val="ListParagraph"/>
        <w:ind w:left="3402"/>
        <w:jc w:val="center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noProof/>
          <w:lang w:val="es-PE" w:eastAsia="es-PE"/>
        </w:rPr>
        <w:drawing>
          <wp:inline distT="0" distB="0" distL="0" distR="0" wp14:anchorId="53EFF16D" wp14:editId="73C62AFE">
            <wp:extent cx="2026800" cy="2318400"/>
            <wp:effectExtent l="0" t="0" r="0" b="5715"/>
            <wp:docPr id="9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9D5CA7F1-67F2-4C4B-8066-CAFE3CE749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>
                      <a:extLst>
                        <a:ext uri="{FF2B5EF4-FFF2-40B4-BE49-F238E27FC236}">
                          <a16:creationId xmlns:a16="http://schemas.microsoft.com/office/drawing/2014/main" id="{9D5CA7F1-67F2-4C4B-8066-CAFE3CE749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8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8F48" w14:textId="77777777" w:rsidR="00EF1F18" w:rsidRPr="00C4678B" w:rsidRDefault="00EF1F18" w:rsidP="007E1416">
      <w:pPr>
        <w:rPr>
          <w:rFonts w:ascii="Arial Narrow" w:hAnsi="Arial Narrow"/>
          <w:lang w:val="es-PE"/>
        </w:rPr>
      </w:pPr>
    </w:p>
    <w:p w14:paraId="33C8441E" w14:textId="5F627766" w:rsidR="00EE6583" w:rsidRPr="001E3B91" w:rsidRDefault="00EE6583" w:rsidP="00836FCA">
      <w:pPr>
        <w:pStyle w:val="ListParagraph"/>
        <w:numPr>
          <w:ilvl w:val="2"/>
          <w:numId w:val="11"/>
        </w:numPr>
        <w:ind w:left="3402"/>
        <w:rPr>
          <w:rFonts w:ascii="Arial Narrow" w:hAnsi="Arial Narrow"/>
          <w:b/>
          <w:lang w:val="es-PE"/>
        </w:rPr>
      </w:pPr>
      <w:r w:rsidRPr="001E3B91">
        <w:rPr>
          <w:rFonts w:ascii="Arial Narrow" w:hAnsi="Arial Narrow"/>
          <w:b/>
          <w:lang w:val="es-PE"/>
        </w:rPr>
        <w:t xml:space="preserve">Gateway </w:t>
      </w:r>
      <w:proofErr w:type="spellStart"/>
      <w:r w:rsidRPr="001E3B91">
        <w:rPr>
          <w:rFonts w:ascii="Arial Narrow" w:hAnsi="Arial Narrow"/>
          <w:b/>
          <w:lang w:val="es-PE"/>
        </w:rPr>
        <w:t>Offloading</w:t>
      </w:r>
      <w:proofErr w:type="spellEnd"/>
    </w:p>
    <w:p w14:paraId="5F8B5E6B" w14:textId="7D757275" w:rsidR="007E1416" w:rsidRDefault="00214269" w:rsidP="00836FCA">
      <w:pPr>
        <w:pStyle w:val="ListParagraph"/>
        <w:ind w:left="3402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 xml:space="preserve">Simplificar el desarrollo y configuración de </w:t>
      </w:r>
      <w:proofErr w:type="spellStart"/>
      <w:r w:rsidRPr="00C4678B">
        <w:rPr>
          <w:rFonts w:ascii="Arial Narrow" w:hAnsi="Arial Narrow"/>
          <w:lang w:val="es-PE"/>
        </w:rPr>
        <w:t>APIs</w:t>
      </w:r>
      <w:proofErr w:type="spellEnd"/>
      <w:r w:rsidRPr="00C4678B">
        <w:rPr>
          <w:rFonts w:ascii="Arial Narrow" w:hAnsi="Arial Narrow"/>
          <w:lang w:val="es-PE"/>
        </w:rPr>
        <w:t xml:space="preserve"> y/o servicios eliminando la dependencia no funcional como la seguridad, registro de eventos, conectividad, transacciones, ya que una configuración o desarrollo más simple da como resultado una administración y escalabilidad más sencillas y simplifica las actualizaciones de las </w:t>
      </w:r>
      <w:proofErr w:type="spellStart"/>
      <w:r w:rsidRPr="00C4678B">
        <w:rPr>
          <w:rFonts w:ascii="Arial Narrow" w:hAnsi="Arial Narrow"/>
          <w:lang w:val="es-PE"/>
        </w:rPr>
        <w:t>API</w:t>
      </w:r>
      <w:r w:rsidR="0006010E">
        <w:rPr>
          <w:rFonts w:ascii="Arial Narrow" w:hAnsi="Arial Narrow"/>
          <w:lang w:val="es-PE"/>
        </w:rPr>
        <w:t>’</w:t>
      </w:r>
      <w:r w:rsidRPr="00C4678B">
        <w:rPr>
          <w:rFonts w:ascii="Arial Narrow" w:hAnsi="Arial Narrow"/>
          <w:lang w:val="es-PE"/>
        </w:rPr>
        <w:t>s</w:t>
      </w:r>
      <w:proofErr w:type="spellEnd"/>
      <w:r w:rsidRPr="00C4678B">
        <w:rPr>
          <w:rFonts w:ascii="Arial Narrow" w:hAnsi="Arial Narrow"/>
          <w:lang w:val="es-PE"/>
        </w:rPr>
        <w:t xml:space="preserve"> y servicios.</w:t>
      </w:r>
    </w:p>
    <w:p w14:paraId="5B56CC24" w14:textId="6B936EAE" w:rsidR="007E1416" w:rsidRDefault="00725E7B" w:rsidP="00836FCA">
      <w:pPr>
        <w:ind w:left="3402"/>
        <w:jc w:val="center"/>
        <w:rPr>
          <w:rFonts w:ascii="Arial Narrow" w:hAnsi="Arial Narrow"/>
          <w:lang w:val="es-PE"/>
        </w:rPr>
      </w:pPr>
      <w:r w:rsidRPr="00C4678B">
        <w:rPr>
          <w:noProof/>
          <w:lang w:val="es-PE" w:eastAsia="es-PE"/>
        </w:rPr>
        <w:drawing>
          <wp:inline distT="0" distB="0" distL="0" distR="0" wp14:anchorId="60FD4EA7" wp14:editId="27B78D3D">
            <wp:extent cx="3967200" cy="745200"/>
            <wp:effectExtent l="0" t="0" r="0" b="0"/>
            <wp:docPr id="11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70CE176E-08A0-43E9-9BA8-6BF29BB726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>
                      <a:extLst>
                        <a:ext uri="{FF2B5EF4-FFF2-40B4-BE49-F238E27FC236}">
                          <a16:creationId xmlns:a16="http://schemas.microsoft.com/office/drawing/2014/main" id="{70CE176E-08A0-43E9-9BA8-6BF29BB7267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57"/>
                    <a:stretch/>
                  </pic:blipFill>
                  <pic:spPr bwMode="auto">
                    <a:xfrm>
                      <a:off x="0" y="0"/>
                      <a:ext cx="3967200" cy="74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9F3B0" w14:textId="77777777" w:rsidR="00F00978" w:rsidRPr="00F74978" w:rsidRDefault="00F00978" w:rsidP="00836FCA">
      <w:pPr>
        <w:ind w:left="3402"/>
        <w:jc w:val="center"/>
        <w:rPr>
          <w:rFonts w:ascii="Arial Narrow" w:hAnsi="Arial Narrow"/>
          <w:lang w:val="es-PE"/>
        </w:rPr>
      </w:pPr>
    </w:p>
    <w:p w14:paraId="2A02FB6B" w14:textId="1C44DD99" w:rsidR="00C86A6D" w:rsidRPr="001E3B91" w:rsidRDefault="00EE6583" w:rsidP="00836FCA">
      <w:pPr>
        <w:pStyle w:val="ListParagraph"/>
        <w:numPr>
          <w:ilvl w:val="2"/>
          <w:numId w:val="11"/>
        </w:numPr>
        <w:ind w:left="3402"/>
        <w:rPr>
          <w:rFonts w:ascii="Arial Narrow" w:hAnsi="Arial Narrow"/>
          <w:b/>
          <w:lang w:val="es-PE"/>
        </w:rPr>
      </w:pPr>
      <w:r w:rsidRPr="001E3B91">
        <w:rPr>
          <w:rFonts w:ascii="Arial Narrow" w:hAnsi="Arial Narrow"/>
          <w:b/>
          <w:lang w:val="es-PE"/>
        </w:rPr>
        <w:t xml:space="preserve">Gateway </w:t>
      </w:r>
      <w:proofErr w:type="spellStart"/>
      <w:r w:rsidRPr="001E3B91">
        <w:rPr>
          <w:rFonts w:ascii="Arial Narrow" w:hAnsi="Arial Narrow"/>
          <w:b/>
          <w:lang w:val="es-PE"/>
        </w:rPr>
        <w:t>Routing</w:t>
      </w:r>
      <w:proofErr w:type="spellEnd"/>
    </w:p>
    <w:p w14:paraId="18F5F214" w14:textId="13D8F657" w:rsidR="001210DD" w:rsidRDefault="001210DD" w:rsidP="00836FCA">
      <w:pPr>
        <w:pStyle w:val="ListParagraph"/>
        <w:ind w:left="3402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 xml:space="preserve">Con este patrón la aplicación </w:t>
      </w:r>
      <w:proofErr w:type="spellStart"/>
      <w:r w:rsidRPr="00C4678B">
        <w:rPr>
          <w:rFonts w:ascii="Arial Narrow" w:hAnsi="Arial Narrow"/>
          <w:lang w:val="es-PE"/>
        </w:rPr>
        <w:t>frontend</w:t>
      </w:r>
      <w:proofErr w:type="spellEnd"/>
      <w:r w:rsidRPr="00C4678B">
        <w:rPr>
          <w:rFonts w:ascii="Arial Narrow" w:hAnsi="Arial Narrow"/>
          <w:lang w:val="es-PE"/>
        </w:rPr>
        <w:t xml:space="preserve"> solo necesita conocer y comunicarse con un único punto final, si un servicio se consolida o se descompone, el </w:t>
      </w:r>
      <w:proofErr w:type="spellStart"/>
      <w:r w:rsidRPr="00C4678B">
        <w:rPr>
          <w:rFonts w:ascii="Arial Narrow" w:hAnsi="Arial Narrow"/>
          <w:lang w:val="es-PE"/>
        </w:rPr>
        <w:t>frontend</w:t>
      </w:r>
      <w:proofErr w:type="spellEnd"/>
      <w:r w:rsidRPr="00C4678B">
        <w:rPr>
          <w:rFonts w:ascii="Arial Narrow" w:hAnsi="Arial Narrow"/>
          <w:lang w:val="es-PE"/>
        </w:rPr>
        <w:t xml:space="preserve"> no necesariamente requiere actualización. Puede continuar realizando solicitudes al API Gateway solo con cambiar el enrutamiento.</w:t>
      </w:r>
    </w:p>
    <w:p w14:paraId="6511C216" w14:textId="73EBC9C2" w:rsidR="00082820" w:rsidRDefault="00725E7B" w:rsidP="00836FCA">
      <w:pPr>
        <w:pStyle w:val="ListParagraph"/>
        <w:ind w:left="3402"/>
        <w:jc w:val="center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noProof/>
          <w:lang w:val="es-PE" w:eastAsia="es-PE"/>
        </w:rPr>
        <w:drawing>
          <wp:inline distT="0" distB="0" distL="0" distR="0" wp14:anchorId="372C761F" wp14:editId="1D4391EA">
            <wp:extent cx="4021464" cy="995791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535" cy="9980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A7FB6F" w14:textId="77777777" w:rsidR="00F00978" w:rsidRDefault="00F00978" w:rsidP="00836FCA">
      <w:pPr>
        <w:pStyle w:val="ListParagraph"/>
        <w:ind w:left="3402"/>
        <w:jc w:val="center"/>
        <w:rPr>
          <w:rFonts w:ascii="Arial Narrow" w:hAnsi="Arial Narrow"/>
          <w:lang w:val="es-PE"/>
        </w:rPr>
      </w:pPr>
    </w:p>
    <w:p w14:paraId="4F8EAE80" w14:textId="4347AF31" w:rsidR="002F44A0" w:rsidRPr="001E3B91" w:rsidRDefault="002F44A0" w:rsidP="002F44A0">
      <w:pPr>
        <w:pStyle w:val="ListParagraph"/>
        <w:numPr>
          <w:ilvl w:val="1"/>
          <w:numId w:val="11"/>
        </w:numPr>
        <w:ind w:left="2977"/>
        <w:rPr>
          <w:rFonts w:ascii="Arial Narrow" w:hAnsi="Arial Narrow"/>
          <w:b/>
          <w:lang w:val="es-PE"/>
        </w:rPr>
      </w:pPr>
      <w:proofErr w:type="spellStart"/>
      <w:r w:rsidRPr="001E3B91">
        <w:rPr>
          <w:rFonts w:ascii="Arial Narrow" w:hAnsi="Arial Narrow"/>
          <w:b/>
          <w:lang w:val="es-PE"/>
        </w:rPr>
        <w:t>Swagger</w:t>
      </w:r>
      <w:proofErr w:type="spellEnd"/>
      <w:r w:rsidRPr="001E3B91">
        <w:rPr>
          <w:rFonts w:ascii="Arial Narrow" w:hAnsi="Arial Narrow"/>
          <w:b/>
          <w:lang w:val="es-PE"/>
        </w:rPr>
        <w:t xml:space="preserve"> </w:t>
      </w:r>
      <w:proofErr w:type="spellStart"/>
      <w:r w:rsidRPr="001E3B91">
        <w:rPr>
          <w:rFonts w:ascii="Arial Narrow" w:hAnsi="Arial Narrow"/>
          <w:b/>
          <w:lang w:val="es-PE"/>
        </w:rPr>
        <w:t>Service</w:t>
      </w:r>
      <w:proofErr w:type="spellEnd"/>
      <w:r w:rsidRPr="001E3B91">
        <w:rPr>
          <w:rFonts w:ascii="Arial Narrow" w:hAnsi="Arial Narrow"/>
          <w:b/>
          <w:lang w:val="es-PE"/>
        </w:rPr>
        <w:t xml:space="preserve"> </w:t>
      </w:r>
      <w:proofErr w:type="spellStart"/>
      <w:r w:rsidRPr="001E3B91">
        <w:rPr>
          <w:rFonts w:ascii="Arial Narrow" w:hAnsi="Arial Narrow"/>
          <w:b/>
          <w:lang w:val="es-PE"/>
        </w:rPr>
        <w:t>Wizard</w:t>
      </w:r>
      <w:proofErr w:type="spellEnd"/>
    </w:p>
    <w:p w14:paraId="3018B129" w14:textId="08FC48E1" w:rsidR="002F44A0" w:rsidRDefault="002A525E" w:rsidP="002F44A0">
      <w:pPr>
        <w:pStyle w:val="ListParagraph"/>
        <w:ind w:left="2977"/>
        <w:rPr>
          <w:rFonts w:ascii="Arial Narrow" w:hAnsi="Arial Narrow"/>
          <w:lang w:val="es-PE"/>
        </w:rPr>
      </w:pPr>
      <w:r w:rsidRPr="002A525E">
        <w:rPr>
          <w:rFonts w:ascii="Arial Narrow" w:hAnsi="Arial Narrow"/>
          <w:lang w:val="es-ES"/>
        </w:rPr>
        <w:t xml:space="preserve">Serie de reglas, especificaciones y herramientas que nos ayudan a documentar nuestras </w:t>
      </w:r>
      <w:proofErr w:type="spellStart"/>
      <w:r w:rsidRPr="002A525E">
        <w:rPr>
          <w:rFonts w:ascii="Arial Narrow" w:hAnsi="Arial Narrow"/>
          <w:lang w:val="es-ES"/>
        </w:rPr>
        <w:t>API</w:t>
      </w:r>
      <w:r>
        <w:rPr>
          <w:rFonts w:ascii="Arial Narrow" w:hAnsi="Arial Narrow"/>
          <w:lang w:val="es-ES"/>
        </w:rPr>
        <w:t>’</w:t>
      </w:r>
      <w:r w:rsidRPr="002A525E">
        <w:rPr>
          <w:rFonts w:ascii="Arial Narrow" w:hAnsi="Arial Narrow"/>
          <w:lang w:val="es-ES"/>
        </w:rPr>
        <w:t>s</w:t>
      </w:r>
      <w:proofErr w:type="spellEnd"/>
      <w:r w:rsidRPr="002A525E">
        <w:rPr>
          <w:rFonts w:ascii="Arial Narrow" w:hAnsi="Arial Narrow"/>
          <w:lang w:val="es-ES"/>
        </w:rPr>
        <w:t xml:space="preserve">. De esta manera, podemos realizar documentación que sea </w:t>
      </w:r>
      <w:r w:rsidRPr="002A525E">
        <w:rPr>
          <w:rFonts w:ascii="Arial Narrow" w:hAnsi="Arial Narrow"/>
          <w:lang w:val="es-ES"/>
        </w:rPr>
        <w:lastRenderedPageBreak/>
        <w:t xml:space="preserve">realmente útil para las personas que la necesitan. </w:t>
      </w:r>
      <w:proofErr w:type="spellStart"/>
      <w:r w:rsidRPr="002A525E">
        <w:rPr>
          <w:rFonts w:ascii="Arial Narrow" w:hAnsi="Arial Narrow"/>
          <w:lang w:val="es-ES"/>
        </w:rPr>
        <w:t>Swagger</w:t>
      </w:r>
      <w:proofErr w:type="spellEnd"/>
      <w:r>
        <w:rPr>
          <w:rFonts w:ascii="Arial Narrow" w:hAnsi="Arial Narrow"/>
          <w:lang w:val="es-ES"/>
        </w:rPr>
        <w:t xml:space="preserve"> </w:t>
      </w:r>
      <w:proofErr w:type="spellStart"/>
      <w:r>
        <w:rPr>
          <w:rFonts w:ascii="Arial Narrow" w:hAnsi="Arial Narrow"/>
          <w:lang w:val="es-ES"/>
        </w:rPr>
        <w:t>Service</w:t>
      </w:r>
      <w:proofErr w:type="spellEnd"/>
      <w:r w:rsidRPr="002A525E">
        <w:rPr>
          <w:rFonts w:ascii="Arial Narrow" w:hAnsi="Arial Narrow"/>
          <w:lang w:val="es-ES"/>
        </w:rPr>
        <w:t xml:space="preserve"> nos ayuda a crear documentación que todo el mundo entienda.</w:t>
      </w:r>
      <w:r w:rsidR="00CC117B">
        <w:rPr>
          <w:rFonts w:ascii="Arial Narrow" w:hAnsi="Arial Narrow"/>
          <w:lang w:val="es-ES"/>
        </w:rPr>
        <w:t xml:space="preserve"> </w:t>
      </w:r>
    </w:p>
    <w:p w14:paraId="39E475D7" w14:textId="77777777" w:rsidR="002F44A0" w:rsidRPr="002F44A0" w:rsidRDefault="002F44A0" w:rsidP="002F44A0">
      <w:pPr>
        <w:rPr>
          <w:rFonts w:ascii="Arial Narrow" w:hAnsi="Arial Narrow"/>
          <w:lang w:val="es-PE"/>
        </w:rPr>
      </w:pPr>
    </w:p>
    <w:p w14:paraId="44285046" w14:textId="53DB1E16" w:rsidR="00163751" w:rsidRDefault="00163751" w:rsidP="00163751">
      <w:pPr>
        <w:pStyle w:val="Heading4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Capacidades</w:t>
      </w:r>
    </w:p>
    <w:tbl>
      <w:tblPr>
        <w:tblStyle w:val="TableStyle1"/>
        <w:tblW w:w="3857" w:type="pct"/>
        <w:tblInd w:w="1972" w:type="dxa"/>
        <w:tblLayout w:type="fixed"/>
        <w:tblLook w:val="04A0" w:firstRow="1" w:lastRow="0" w:firstColumn="1" w:lastColumn="0" w:noHBand="0" w:noVBand="1"/>
      </w:tblPr>
      <w:tblGrid>
        <w:gridCol w:w="2254"/>
        <w:gridCol w:w="5144"/>
      </w:tblGrid>
      <w:tr w:rsidR="00AB22AF" w:rsidRPr="00DA34DF" w14:paraId="40CA08CE" w14:textId="77777777" w:rsidTr="005D23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2254" w:type="dxa"/>
          </w:tcPr>
          <w:p w14:paraId="43D67B44" w14:textId="77777777" w:rsidR="00AB22AF" w:rsidRPr="00DA34DF" w:rsidRDefault="00AB22AF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Capacidad</w:t>
            </w:r>
          </w:p>
        </w:tc>
        <w:tc>
          <w:tcPr>
            <w:tcW w:w="5144" w:type="dxa"/>
          </w:tcPr>
          <w:p w14:paraId="1643C42F" w14:textId="77777777" w:rsidR="00AB22AF" w:rsidRPr="00DA34DF" w:rsidRDefault="00AB22AF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Descripción</w:t>
            </w:r>
          </w:p>
        </w:tc>
      </w:tr>
      <w:tr w:rsidR="00AB22AF" w:rsidRPr="00CA7508" w14:paraId="395D2C94" w14:textId="77777777" w:rsidTr="005D23D7">
        <w:trPr>
          <w:cantSplit/>
        </w:trPr>
        <w:tc>
          <w:tcPr>
            <w:tcW w:w="2254" w:type="dxa"/>
          </w:tcPr>
          <w:p w14:paraId="21C0967D" w14:textId="0E86D9DE" w:rsidR="00AB22AF" w:rsidRPr="00DA34DF" w:rsidRDefault="00AB22AF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 xml:space="preserve">Soporte </w:t>
            </w:r>
            <w:proofErr w:type="spellStart"/>
            <w:r w:rsidRPr="00DA34DF">
              <w:rPr>
                <w:rFonts w:ascii="Arial Narrow" w:hAnsi="Arial Narrow"/>
                <w:lang w:val="es-PE"/>
              </w:rPr>
              <w:t>API’s</w:t>
            </w:r>
            <w:proofErr w:type="spellEnd"/>
            <w:r w:rsidRPr="00DA34DF">
              <w:rPr>
                <w:rFonts w:ascii="Arial Narrow" w:hAnsi="Arial Narrow"/>
                <w:lang w:val="es-PE"/>
              </w:rPr>
              <w:t xml:space="preserve"> y Microservicios</w:t>
            </w:r>
          </w:p>
        </w:tc>
        <w:tc>
          <w:tcPr>
            <w:tcW w:w="5144" w:type="dxa"/>
          </w:tcPr>
          <w:p w14:paraId="7459F01B" w14:textId="2332174A" w:rsidR="00AB22AF" w:rsidRPr="00DA34DF" w:rsidRDefault="00601DCB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Estilo de programación orientada a soportar capacidades muy granulares</w:t>
            </w:r>
          </w:p>
        </w:tc>
      </w:tr>
      <w:tr w:rsidR="00AB22AF" w:rsidRPr="00CA7508" w14:paraId="2D389FC8" w14:textId="77777777" w:rsidTr="005D23D7">
        <w:trPr>
          <w:cantSplit/>
        </w:trPr>
        <w:tc>
          <w:tcPr>
            <w:tcW w:w="2254" w:type="dxa"/>
          </w:tcPr>
          <w:p w14:paraId="4683EB7A" w14:textId="53DBB71B" w:rsidR="00AB22AF" w:rsidRPr="00DA34DF" w:rsidRDefault="00AB22AF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Autenticación y Autorización</w:t>
            </w:r>
          </w:p>
        </w:tc>
        <w:tc>
          <w:tcPr>
            <w:tcW w:w="5144" w:type="dxa"/>
          </w:tcPr>
          <w:p w14:paraId="4DED8C9F" w14:textId="209E6675" w:rsidR="00AB22AF" w:rsidRPr="00DA34DF" w:rsidRDefault="00FF4F80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Acceso a los recursos de</w:t>
            </w:r>
            <w:r w:rsidR="00047017">
              <w:rPr>
                <w:rFonts w:ascii="Arial Narrow" w:hAnsi="Arial Narrow"/>
                <w:lang w:val="es-PE"/>
              </w:rPr>
              <w:t>sde</w:t>
            </w:r>
            <w:r w:rsidRPr="00DA34DF">
              <w:rPr>
                <w:rFonts w:ascii="Arial Narrow" w:hAnsi="Arial Narrow"/>
                <w:lang w:val="es-PE"/>
              </w:rPr>
              <w:t xml:space="preserve"> la capa Front-</w:t>
            </w:r>
            <w:proofErr w:type="spellStart"/>
            <w:r w:rsidRPr="00DA34DF">
              <w:rPr>
                <w:rFonts w:ascii="Arial Narrow" w:hAnsi="Arial Narrow"/>
                <w:lang w:val="es-PE"/>
              </w:rPr>
              <w:t>End</w:t>
            </w:r>
            <w:proofErr w:type="spellEnd"/>
            <w:r w:rsidRPr="00DA34DF">
              <w:rPr>
                <w:rFonts w:ascii="Arial Narrow" w:hAnsi="Arial Narrow"/>
                <w:lang w:val="es-PE"/>
              </w:rPr>
              <w:t xml:space="preserve"> y Back-</w:t>
            </w:r>
            <w:proofErr w:type="spellStart"/>
            <w:r w:rsidRPr="00DA34DF">
              <w:rPr>
                <w:rFonts w:ascii="Arial Narrow" w:hAnsi="Arial Narrow"/>
                <w:lang w:val="es-PE"/>
              </w:rPr>
              <w:t>End</w:t>
            </w:r>
            <w:proofErr w:type="spellEnd"/>
            <w:r w:rsidRPr="00DA34DF">
              <w:rPr>
                <w:rFonts w:ascii="Arial Narrow" w:hAnsi="Arial Narrow"/>
                <w:lang w:val="es-PE"/>
              </w:rPr>
              <w:t>.</w:t>
            </w:r>
          </w:p>
        </w:tc>
      </w:tr>
      <w:tr w:rsidR="00AB22AF" w:rsidRPr="00CA7508" w14:paraId="55F2F7B3" w14:textId="77777777" w:rsidTr="005D23D7">
        <w:trPr>
          <w:cantSplit/>
        </w:trPr>
        <w:tc>
          <w:tcPr>
            <w:tcW w:w="2254" w:type="dxa"/>
          </w:tcPr>
          <w:p w14:paraId="70568456" w14:textId="33941044" w:rsidR="00AB22AF" w:rsidRPr="00DA34DF" w:rsidRDefault="00AB22AF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Transacciones Síncronas</w:t>
            </w:r>
          </w:p>
        </w:tc>
        <w:tc>
          <w:tcPr>
            <w:tcW w:w="5144" w:type="dxa"/>
          </w:tcPr>
          <w:p w14:paraId="421FB86D" w14:textId="347F2972" w:rsidR="00FD694C" w:rsidRPr="00DA34DF" w:rsidRDefault="00FD694C" w:rsidP="0002164A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Permite la ejecución de transacciones síncronas únicamente.</w:t>
            </w:r>
          </w:p>
        </w:tc>
      </w:tr>
      <w:tr w:rsidR="00AB22AF" w:rsidRPr="00CA7508" w14:paraId="0E721636" w14:textId="77777777" w:rsidTr="005D23D7">
        <w:trPr>
          <w:cantSplit/>
        </w:trPr>
        <w:tc>
          <w:tcPr>
            <w:tcW w:w="2254" w:type="dxa"/>
          </w:tcPr>
          <w:p w14:paraId="65158084" w14:textId="3DAFF77C" w:rsidR="00AB22AF" w:rsidRPr="00DA34DF" w:rsidRDefault="00AB22AF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Seguridad OWASP Top 10</w:t>
            </w:r>
          </w:p>
        </w:tc>
        <w:tc>
          <w:tcPr>
            <w:tcW w:w="5144" w:type="dxa"/>
          </w:tcPr>
          <w:p w14:paraId="04F036C7" w14:textId="0AC81B21" w:rsidR="00AB22AF" w:rsidRPr="00DA34DF" w:rsidRDefault="002D5C02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 w:cs="Arial"/>
                <w:color w:val="000000" w:themeColor="text1"/>
                <w:shd w:val="clear" w:color="auto" w:fill="FFFFFF"/>
                <w:lang w:val="es-PE"/>
              </w:rPr>
              <w:t>Los diez riesgos más críticos para Aplicaciones Web y servicios Web</w:t>
            </w:r>
          </w:p>
        </w:tc>
      </w:tr>
      <w:tr w:rsidR="00AB22AF" w:rsidRPr="00CA7508" w14:paraId="612832D3" w14:textId="77777777" w:rsidTr="005D23D7">
        <w:trPr>
          <w:cantSplit/>
        </w:trPr>
        <w:tc>
          <w:tcPr>
            <w:tcW w:w="2254" w:type="dxa"/>
          </w:tcPr>
          <w:p w14:paraId="7B4F7FBE" w14:textId="4B3317F2" w:rsidR="00AB22AF" w:rsidRPr="00DA34DF" w:rsidRDefault="00AB22AF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Validación de Esquemas</w:t>
            </w:r>
          </w:p>
        </w:tc>
        <w:tc>
          <w:tcPr>
            <w:tcW w:w="5144" w:type="dxa"/>
          </w:tcPr>
          <w:p w14:paraId="33E48752" w14:textId="370540EE" w:rsidR="00AB22AF" w:rsidRPr="00DA34DF" w:rsidRDefault="0038607B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Acción que valida las estructuras de los mensajes en los servicios web tanto SOAP como REST.</w:t>
            </w:r>
          </w:p>
        </w:tc>
      </w:tr>
      <w:tr w:rsidR="00AB22AF" w:rsidRPr="00CA7508" w14:paraId="53C87819" w14:textId="77777777" w:rsidTr="005D23D7">
        <w:trPr>
          <w:cantSplit/>
        </w:trPr>
        <w:tc>
          <w:tcPr>
            <w:tcW w:w="2254" w:type="dxa"/>
          </w:tcPr>
          <w:p w14:paraId="5E32A0EB" w14:textId="23144C12" w:rsidR="00AB22AF" w:rsidRPr="00DA34DF" w:rsidRDefault="00AB22AF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Ruteo</w:t>
            </w:r>
          </w:p>
        </w:tc>
        <w:tc>
          <w:tcPr>
            <w:tcW w:w="5144" w:type="dxa"/>
          </w:tcPr>
          <w:p w14:paraId="57543029" w14:textId="70FFD259" w:rsidR="00AB22AF" w:rsidRPr="00DA34DF" w:rsidRDefault="002717BE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 xml:space="preserve">Proxy de </w:t>
            </w:r>
            <w:r w:rsidR="005376D4" w:rsidRPr="00DA34DF">
              <w:rPr>
                <w:rFonts w:ascii="Arial Narrow" w:hAnsi="Arial Narrow"/>
                <w:lang w:val="es-PE"/>
              </w:rPr>
              <w:t>servicios</w:t>
            </w:r>
            <w:r w:rsidRPr="00DA34DF">
              <w:rPr>
                <w:rFonts w:ascii="Arial Narrow" w:hAnsi="Arial Narrow"/>
                <w:lang w:val="es-PE"/>
              </w:rPr>
              <w:t xml:space="preserve"> hacia la capa </w:t>
            </w:r>
            <w:r w:rsidR="005376D4" w:rsidRPr="00DA34DF">
              <w:rPr>
                <w:rFonts w:ascii="Arial Narrow" w:hAnsi="Arial Narrow"/>
                <w:lang w:val="es-PE"/>
              </w:rPr>
              <w:t>B</w:t>
            </w:r>
            <w:r w:rsidRPr="00DA34DF">
              <w:rPr>
                <w:rFonts w:ascii="Arial Narrow" w:hAnsi="Arial Narrow"/>
                <w:lang w:val="es-PE"/>
              </w:rPr>
              <w:t>ack-</w:t>
            </w:r>
            <w:proofErr w:type="spellStart"/>
            <w:r w:rsidR="005376D4" w:rsidRPr="00DA34DF">
              <w:rPr>
                <w:rFonts w:ascii="Arial Narrow" w:hAnsi="Arial Narrow"/>
                <w:lang w:val="es-PE"/>
              </w:rPr>
              <w:t>E</w:t>
            </w:r>
            <w:r w:rsidRPr="00DA34DF">
              <w:rPr>
                <w:rFonts w:ascii="Arial Narrow" w:hAnsi="Arial Narrow"/>
                <w:lang w:val="es-PE"/>
              </w:rPr>
              <w:t>nd</w:t>
            </w:r>
            <w:proofErr w:type="spellEnd"/>
          </w:p>
        </w:tc>
      </w:tr>
      <w:tr w:rsidR="00AB22AF" w:rsidRPr="00CA7508" w14:paraId="40D16E9E" w14:textId="77777777" w:rsidTr="005D23D7">
        <w:trPr>
          <w:cantSplit/>
        </w:trPr>
        <w:tc>
          <w:tcPr>
            <w:tcW w:w="2254" w:type="dxa"/>
          </w:tcPr>
          <w:p w14:paraId="4CB443CD" w14:textId="0F9BD68E" w:rsidR="00AB22AF" w:rsidRPr="00DA34DF" w:rsidRDefault="00AB22AF" w:rsidP="00AB22AF">
            <w:pPr>
              <w:rPr>
                <w:rFonts w:ascii="Arial Narrow" w:hAnsi="Arial Narrow"/>
                <w:lang w:val="es-PE"/>
              </w:rPr>
            </w:pPr>
            <w:proofErr w:type="spellStart"/>
            <w:r w:rsidRPr="00DA34DF">
              <w:rPr>
                <w:rFonts w:ascii="Arial Narrow" w:hAnsi="Arial Narrow"/>
                <w:lang w:val="es-PE"/>
              </w:rPr>
              <w:t>Throttling</w:t>
            </w:r>
            <w:proofErr w:type="spellEnd"/>
            <w:r w:rsidRPr="00DA34DF">
              <w:rPr>
                <w:rFonts w:ascii="Arial Narrow" w:hAnsi="Arial Narrow"/>
                <w:lang w:val="es-PE"/>
              </w:rPr>
              <w:t xml:space="preserve"> &amp; SLA </w:t>
            </w:r>
            <w:r w:rsidR="00622C1B">
              <w:rPr>
                <w:rFonts w:ascii="Arial Narrow" w:hAnsi="Arial Narrow"/>
                <w:lang w:val="es-PE"/>
              </w:rPr>
              <w:t xml:space="preserve">en </w:t>
            </w:r>
            <w:r w:rsidRPr="00DA34DF">
              <w:rPr>
                <w:rFonts w:ascii="Arial Narrow" w:hAnsi="Arial Narrow"/>
                <w:lang w:val="es-PE"/>
              </w:rPr>
              <w:t>Servicios</w:t>
            </w:r>
          </w:p>
        </w:tc>
        <w:tc>
          <w:tcPr>
            <w:tcW w:w="5144" w:type="dxa"/>
          </w:tcPr>
          <w:p w14:paraId="3A99FED1" w14:textId="7757284F" w:rsidR="00AB22AF" w:rsidRPr="00DA34DF" w:rsidRDefault="005376D4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 xml:space="preserve">Capacidad que permite limitar el tráfico de las transacciones a los servicios y </w:t>
            </w:r>
            <w:proofErr w:type="spellStart"/>
            <w:r w:rsidRPr="00DA34DF">
              <w:rPr>
                <w:rFonts w:ascii="Arial Narrow" w:hAnsi="Arial Narrow"/>
                <w:lang w:val="es-PE"/>
              </w:rPr>
              <w:t>API’s</w:t>
            </w:r>
            <w:proofErr w:type="spellEnd"/>
            <w:r w:rsidRPr="00DA34DF">
              <w:rPr>
                <w:rFonts w:ascii="Arial Narrow" w:hAnsi="Arial Narrow"/>
                <w:lang w:val="es-PE"/>
              </w:rPr>
              <w:t>.</w:t>
            </w:r>
          </w:p>
        </w:tc>
      </w:tr>
      <w:tr w:rsidR="00AB22AF" w:rsidRPr="00CA7508" w14:paraId="252C6BEA" w14:textId="77777777" w:rsidTr="005D23D7">
        <w:trPr>
          <w:cantSplit/>
        </w:trPr>
        <w:tc>
          <w:tcPr>
            <w:tcW w:w="2254" w:type="dxa"/>
          </w:tcPr>
          <w:p w14:paraId="3D8D834F" w14:textId="7E26572C" w:rsidR="00AB22AF" w:rsidRPr="00DA34DF" w:rsidRDefault="00AB22AF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Múltiples protocolos</w:t>
            </w:r>
          </w:p>
        </w:tc>
        <w:tc>
          <w:tcPr>
            <w:tcW w:w="5144" w:type="dxa"/>
          </w:tcPr>
          <w:p w14:paraId="78F3345A" w14:textId="4F0640F3" w:rsidR="00AB22AF" w:rsidRPr="00DA34DF" w:rsidRDefault="00B9272C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 xml:space="preserve">Permite la ejecución de todos los protocolos estándares de aplicación </w:t>
            </w:r>
            <w:r w:rsidR="00A16855" w:rsidRPr="00DA34DF">
              <w:rPr>
                <w:rFonts w:ascii="Arial Narrow" w:hAnsi="Arial Narrow"/>
                <w:lang w:val="es-PE"/>
              </w:rPr>
              <w:t>definidos</w:t>
            </w:r>
            <w:r w:rsidRPr="00DA34DF">
              <w:rPr>
                <w:rFonts w:ascii="Arial Narrow" w:hAnsi="Arial Narrow"/>
                <w:lang w:val="es-PE"/>
              </w:rPr>
              <w:t>.</w:t>
            </w:r>
          </w:p>
        </w:tc>
      </w:tr>
      <w:tr w:rsidR="00AB22AF" w:rsidRPr="00CA7508" w14:paraId="22AFB1AF" w14:textId="77777777" w:rsidTr="005D23D7">
        <w:trPr>
          <w:cantSplit/>
        </w:trPr>
        <w:tc>
          <w:tcPr>
            <w:tcW w:w="2254" w:type="dxa"/>
          </w:tcPr>
          <w:p w14:paraId="3434B65E" w14:textId="0FF78CDB" w:rsidR="00AB22AF" w:rsidRPr="00DA34DF" w:rsidRDefault="00AB22AF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 xml:space="preserve">Virtualización y Exposición </w:t>
            </w:r>
            <w:proofErr w:type="spellStart"/>
            <w:r w:rsidRPr="00DA34DF">
              <w:rPr>
                <w:rFonts w:ascii="Arial Narrow" w:hAnsi="Arial Narrow"/>
                <w:lang w:val="es-PE"/>
              </w:rPr>
              <w:t>API’s</w:t>
            </w:r>
            <w:proofErr w:type="spellEnd"/>
          </w:p>
        </w:tc>
        <w:tc>
          <w:tcPr>
            <w:tcW w:w="5144" w:type="dxa"/>
          </w:tcPr>
          <w:p w14:paraId="6544FD20" w14:textId="23AE8753" w:rsidR="00AB22AF" w:rsidRPr="00DA34DF" w:rsidRDefault="001F0BF0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Permite exponer interfaces fuera de la implementación de los servicios ubicados en el Back-</w:t>
            </w:r>
            <w:proofErr w:type="spellStart"/>
            <w:r w:rsidRPr="00DA34DF">
              <w:rPr>
                <w:rFonts w:ascii="Arial Narrow" w:hAnsi="Arial Narrow"/>
                <w:lang w:val="es-PE"/>
              </w:rPr>
              <w:t>End</w:t>
            </w:r>
            <w:proofErr w:type="spellEnd"/>
            <w:r w:rsidRPr="00DA34DF">
              <w:rPr>
                <w:rFonts w:ascii="Arial Narrow" w:hAnsi="Arial Narrow"/>
                <w:lang w:val="es-PE"/>
              </w:rPr>
              <w:t>.</w:t>
            </w:r>
          </w:p>
        </w:tc>
      </w:tr>
      <w:tr w:rsidR="00AB22AF" w:rsidRPr="00CA7508" w14:paraId="39183B3A" w14:textId="77777777" w:rsidTr="005D23D7">
        <w:trPr>
          <w:cantSplit/>
        </w:trPr>
        <w:tc>
          <w:tcPr>
            <w:tcW w:w="2254" w:type="dxa"/>
          </w:tcPr>
          <w:p w14:paraId="4940401E" w14:textId="0B18F465" w:rsidR="00AB22AF" w:rsidRPr="00DA34DF" w:rsidRDefault="00AB22AF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 xml:space="preserve">Orquestación y Agregación </w:t>
            </w:r>
            <w:proofErr w:type="spellStart"/>
            <w:r w:rsidRPr="00DA34DF">
              <w:rPr>
                <w:rFonts w:ascii="Arial Narrow" w:hAnsi="Arial Narrow"/>
                <w:lang w:val="es-PE"/>
              </w:rPr>
              <w:t>API’s</w:t>
            </w:r>
            <w:proofErr w:type="spellEnd"/>
          </w:p>
        </w:tc>
        <w:tc>
          <w:tcPr>
            <w:tcW w:w="5144" w:type="dxa"/>
          </w:tcPr>
          <w:p w14:paraId="40E8ABEB" w14:textId="768D48C8" w:rsidR="00AB22AF" w:rsidRPr="00DA34DF" w:rsidRDefault="00D642B0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Permite reducir la cantidad de llamadas a los servicios del Back-</w:t>
            </w:r>
            <w:proofErr w:type="spellStart"/>
            <w:r w:rsidRPr="00DA34DF">
              <w:rPr>
                <w:rFonts w:ascii="Arial Narrow" w:hAnsi="Arial Narrow"/>
                <w:lang w:val="es-PE"/>
              </w:rPr>
              <w:t>End</w:t>
            </w:r>
            <w:proofErr w:type="spellEnd"/>
            <w:r w:rsidRPr="00DA34DF">
              <w:rPr>
                <w:rFonts w:ascii="Arial Narrow" w:hAnsi="Arial Narrow"/>
                <w:lang w:val="es-PE"/>
              </w:rPr>
              <w:t>.</w:t>
            </w:r>
          </w:p>
        </w:tc>
      </w:tr>
      <w:tr w:rsidR="00AB22AF" w:rsidRPr="00CA7508" w14:paraId="02A46A77" w14:textId="77777777" w:rsidTr="005D23D7">
        <w:trPr>
          <w:cantSplit/>
        </w:trPr>
        <w:tc>
          <w:tcPr>
            <w:tcW w:w="2254" w:type="dxa"/>
          </w:tcPr>
          <w:p w14:paraId="71A4E647" w14:textId="1E83B01A" w:rsidR="00AB22AF" w:rsidRPr="00DA34DF" w:rsidRDefault="00AB22AF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OAuth 2.0</w:t>
            </w:r>
          </w:p>
        </w:tc>
        <w:tc>
          <w:tcPr>
            <w:tcW w:w="5144" w:type="dxa"/>
          </w:tcPr>
          <w:p w14:paraId="5E231333" w14:textId="552A9415" w:rsidR="00AB22AF" w:rsidRPr="00DA34DF" w:rsidRDefault="000C7059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Protocolo de seguridad para manejar el accesos y autenticación a los servicios del Back-</w:t>
            </w:r>
            <w:proofErr w:type="spellStart"/>
            <w:r w:rsidRPr="00DA34DF">
              <w:rPr>
                <w:rFonts w:ascii="Arial Narrow" w:hAnsi="Arial Narrow"/>
                <w:lang w:val="es-PE"/>
              </w:rPr>
              <w:t>End</w:t>
            </w:r>
            <w:proofErr w:type="spellEnd"/>
            <w:r w:rsidRPr="00DA34DF">
              <w:rPr>
                <w:rFonts w:ascii="Arial Narrow" w:hAnsi="Arial Narrow"/>
                <w:lang w:val="es-PE"/>
              </w:rPr>
              <w:t>.</w:t>
            </w:r>
          </w:p>
        </w:tc>
      </w:tr>
      <w:tr w:rsidR="0028124F" w:rsidRPr="00CA7508" w14:paraId="27540B3B" w14:textId="77777777" w:rsidTr="005D23D7">
        <w:trPr>
          <w:cantSplit/>
        </w:trPr>
        <w:tc>
          <w:tcPr>
            <w:tcW w:w="2254" w:type="dxa"/>
          </w:tcPr>
          <w:p w14:paraId="78951006" w14:textId="110CC112" w:rsidR="0028124F" w:rsidRPr="00DA34DF" w:rsidRDefault="0028124F" w:rsidP="0028124F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Transformación</w:t>
            </w:r>
          </w:p>
        </w:tc>
        <w:tc>
          <w:tcPr>
            <w:tcW w:w="5144" w:type="dxa"/>
          </w:tcPr>
          <w:p w14:paraId="0994AA40" w14:textId="50778445" w:rsidR="0028124F" w:rsidRPr="00DA34DF" w:rsidRDefault="0028124F" w:rsidP="0028124F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Permite la transformación de los esquemas y mensajes de los servicios en cualquier formato de tipo ANSI.</w:t>
            </w:r>
          </w:p>
        </w:tc>
      </w:tr>
      <w:tr w:rsidR="0028124F" w:rsidRPr="00CA7508" w14:paraId="381A872E" w14:textId="77777777" w:rsidTr="005D23D7">
        <w:trPr>
          <w:cantSplit/>
        </w:trPr>
        <w:tc>
          <w:tcPr>
            <w:tcW w:w="2254" w:type="dxa"/>
          </w:tcPr>
          <w:p w14:paraId="5E3F8FD4" w14:textId="36875C6F" w:rsidR="0028124F" w:rsidRPr="00DA34DF" w:rsidRDefault="0028124F" w:rsidP="0028124F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Caché</w:t>
            </w:r>
          </w:p>
        </w:tc>
        <w:tc>
          <w:tcPr>
            <w:tcW w:w="5144" w:type="dxa"/>
          </w:tcPr>
          <w:p w14:paraId="477D9719" w14:textId="3247080E" w:rsidR="0028124F" w:rsidRPr="00DA34DF" w:rsidRDefault="00035836" w:rsidP="0028124F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 xml:space="preserve">Permite mantener en memoria persistencia de </w:t>
            </w:r>
            <w:proofErr w:type="spellStart"/>
            <w:r w:rsidR="004963A3">
              <w:rPr>
                <w:rFonts w:ascii="Arial Narrow" w:hAnsi="Arial Narrow"/>
                <w:lang w:val="es-PE"/>
              </w:rPr>
              <w:t>API’s</w:t>
            </w:r>
            <w:proofErr w:type="spellEnd"/>
            <w:r w:rsidRPr="00DA34DF">
              <w:rPr>
                <w:rFonts w:ascii="Arial Narrow" w:hAnsi="Arial Narrow"/>
                <w:lang w:val="es-PE"/>
              </w:rPr>
              <w:t>.</w:t>
            </w:r>
          </w:p>
        </w:tc>
      </w:tr>
      <w:tr w:rsidR="0028124F" w:rsidRPr="00CA7508" w14:paraId="04626379" w14:textId="77777777" w:rsidTr="005D23D7">
        <w:trPr>
          <w:cantSplit/>
        </w:trPr>
        <w:tc>
          <w:tcPr>
            <w:tcW w:w="2254" w:type="dxa"/>
          </w:tcPr>
          <w:p w14:paraId="6CC0B52B" w14:textId="3FEE3D31" w:rsidR="0028124F" w:rsidRPr="00DA34DF" w:rsidRDefault="0028124F" w:rsidP="0028124F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HSM</w:t>
            </w:r>
          </w:p>
        </w:tc>
        <w:tc>
          <w:tcPr>
            <w:tcW w:w="5144" w:type="dxa"/>
          </w:tcPr>
          <w:p w14:paraId="37F31B12" w14:textId="5DDD3908" w:rsidR="0028124F" w:rsidRPr="00DA34DF" w:rsidRDefault="003033EB" w:rsidP="0028124F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Permite almacenar y guardar llaves privadas.</w:t>
            </w:r>
          </w:p>
        </w:tc>
      </w:tr>
    </w:tbl>
    <w:p w14:paraId="5F556F2D" w14:textId="3AD693E9" w:rsidR="00764E70" w:rsidRPr="00764E70" w:rsidRDefault="006156AB" w:rsidP="00764E70">
      <w:pPr>
        <w:pStyle w:val="Heading3"/>
        <w:rPr>
          <w:rFonts w:ascii="Arial Narrow" w:hAnsi="Arial Narrow"/>
          <w:lang w:val="es-PE"/>
        </w:rPr>
      </w:pPr>
      <w:bookmarkStart w:id="33" w:name="_Toc522127029"/>
      <w:r>
        <w:rPr>
          <w:rFonts w:ascii="Arial Narrow" w:hAnsi="Arial Narrow"/>
          <w:lang w:val="es-PE"/>
        </w:rPr>
        <w:lastRenderedPageBreak/>
        <w:t>Mapa de Interacción</w:t>
      </w:r>
      <w:bookmarkEnd w:id="33"/>
    </w:p>
    <w:p w14:paraId="1CE4D8D9" w14:textId="2A2DAD44" w:rsidR="00E81379" w:rsidRDefault="00E81379" w:rsidP="00AB0043">
      <w:pPr>
        <w:ind w:left="1560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A continuación, se muestra la arquitectura de aplicación </w:t>
      </w:r>
      <w:r w:rsidR="00A605E4">
        <w:rPr>
          <w:rFonts w:ascii="Arial Narrow" w:hAnsi="Arial Narrow"/>
          <w:lang w:val="es-PE"/>
        </w:rPr>
        <w:t>con las relaciones entre cada uno de sus componentes:</w:t>
      </w:r>
    </w:p>
    <w:p w14:paraId="605AC2D5" w14:textId="62B18E1A" w:rsidR="00764E70" w:rsidRPr="00BA6A66" w:rsidRDefault="005109B9" w:rsidP="00AB0043">
      <w:pPr>
        <w:ind w:left="1560"/>
        <w:jc w:val="center"/>
        <w:rPr>
          <w:rFonts w:ascii="Arial Narrow" w:hAnsi="Arial Narrow"/>
          <w:lang w:val="es-PE"/>
        </w:rPr>
      </w:pPr>
      <w:r>
        <w:rPr>
          <w:noProof/>
        </w:rPr>
        <w:drawing>
          <wp:inline distT="0" distB="0" distL="0" distR="0" wp14:anchorId="50A5629F" wp14:editId="154CC75A">
            <wp:extent cx="4900074" cy="381692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07100" cy="38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271" w:type="dxa"/>
        <w:tblInd w:w="1809" w:type="dxa"/>
        <w:tblLook w:val="0000" w:firstRow="0" w:lastRow="0" w:firstColumn="0" w:lastColumn="0" w:noHBand="0" w:noVBand="0"/>
      </w:tblPr>
      <w:tblGrid>
        <w:gridCol w:w="906"/>
        <w:gridCol w:w="7365"/>
      </w:tblGrid>
      <w:tr w:rsidR="00764E70" w:rsidRPr="00C4678B" w14:paraId="07550A89" w14:textId="77777777" w:rsidTr="00AB0043">
        <w:trPr>
          <w:cantSplit/>
        </w:trPr>
        <w:tc>
          <w:tcPr>
            <w:tcW w:w="8271" w:type="dxa"/>
            <w:gridSpan w:val="2"/>
            <w:shd w:val="clear" w:color="auto" w:fill="auto"/>
            <w:vAlign w:val="center"/>
          </w:tcPr>
          <w:p w14:paraId="14F1479D" w14:textId="77777777" w:rsidR="00764E70" w:rsidRPr="009B2CD2" w:rsidRDefault="00764E70" w:rsidP="0002164A">
            <w:pPr>
              <w:pStyle w:val="TableText"/>
              <w:keepNext/>
              <w:jc w:val="center"/>
              <w:rPr>
                <w:rFonts w:ascii="Arial Narrow" w:hAnsi="Arial Narrow"/>
                <w:b/>
                <w:lang w:val="es-PE"/>
              </w:rPr>
            </w:pPr>
          </w:p>
        </w:tc>
      </w:tr>
      <w:tr w:rsidR="00764E70" w:rsidRPr="0002164A" w14:paraId="7316ACBE" w14:textId="77777777" w:rsidTr="005F1350">
        <w:trPr>
          <w:cantSplit/>
        </w:trPr>
        <w:tc>
          <w:tcPr>
            <w:tcW w:w="906" w:type="dxa"/>
            <w:shd w:val="clear" w:color="auto" w:fill="auto"/>
            <w:vAlign w:val="center"/>
          </w:tcPr>
          <w:p w14:paraId="6481DB98" w14:textId="77777777" w:rsidR="00764E70" w:rsidRPr="00C4678B" w:rsidRDefault="00764E70" w:rsidP="0002164A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noProof/>
                <w:lang w:val="es-PE" w:eastAsia="es-PE"/>
              </w:rPr>
              <mc:AlternateContent>
                <mc:Choice Requires="wps">
                  <w:drawing>
                    <wp:inline distT="0" distB="0" distL="0" distR="0" wp14:anchorId="44637523" wp14:editId="3691A817">
                      <wp:extent cx="428400" cy="0"/>
                      <wp:effectExtent l="0" t="76200" r="10160" b="95250"/>
                      <wp:docPr id="10" name="Conector recto de flecha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2840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prstDash val="sysDash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9BA95B1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de flecha 10" o:spid="_x0000_s1026" type="#_x0000_t32" style="width:33.75pt;height:0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" strokecolor="black [3213]" strokeweight="1.5pt">
                      <v:stroke dashstyle="3 1" endarrow="block" joinstyle="miter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7365" w:type="dxa"/>
            <w:vAlign w:val="center"/>
          </w:tcPr>
          <w:p w14:paraId="64D24E67" w14:textId="1583195E" w:rsidR="00764E70" w:rsidRPr="00C4678B" w:rsidRDefault="00764E70" w:rsidP="0002164A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 xml:space="preserve">El componente </w:t>
            </w:r>
            <w:proofErr w:type="spellStart"/>
            <w:r>
              <w:rPr>
                <w:rFonts w:ascii="Arial Narrow" w:hAnsi="Arial Narrow"/>
                <w:lang w:val="es-PE"/>
              </w:rPr>
              <w:t>Workflow</w:t>
            </w:r>
            <w:proofErr w:type="spellEnd"/>
            <w:r>
              <w:rPr>
                <w:rFonts w:ascii="Arial Narrow" w:hAnsi="Arial Narrow"/>
                <w:lang w:val="es-PE"/>
              </w:rPr>
              <w:t xml:space="preserve">, dependiendo de las actividades configuradas, utiliza algún Servicio de Negocio o Servicio </w:t>
            </w:r>
            <w:proofErr w:type="spellStart"/>
            <w:r>
              <w:rPr>
                <w:rFonts w:ascii="Arial Narrow" w:hAnsi="Arial Narrow"/>
                <w:lang w:val="es-PE"/>
              </w:rPr>
              <w:t>Batch</w:t>
            </w:r>
            <w:proofErr w:type="spellEnd"/>
            <w:r>
              <w:rPr>
                <w:rFonts w:ascii="Arial Narrow" w:hAnsi="Arial Narrow"/>
                <w:lang w:val="es-PE"/>
              </w:rPr>
              <w:t xml:space="preserve"> a través de la capa de integración. También puede enviar notificaciones utilizando el Servicio de Notificaciones o utilizar Reglas de Negocio para validaciones.</w:t>
            </w:r>
            <w:r w:rsidR="00B01226">
              <w:rPr>
                <w:rFonts w:ascii="Arial Narrow" w:hAnsi="Arial Narrow"/>
                <w:lang w:val="es-PE"/>
              </w:rPr>
              <w:t xml:space="preserve"> (*)</w:t>
            </w:r>
          </w:p>
        </w:tc>
      </w:tr>
      <w:tr w:rsidR="00764E70" w:rsidRPr="00CA7508" w14:paraId="6F1E0C20" w14:textId="77777777" w:rsidTr="005F1350">
        <w:trPr>
          <w:cantSplit/>
        </w:trPr>
        <w:tc>
          <w:tcPr>
            <w:tcW w:w="906" w:type="dxa"/>
            <w:shd w:val="clear" w:color="auto" w:fill="auto"/>
            <w:vAlign w:val="center"/>
          </w:tcPr>
          <w:p w14:paraId="47EDE15F" w14:textId="77777777" w:rsidR="00764E70" w:rsidRPr="00C4678B" w:rsidRDefault="00764E70" w:rsidP="0002164A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noProof/>
                <w:lang w:val="es-PE" w:eastAsia="es-PE"/>
              </w:rPr>
              <mc:AlternateContent>
                <mc:Choice Requires="wps">
                  <w:drawing>
                    <wp:inline distT="0" distB="0" distL="0" distR="0" wp14:anchorId="0CEA552C" wp14:editId="14D23228">
                      <wp:extent cx="428400" cy="0"/>
                      <wp:effectExtent l="0" t="76200" r="10160" b="95250"/>
                      <wp:docPr id="13" name="Conector recto de flecha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2840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  <a:prstDash val="sysDash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AAE612F" id="Conector recto de flecha 13" o:spid="_x0000_s1026" type="#_x0000_t32" style="width:33.75pt;height:0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" strokecolor="#538135 [2409]" strokeweight="1.5pt">
                      <v:stroke dashstyle="3 1" endarrow="block" joinstyle="miter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7365" w:type="dxa"/>
            <w:vAlign w:val="center"/>
          </w:tcPr>
          <w:p w14:paraId="0BEBC62B" w14:textId="4E57A78C" w:rsidR="00764E70" w:rsidRPr="00C4678B" w:rsidRDefault="00677F0A" w:rsidP="0002164A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Dependiendo de las funcionalidades implementadas en l</w:t>
            </w:r>
            <w:r w:rsidR="00DB7E7B">
              <w:rPr>
                <w:rFonts w:ascii="Arial Narrow" w:hAnsi="Arial Narrow"/>
                <w:lang w:val="es-PE"/>
              </w:rPr>
              <w:t xml:space="preserve">os </w:t>
            </w:r>
            <w:r>
              <w:rPr>
                <w:rFonts w:ascii="Arial Narrow" w:hAnsi="Arial Narrow"/>
                <w:lang w:val="es-PE"/>
              </w:rPr>
              <w:t>S</w:t>
            </w:r>
            <w:r w:rsidR="00DB7E7B">
              <w:rPr>
                <w:rFonts w:ascii="Arial Narrow" w:hAnsi="Arial Narrow"/>
                <w:lang w:val="es-PE"/>
              </w:rPr>
              <w:t xml:space="preserve">ervicios de </w:t>
            </w:r>
            <w:r>
              <w:rPr>
                <w:rFonts w:ascii="Arial Narrow" w:hAnsi="Arial Narrow"/>
                <w:lang w:val="es-PE"/>
              </w:rPr>
              <w:t>N</w:t>
            </w:r>
            <w:r w:rsidR="00DB7E7B">
              <w:rPr>
                <w:rFonts w:ascii="Arial Narrow" w:hAnsi="Arial Narrow"/>
                <w:lang w:val="es-PE"/>
              </w:rPr>
              <w:t>egocio</w:t>
            </w:r>
            <w:r>
              <w:rPr>
                <w:rFonts w:ascii="Arial Narrow" w:hAnsi="Arial Narrow"/>
                <w:lang w:val="es-PE"/>
              </w:rPr>
              <w:t>,</w:t>
            </w:r>
            <w:r w:rsidR="002B4178">
              <w:rPr>
                <w:rFonts w:ascii="Arial Narrow" w:hAnsi="Arial Narrow"/>
                <w:lang w:val="es-PE"/>
              </w:rPr>
              <w:t xml:space="preserve"> </w:t>
            </w:r>
            <w:r w:rsidR="00375862">
              <w:rPr>
                <w:rFonts w:ascii="Arial Narrow" w:hAnsi="Arial Narrow"/>
                <w:lang w:val="es-PE"/>
              </w:rPr>
              <w:t xml:space="preserve">podrían </w:t>
            </w:r>
            <w:r w:rsidR="00824E57">
              <w:rPr>
                <w:rFonts w:ascii="Arial Narrow" w:hAnsi="Arial Narrow"/>
                <w:lang w:val="es-PE"/>
              </w:rPr>
              <w:t>comunicarse con</w:t>
            </w:r>
            <w:r w:rsidR="00375862">
              <w:rPr>
                <w:rFonts w:ascii="Arial Narrow" w:hAnsi="Arial Narrow"/>
                <w:lang w:val="es-PE"/>
              </w:rPr>
              <w:t xml:space="preserve"> </w:t>
            </w:r>
            <w:r w:rsidR="00824E57">
              <w:rPr>
                <w:rFonts w:ascii="Arial Narrow" w:hAnsi="Arial Narrow"/>
                <w:lang w:val="es-PE"/>
              </w:rPr>
              <w:t>el Gestor de Parametrización y Gestor de Documentos a través de la capa de integración</w:t>
            </w:r>
            <w:r>
              <w:rPr>
                <w:rFonts w:ascii="Arial Narrow" w:hAnsi="Arial Narrow"/>
                <w:lang w:val="es-PE"/>
              </w:rPr>
              <w:t>.</w:t>
            </w:r>
          </w:p>
        </w:tc>
      </w:tr>
      <w:tr w:rsidR="00764E70" w:rsidRPr="0002164A" w14:paraId="3793E02D" w14:textId="77777777" w:rsidTr="005F1350">
        <w:trPr>
          <w:cantSplit/>
        </w:trPr>
        <w:tc>
          <w:tcPr>
            <w:tcW w:w="906" w:type="dxa"/>
            <w:shd w:val="clear" w:color="auto" w:fill="auto"/>
            <w:vAlign w:val="center"/>
          </w:tcPr>
          <w:p w14:paraId="6EC423C7" w14:textId="77777777" w:rsidR="00764E70" w:rsidRPr="00C4678B" w:rsidRDefault="00764E70" w:rsidP="0002164A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noProof/>
                <w:lang w:val="es-PE" w:eastAsia="es-PE"/>
              </w:rPr>
              <mc:AlternateContent>
                <mc:Choice Requires="wps">
                  <w:drawing>
                    <wp:inline distT="0" distB="0" distL="0" distR="0" wp14:anchorId="5EDAF2B5" wp14:editId="109E0337">
                      <wp:extent cx="428400" cy="0"/>
                      <wp:effectExtent l="0" t="76200" r="10160" b="95250"/>
                      <wp:docPr id="12" name="Conector recto de flecha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2840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prstDash val="sysDash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A3A9594" id="Conector recto de flecha 12" o:spid="_x0000_s1026" type="#_x0000_t32" style="width:33.75pt;height:0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" strokecolor="red" strokeweight="1.5pt">
                      <v:stroke dashstyle="3 1" endarrow="block" joinstyle="miter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7365" w:type="dxa"/>
            <w:vAlign w:val="center"/>
          </w:tcPr>
          <w:p w14:paraId="759D88BE" w14:textId="67809447" w:rsidR="00764E70" w:rsidRPr="00C4678B" w:rsidRDefault="00764E70" w:rsidP="0002164A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 xml:space="preserve">El servicio de Orquestación de procesos </w:t>
            </w:r>
            <w:proofErr w:type="spellStart"/>
            <w:r>
              <w:rPr>
                <w:rFonts w:ascii="Arial Narrow" w:hAnsi="Arial Narrow"/>
                <w:lang w:val="es-PE"/>
              </w:rPr>
              <w:t>Batch</w:t>
            </w:r>
            <w:proofErr w:type="spellEnd"/>
            <w:r>
              <w:rPr>
                <w:rFonts w:ascii="Arial Narrow" w:hAnsi="Arial Narrow"/>
                <w:lang w:val="es-PE"/>
              </w:rPr>
              <w:t xml:space="preserve"> utiliza los servicios de </w:t>
            </w:r>
            <w:proofErr w:type="spellStart"/>
            <w:r>
              <w:rPr>
                <w:rFonts w:ascii="Arial Narrow" w:hAnsi="Arial Narrow"/>
                <w:lang w:val="es-PE"/>
              </w:rPr>
              <w:t>Batch</w:t>
            </w:r>
            <w:proofErr w:type="spellEnd"/>
            <w:r>
              <w:rPr>
                <w:rFonts w:ascii="Arial Narrow" w:hAnsi="Arial Narrow"/>
                <w:lang w:val="es-PE"/>
              </w:rPr>
              <w:t xml:space="preserve"> y </w:t>
            </w:r>
            <w:proofErr w:type="spellStart"/>
            <w:r>
              <w:rPr>
                <w:rFonts w:ascii="Arial Narrow" w:hAnsi="Arial Narrow"/>
                <w:lang w:val="es-PE"/>
              </w:rPr>
              <w:t>Job’s</w:t>
            </w:r>
            <w:proofErr w:type="spellEnd"/>
            <w:r>
              <w:rPr>
                <w:rFonts w:ascii="Arial Narrow" w:hAnsi="Arial Narrow"/>
                <w:lang w:val="es-PE"/>
              </w:rPr>
              <w:t xml:space="preserve"> para ejecutar cada proceso configurado en un orden y priorización establecido. Utiliza la capa de Integración para lanzar la ejecución.</w:t>
            </w:r>
            <w:r w:rsidR="00D748B8">
              <w:rPr>
                <w:rFonts w:ascii="Arial Narrow" w:hAnsi="Arial Narrow"/>
                <w:lang w:val="es-PE"/>
              </w:rPr>
              <w:t xml:space="preserve"> Puede utilizar el servicio de Notificaciones.</w:t>
            </w:r>
            <w:r w:rsidR="006B07F1">
              <w:rPr>
                <w:rFonts w:ascii="Arial Narrow" w:hAnsi="Arial Narrow"/>
                <w:lang w:val="es-PE"/>
              </w:rPr>
              <w:t xml:space="preserve"> (*)</w:t>
            </w:r>
          </w:p>
        </w:tc>
      </w:tr>
      <w:tr w:rsidR="00764E70" w:rsidRPr="0002164A" w14:paraId="0EEDF8CA" w14:textId="77777777" w:rsidTr="005F1350">
        <w:trPr>
          <w:cantSplit/>
        </w:trPr>
        <w:tc>
          <w:tcPr>
            <w:tcW w:w="906" w:type="dxa"/>
            <w:shd w:val="clear" w:color="auto" w:fill="auto"/>
            <w:vAlign w:val="center"/>
          </w:tcPr>
          <w:p w14:paraId="3F0C01A1" w14:textId="77777777" w:rsidR="00764E70" w:rsidRPr="00C4678B" w:rsidRDefault="00764E70" w:rsidP="0002164A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noProof/>
                <w:lang w:val="es-PE" w:eastAsia="es-PE"/>
              </w:rPr>
              <mc:AlternateContent>
                <mc:Choice Requires="wps">
                  <w:drawing>
                    <wp:inline distT="0" distB="0" distL="0" distR="0" wp14:anchorId="18EE1951" wp14:editId="014E0515">
                      <wp:extent cx="428400" cy="0"/>
                      <wp:effectExtent l="0" t="76200" r="10160" b="95250"/>
                      <wp:docPr id="14" name="Conector recto de flecha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2840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3399"/>
                                </a:solidFill>
                                <a:prstDash val="sysDash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FB84E8C" id="Conector recto de flecha 14" o:spid="_x0000_s1026" type="#_x0000_t32" style="width:33.75pt;height:0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" strokecolor="#f39" strokeweight="1.5pt">
                      <v:stroke dashstyle="3 1" endarrow="block" joinstyle="miter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7365" w:type="dxa"/>
            <w:vAlign w:val="center"/>
          </w:tcPr>
          <w:p w14:paraId="4AA74AD0" w14:textId="447D1C90" w:rsidR="00764E70" w:rsidRPr="00C4678B" w:rsidRDefault="00764E70" w:rsidP="0002164A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El servicio de Caché se comunica con el Servicio de Datos para refrescar el contenido en memoria</w:t>
            </w:r>
            <w:r w:rsidR="006018D6">
              <w:rPr>
                <w:rFonts w:ascii="Arial Narrow" w:hAnsi="Arial Narrow"/>
                <w:lang w:val="es-PE"/>
              </w:rPr>
              <w:t>. (*)</w:t>
            </w:r>
          </w:p>
        </w:tc>
      </w:tr>
      <w:tr w:rsidR="00764E70" w:rsidRPr="0002164A" w14:paraId="08A8E7A8" w14:textId="77777777" w:rsidTr="005F1350">
        <w:trPr>
          <w:cantSplit/>
        </w:trPr>
        <w:tc>
          <w:tcPr>
            <w:tcW w:w="906" w:type="dxa"/>
            <w:shd w:val="clear" w:color="auto" w:fill="auto"/>
            <w:vAlign w:val="center"/>
          </w:tcPr>
          <w:p w14:paraId="5A6E0E16" w14:textId="77777777" w:rsidR="00764E70" w:rsidRDefault="00764E70" w:rsidP="0002164A">
            <w:pPr>
              <w:pStyle w:val="TableText"/>
              <w:keepNext/>
              <w:jc w:val="both"/>
              <w:rPr>
                <w:rFonts w:ascii="Arial Narrow" w:hAnsi="Arial Narrow"/>
                <w:noProof/>
                <w:lang w:val="es-PE"/>
              </w:rPr>
            </w:pPr>
            <w:r>
              <w:rPr>
                <w:rFonts w:ascii="Arial Narrow" w:hAnsi="Arial Narrow"/>
                <w:noProof/>
                <w:lang w:val="es-PE" w:eastAsia="es-PE"/>
              </w:rPr>
              <mc:AlternateContent>
                <mc:Choice Requires="wps">
                  <w:drawing>
                    <wp:inline distT="0" distB="0" distL="0" distR="0" wp14:anchorId="2925A323" wp14:editId="23F04B83">
                      <wp:extent cx="428400" cy="0"/>
                      <wp:effectExtent l="0" t="76200" r="10160" b="95250"/>
                      <wp:docPr id="15" name="Conector recto de flecha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2840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0000FF"/>
                                </a:solidFill>
                                <a:prstDash val="sysDash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069982F" id="Conector recto de flecha 15" o:spid="_x0000_s1026" type="#_x0000_t32" style="width:33.75pt;height:0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" strokecolor="blue" strokeweight="1.5pt">
                      <v:stroke dashstyle="3 1" endarrow="block" joinstyle="miter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7365" w:type="dxa"/>
            <w:vAlign w:val="center"/>
          </w:tcPr>
          <w:p w14:paraId="4B1F3E61" w14:textId="4C8987FA" w:rsidR="00764E70" w:rsidRPr="00C4678B" w:rsidRDefault="00764E70" w:rsidP="0002164A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El Front-</w:t>
            </w:r>
            <w:proofErr w:type="spellStart"/>
            <w:r>
              <w:rPr>
                <w:rFonts w:ascii="Arial Narrow" w:hAnsi="Arial Narrow"/>
                <w:lang w:val="es-PE"/>
              </w:rPr>
              <w:t>End</w:t>
            </w:r>
            <w:proofErr w:type="spellEnd"/>
            <w:r>
              <w:rPr>
                <w:rFonts w:ascii="Arial Narrow" w:hAnsi="Arial Narrow"/>
                <w:lang w:val="es-PE"/>
              </w:rPr>
              <w:t xml:space="preserve"> utiliza </w:t>
            </w:r>
            <w:r w:rsidR="00153735">
              <w:rPr>
                <w:rFonts w:ascii="Arial Narrow" w:hAnsi="Arial Narrow"/>
                <w:lang w:val="es-PE"/>
              </w:rPr>
              <w:t>servicios de negocio</w:t>
            </w:r>
            <w:r>
              <w:rPr>
                <w:rFonts w:ascii="Arial Narrow" w:hAnsi="Arial Narrow"/>
                <w:lang w:val="es-PE"/>
              </w:rPr>
              <w:t xml:space="preserve"> publicados en la capa de Integración para su funcionamiento</w:t>
            </w:r>
            <w:r w:rsidR="008F4798">
              <w:rPr>
                <w:rFonts w:ascii="Arial Narrow" w:hAnsi="Arial Narrow"/>
                <w:lang w:val="es-PE"/>
              </w:rPr>
              <w:t>.</w:t>
            </w:r>
            <w:r w:rsidR="006018D6">
              <w:rPr>
                <w:rFonts w:ascii="Arial Narrow" w:hAnsi="Arial Narrow"/>
                <w:lang w:val="es-PE"/>
              </w:rPr>
              <w:t xml:space="preserve"> (*)</w:t>
            </w:r>
          </w:p>
        </w:tc>
      </w:tr>
      <w:tr w:rsidR="002F4084" w:rsidRPr="0002164A" w14:paraId="02E29425" w14:textId="77777777" w:rsidTr="005F1350">
        <w:trPr>
          <w:cantSplit/>
        </w:trPr>
        <w:tc>
          <w:tcPr>
            <w:tcW w:w="906" w:type="dxa"/>
            <w:shd w:val="clear" w:color="auto" w:fill="auto"/>
            <w:vAlign w:val="center"/>
          </w:tcPr>
          <w:p w14:paraId="303B8897" w14:textId="7F4279A3" w:rsidR="002F4084" w:rsidRDefault="00B830A8" w:rsidP="0002164A">
            <w:pPr>
              <w:pStyle w:val="TableText"/>
              <w:keepNext/>
              <w:jc w:val="both"/>
              <w:rPr>
                <w:rFonts w:ascii="Arial Narrow" w:hAnsi="Arial Narrow"/>
                <w:noProof/>
                <w:lang w:val="es-PE" w:eastAsia="es-PE"/>
              </w:rPr>
            </w:pPr>
            <w:r>
              <w:rPr>
                <w:rFonts w:ascii="Arial Narrow" w:hAnsi="Arial Narrow"/>
                <w:noProof/>
                <w:lang w:val="es-PE" w:eastAsia="es-PE"/>
              </w:rPr>
              <mc:AlternateContent>
                <mc:Choice Requires="wps">
                  <w:drawing>
                    <wp:inline distT="0" distB="0" distL="0" distR="0" wp14:anchorId="34416A5C" wp14:editId="5EB3F312">
                      <wp:extent cx="428400" cy="0"/>
                      <wp:effectExtent l="0" t="76200" r="10160" b="95250"/>
                      <wp:docPr id="5" name="Conector recto de flecha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2840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accent2"/>
                                </a:solidFill>
                                <a:prstDash val="sysDash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2763583" id="Conector recto de flecha 5" o:spid="_x0000_s1026" type="#_x0000_t32" style="width:33.75pt;height:0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" strokecolor="#ed7d31 [3205]" strokeweight="1.5pt">
                      <v:stroke dashstyle="3 1" endarrow="block" joinstyle="miter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7365" w:type="dxa"/>
            <w:vAlign w:val="center"/>
          </w:tcPr>
          <w:p w14:paraId="76F3D295" w14:textId="4120F9B1" w:rsidR="002F4084" w:rsidRDefault="00616737" w:rsidP="0002164A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 xml:space="preserve">El Servicio de Mensajes se comunica con el Servicio de </w:t>
            </w:r>
            <w:proofErr w:type="spellStart"/>
            <w:r>
              <w:rPr>
                <w:rFonts w:ascii="Arial Narrow" w:hAnsi="Arial Narrow"/>
                <w:lang w:val="es-PE"/>
              </w:rPr>
              <w:t>Batch</w:t>
            </w:r>
            <w:proofErr w:type="spellEnd"/>
            <w:r>
              <w:rPr>
                <w:rFonts w:ascii="Arial Narrow" w:hAnsi="Arial Narrow"/>
                <w:lang w:val="es-PE"/>
              </w:rPr>
              <w:t xml:space="preserve"> y Jobs para la ejecución de procesos en segundo plano de larga duración. Puede utilizar el servicio de Notificaciones.</w:t>
            </w:r>
          </w:p>
        </w:tc>
      </w:tr>
      <w:tr w:rsidR="005F1350" w:rsidRPr="00CA7508" w14:paraId="4BDDD71D" w14:textId="77777777" w:rsidTr="00E11EB2">
        <w:trPr>
          <w:cantSplit/>
        </w:trPr>
        <w:tc>
          <w:tcPr>
            <w:tcW w:w="8271" w:type="dxa"/>
            <w:gridSpan w:val="2"/>
            <w:shd w:val="clear" w:color="auto" w:fill="auto"/>
            <w:vAlign w:val="center"/>
          </w:tcPr>
          <w:p w14:paraId="277EF085" w14:textId="6D7C6BE2" w:rsidR="005F1350" w:rsidRDefault="005F1350" w:rsidP="0002164A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 xml:space="preserve">(*) </w:t>
            </w:r>
            <w:r w:rsidR="00B96FB8">
              <w:rPr>
                <w:rFonts w:ascii="Arial Narrow" w:hAnsi="Arial Narrow"/>
                <w:lang w:val="es-PE"/>
              </w:rPr>
              <w:t xml:space="preserve">Los Servicios de Negocio, Servicio de Caché y Servicios de </w:t>
            </w:r>
            <w:proofErr w:type="spellStart"/>
            <w:r w:rsidR="00B96FB8">
              <w:rPr>
                <w:rFonts w:ascii="Arial Narrow" w:hAnsi="Arial Narrow"/>
                <w:lang w:val="es-PE"/>
              </w:rPr>
              <w:t>Batch</w:t>
            </w:r>
            <w:proofErr w:type="spellEnd"/>
            <w:r w:rsidR="00B96FB8">
              <w:rPr>
                <w:rFonts w:ascii="Arial Narrow" w:hAnsi="Arial Narrow"/>
                <w:lang w:val="es-PE"/>
              </w:rPr>
              <w:t xml:space="preserve"> y </w:t>
            </w:r>
            <w:proofErr w:type="spellStart"/>
            <w:r w:rsidR="00B96FB8">
              <w:rPr>
                <w:rFonts w:ascii="Arial Narrow" w:hAnsi="Arial Narrow"/>
                <w:lang w:val="es-PE"/>
              </w:rPr>
              <w:t>Job’s</w:t>
            </w:r>
            <w:proofErr w:type="spellEnd"/>
            <w:r w:rsidR="00B96FB8">
              <w:rPr>
                <w:rFonts w:ascii="Arial Narrow" w:hAnsi="Arial Narrow"/>
                <w:lang w:val="es-PE"/>
              </w:rPr>
              <w:t xml:space="preserve"> </w:t>
            </w:r>
            <w:r w:rsidR="009B4615">
              <w:rPr>
                <w:rFonts w:ascii="Arial Narrow" w:hAnsi="Arial Narrow"/>
                <w:lang w:val="es-PE"/>
              </w:rPr>
              <w:t>se comunican</w:t>
            </w:r>
            <w:r w:rsidR="00B96FB8">
              <w:rPr>
                <w:rFonts w:ascii="Arial Narrow" w:hAnsi="Arial Narrow"/>
                <w:lang w:val="es-PE"/>
              </w:rPr>
              <w:t xml:space="preserve"> directamente los Servicios de Datos</w:t>
            </w:r>
            <w:r w:rsidR="00B01226">
              <w:rPr>
                <w:rFonts w:ascii="Arial Narrow" w:hAnsi="Arial Narrow"/>
                <w:lang w:val="es-PE"/>
              </w:rPr>
              <w:t>.</w:t>
            </w:r>
          </w:p>
        </w:tc>
      </w:tr>
    </w:tbl>
    <w:p w14:paraId="1C337261" w14:textId="77777777" w:rsidR="00297E9C" w:rsidRDefault="00297E9C">
      <w:pPr>
        <w:spacing w:before="0" w:after="160" w:line="259" w:lineRule="auto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br w:type="page"/>
      </w:r>
    </w:p>
    <w:p w14:paraId="30BD38AF" w14:textId="77777777" w:rsidR="003F4746" w:rsidRDefault="003F4746" w:rsidP="00297E9C">
      <w:pPr>
        <w:pStyle w:val="Heading2"/>
        <w:numPr>
          <w:ilvl w:val="1"/>
          <w:numId w:val="1"/>
        </w:numPr>
        <w:rPr>
          <w:rFonts w:ascii="Arial Narrow" w:hAnsi="Arial Narrow"/>
          <w:lang w:val="es-PE"/>
        </w:rPr>
        <w:sectPr w:rsidR="003F4746" w:rsidSect="00542EEC"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7CB7AC8E" w14:textId="1D55EABF" w:rsidR="00297E9C" w:rsidRDefault="00297E9C" w:rsidP="00297E9C">
      <w:pPr>
        <w:pStyle w:val="Heading2"/>
        <w:numPr>
          <w:ilvl w:val="1"/>
          <w:numId w:val="1"/>
        </w:numPr>
        <w:rPr>
          <w:rFonts w:ascii="Arial Narrow" w:hAnsi="Arial Narrow"/>
          <w:lang w:val="es-PE"/>
        </w:rPr>
      </w:pPr>
      <w:bookmarkStart w:id="34" w:name="_Toc522127030"/>
      <w:r>
        <w:rPr>
          <w:rFonts w:ascii="Arial Narrow" w:hAnsi="Arial Narrow"/>
          <w:lang w:val="es-PE"/>
        </w:rPr>
        <w:lastRenderedPageBreak/>
        <w:t>Arquitectura de Integración</w:t>
      </w:r>
      <w:bookmarkEnd w:id="34"/>
    </w:p>
    <w:p w14:paraId="041B729D" w14:textId="13E0F908" w:rsidR="00E20471" w:rsidRDefault="00E20471" w:rsidP="00E20471">
      <w:pPr>
        <w:rPr>
          <w:rFonts w:ascii="Arial Narrow" w:hAnsi="Arial Narrow"/>
          <w:lang w:val="es-PE"/>
        </w:rPr>
      </w:pPr>
      <w:r w:rsidRPr="00A81E6B">
        <w:rPr>
          <w:rFonts w:ascii="Arial Narrow" w:hAnsi="Arial Narrow"/>
          <w:lang w:val="es-PE"/>
        </w:rPr>
        <w:t xml:space="preserve">Este diagrama muestra el mapa de integraciones y los sistemas que deben sufrir cambios para </w:t>
      </w:r>
      <w:r w:rsidR="00D225F3" w:rsidRPr="00A81E6B">
        <w:rPr>
          <w:rFonts w:ascii="Arial Narrow" w:hAnsi="Arial Narrow"/>
          <w:lang w:val="es-PE"/>
        </w:rPr>
        <w:t>conectarse a la arquitectura KADABRA.</w:t>
      </w:r>
    </w:p>
    <w:p w14:paraId="38BE6F50" w14:textId="45BCF046" w:rsidR="00403D8D" w:rsidRPr="00192436" w:rsidRDefault="00192436" w:rsidP="00E20471">
      <w:pPr>
        <w:rPr>
          <w:rFonts w:ascii="Arial Narrow" w:hAnsi="Arial Narrow"/>
          <w:b/>
          <w:color w:val="FF0000"/>
          <w:lang w:val="es-PE"/>
        </w:rPr>
      </w:pPr>
      <w:r w:rsidRPr="00192436">
        <w:rPr>
          <w:rFonts w:ascii="Arial Narrow" w:hAnsi="Arial Narrow"/>
          <w:b/>
          <w:color w:val="FF0000"/>
          <w:lang w:val="es-PE"/>
        </w:rPr>
        <w:t>¿El acceso a la instancia de replicación será directo por parte de prima o integra? ¿No se iba a acceder a través de un api para generar la data que usarían finalmente las AFP?</w:t>
      </w:r>
    </w:p>
    <w:p w14:paraId="40083A1D" w14:textId="1FA62F9B" w:rsidR="00261381" w:rsidRDefault="00261381" w:rsidP="00993062">
      <w:pPr>
        <w:ind w:left="567"/>
        <w:rPr>
          <w:ins w:id="35" w:author="Author"/>
          <w:rFonts w:ascii="Arial Narrow" w:hAnsi="Arial Narrow"/>
          <w:lang w:val="es-PE"/>
        </w:rPr>
      </w:pPr>
    </w:p>
    <w:p w14:paraId="668358CE" w14:textId="7B9DC15E" w:rsidR="009F4974" w:rsidRDefault="00882DE6" w:rsidP="00993062">
      <w:pPr>
        <w:ind w:left="567"/>
        <w:rPr>
          <w:rFonts w:ascii="Arial Narrow" w:hAnsi="Arial Narrow"/>
          <w:lang w:val="es-PE"/>
        </w:rPr>
      </w:pPr>
      <w:r>
        <w:rPr>
          <w:noProof/>
        </w:rPr>
        <w:drawing>
          <wp:inline distT="0" distB="0" distL="0" distR="0" wp14:anchorId="6E101F6B" wp14:editId="2B10814F">
            <wp:extent cx="7829550" cy="4132867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834813" cy="413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E90B8" w14:textId="109EF28C" w:rsidR="0070370C" w:rsidRPr="00A81E6B" w:rsidRDefault="0070370C" w:rsidP="00330B25">
      <w:pPr>
        <w:ind w:left="567"/>
        <w:jc w:val="center"/>
        <w:rPr>
          <w:rFonts w:ascii="Arial Narrow" w:hAnsi="Arial Narrow"/>
          <w:lang w:val="es-PE"/>
        </w:rPr>
      </w:pPr>
      <w:r>
        <w:object w:dxaOrig="2737" w:dyaOrig="312" w14:anchorId="1E4D255C">
          <v:shape id="_x0000_i1029" type="#_x0000_t75" style="width:136.5pt;height:15.75pt" o:ole="">
            <v:imagedata r:id="rId39" o:title=""/>
          </v:shape>
          <o:OLEObject Type="Embed" ProgID="Visio.Drawing.11" ShapeID="_x0000_i1029" DrawAspect="Content" ObjectID="_1596024336" r:id="rId40"/>
        </w:object>
      </w:r>
    </w:p>
    <w:sectPr w:rsidR="0070370C" w:rsidRPr="00A81E6B" w:rsidSect="003F4746">
      <w:pgSz w:w="15840" w:h="12240" w:orient="landscape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2A4699" w14:textId="77777777" w:rsidR="00717D3B" w:rsidRDefault="00717D3B" w:rsidP="00C967CC">
      <w:pPr>
        <w:spacing w:before="0" w:after="0"/>
      </w:pPr>
      <w:r>
        <w:separator/>
      </w:r>
    </w:p>
  </w:endnote>
  <w:endnote w:type="continuationSeparator" w:id="0">
    <w:p w14:paraId="3A33951C" w14:textId="77777777" w:rsidR="00717D3B" w:rsidRDefault="00717D3B" w:rsidP="00C967CC">
      <w:pPr>
        <w:spacing w:before="0" w:after="0"/>
      </w:pPr>
      <w:r>
        <w:continuationSeparator/>
      </w:r>
    </w:p>
  </w:endnote>
  <w:endnote w:type="continuationNotice" w:id="1">
    <w:p w14:paraId="674BC301" w14:textId="77777777" w:rsidR="00717D3B" w:rsidRDefault="00717D3B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303251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AB1F7B0" w14:textId="2855FD6E" w:rsidR="00CA7508" w:rsidRDefault="00CA7508" w:rsidP="00C967C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1F06B3" w14:textId="77777777" w:rsidR="00717D3B" w:rsidRDefault="00717D3B" w:rsidP="00C967CC">
      <w:pPr>
        <w:spacing w:before="0" w:after="0"/>
      </w:pPr>
      <w:r>
        <w:separator/>
      </w:r>
    </w:p>
  </w:footnote>
  <w:footnote w:type="continuationSeparator" w:id="0">
    <w:p w14:paraId="280FD736" w14:textId="77777777" w:rsidR="00717D3B" w:rsidRDefault="00717D3B" w:rsidP="00C967CC">
      <w:pPr>
        <w:spacing w:before="0" w:after="0"/>
      </w:pPr>
      <w:r>
        <w:continuationSeparator/>
      </w:r>
    </w:p>
  </w:footnote>
  <w:footnote w:type="continuationNotice" w:id="1">
    <w:p w14:paraId="19E1D640" w14:textId="77777777" w:rsidR="00717D3B" w:rsidRDefault="00717D3B">
      <w:pPr>
        <w:spacing w:before="0"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945FA"/>
    <w:multiLevelType w:val="hybridMultilevel"/>
    <w:tmpl w:val="960CC9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B7A36"/>
    <w:multiLevelType w:val="hybridMultilevel"/>
    <w:tmpl w:val="87A68E6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AE1832"/>
    <w:multiLevelType w:val="hybridMultilevel"/>
    <w:tmpl w:val="E9D40ADE"/>
    <w:lvl w:ilvl="0" w:tplc="0C0A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1" w:tplc="280A0005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2" w:tplc="39221B72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3" w:tplc="3F84374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4" w:tplc="CA1AF32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5" w:tplc="493297A2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  <w:lvl w:ilvl="6" w:tplc="8618DED0" w:tentative="1">
      <w:start w:val="1"/>
      <w:numFmt w:val="bullet"/>
      <w:lvlText w:val="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  <w:lvl w:ilvl="7" w:tplc="6BC856BE" w:tentative="1">
      <w:start w:val="1"/>
      <w:numFmt w:val="bullet"/>
      <w:lvlText w:val="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  <w:lvl w:ilvl="8" w:tplc="240E936E" w:tentative="1">
      <w:start w:val="1"/>
      <w:numFmt w:val="bullet"/>
      <w:lvlText w:val="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11A87AFF"/>
    <w:multiLevelType w:val="hybridMultilevel"/>
    <w:tmpl w:val="AFAE1C7E"/>
    <w:lvl w:ilvl="0" w:tplc="0C0A0001">
      <w:start w:val="1"/>
      <w:numFmt w:val="bullet"/>
      <w:lvlText w:val=""/>
      <w:lvlJc w:val="left"/>
      <w:pPr>
        <w:ind w:left="1605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4" w15:restartNumberingAfterBreak="0">
    <w:nsid w:val="16FF75C0"/>
    <w:multiLevelType w:val="hybridMultilevel"/>
    <w:tmpl w:val="3864CE7C"/>
    <w:lvl w:ilvl="0" w:tplc="0C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225842BD"/>
    <w:multiLevelType w:val="hybridMultilevel"/>
    <w:tmpl w:val="0AC0ECE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FC1E8E"/>
    <w:multiLevelType w:val="hybridMultilevel"/>
    <w:tmpl w:val="AB7E74DE"/>
    <w:lvl w:ilvl="0" w:tplc="0C0A000D">
      <w:start w:val="1"/>
      <w:numFmt w:val="bullet"/>
      <w:lvlText w:val=""/>
      <w:lvlJc w:val="left"/>
      <w:pPr>
        <w:ind w:left="301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33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05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770" w:hanging="360"/>
      </w:pPr>
      <w:rPr>
        <w:rFonts w:ascii="Wingdings" w:hAnsi="Wingdings" w:hint="default"/>
      </w:rPr>
    </w:lvl>
  </w:abstractNum>
  <w:abstractNum w:abstractNumId="7" w15:restartNumberingAfterBreak="0">
    <w:nsid w:val="2BEB1A0A"/>
    <w:multiLevelType w:val="hybridMultilevel"/>
    <w:tmpl w:val="A900E906"/>
    <w:lvl w:ilvl="0" w:tplc="0C0A0001">
      <w:start w:val="1"/>
      <w:numFmt w:val="bullet"/>
      <w:lvlText w:val=""/>
      <w:lvlJc w:val="left"/>
      <w:pPr>
        <w:ind w:left="157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919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770" w:hanging="360"/>
      </w:pPr>
      <w:rPr>
        <w:rFonts w:ascii="Wingdings" w:hAnsi="Wingdings" w:hint="default"/>
      </w:rPr>
    </w:lvl>
    <w:lvl w:ilvl="3" w:tplc="0C0A0003">
      <w:start w:val="1"/>
      <w:numFmt w:val="bullet"/>
      <w:lvlText w:val="o"/>
      <w:lvlJc w:val="left"/>
      <w:pPr>
        <w:ind w:left="3337" w:hanging="360"/>
      </w:pPr>
      <w:rPr>
        <w:rFonts w:ascii="Courier New" w:hAnsi="Courier New" w:cs="Courier New" w:hint="default"/>
      </w:rPr>
    </w:lvl>
    <w:lvl w:ilvl="4" w:tplc="0C0A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8" w15:restartNumberingAfterBreak="0">
    <w:nsid w:val="2C381D4F"/>
    <w:multiLevelType w:val="hybridMultilevel"/>
    <w:tmpl w:val="3154E09E"/>
    <w:lvl w:ilvl="0" w:tplc="0C0A0005">
      <w:start w:val="1"/>
      <w:numFmt w:val="bullet"/>
      <w:lvlText w:val=""/>
      <w:lvlJc w:val="left"/>
      <w:pPr>
        <w:ind w:left="792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9" w15:restartNumberingAfterBreak="0">
    <w:nsid w:val="2FB72CA4"/>
    <w:multiLevelType w:val="hybridMultilevel"/>
    <w:tmpl w:val="909AE988"/>
    <w:lvl w:ilvl="0" w:tplc="0C0A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30347CF1"/>
    <w:multiLevelType w:val="singleLevel"/>
    <w:tmpl w:val="D5C21F5E"/>
    <w:lvl w:ilvl="0">
      <w:start w:val="1"/>
      <w:numFmt w:val="bullet"/>
      <w:pStyle w:val="ListBullet2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41E93F19"/>
    <w:multiLevelType w:val="hybridMultilevel"/>
    <w:tmpl w:val="A72480F8"/>
    <w:lvl w:ilvl="0" w:tplc="0C0A0003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301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73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45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17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89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61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33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050" w:hanging="360"/>
      </w:pPr>
      <w:rPr>
        <w:rFonts w:ascii="Wingdings" w:hAnsi="Wingdings" w:hint="default"/>
      </w:rPr>
    </w:lvl>
  </w:abstractNum>
  <w:abstractNum w:abstractNumId="12" w15:restartNumberingAfterBreak="0">
    <w:nsid w:val="47E85428"/>
    <w:multiLevelType w:val="hybridMultilevel"/>
    <w:tmpl w:val="A2A29E2C"/>
    <w:lvl w:ilvl="0" w:tplc="0C0A000D">
      <w:start w:val="1"/>
      <w:numFmt w:val="bullet"/>
      <w:lvlText w:val=""/>
      <w:lvlJc w:val="left"/>
      <w:pPr>
        <w:ind w:left="301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33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05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770" w:hanging="360"/>
      </w:pPr>
      <w:rPr>
        <w:rFonts w:ascii="Wingdings" w:hAnsi="Wingdings" w:hint="default"/>
      </w:rPr>
    </w:lvl>
  </w:abstractNum>
  <w:abstractNum w:abstractNumId="13" w15:restartNumberingAfterBreak="0">
    <w:nsid w:val="499649CD"/>
    <w:multiLevelType w:val="multilevel"/>
    <w:tmpl w:val="A9245194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2565" w:hanging="1147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4B6F2D6C"/>
    <w:multiLevelType w:val="hybridMultilevel"/>
    <w:tmpl w:val="86223C92"/>
    <w:lvl w:ilvl="0" w:tplc="0C0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5" w15:restartNumberingAfterBreak="0">
    <w:nsid w:val="4DC00B7E"/>
    <w:multiLevelType w:val="hybridMultilevel"/>
    <w:tmpl w:val="16FC32D4"/>
    <w:lvl w:ilvl="0" w:tplc="0C0A000D">
      <w:start w:val="1"/>
      <w:numFmt w:val="bullet"/>
      <w:lvlText w:val=""/>
      <w:lvlJc w:val="left"/>
      <w:pPr>
        <w:ind w:left="301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33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05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770" w:hanging="360"/>
      </w:pPr>
      <w:rPr>
        <w:rFonts w:ascii="Wingdings" w:hAnsi="Wingdings" w:hint="default"/>
      </w:rPr>
    </w:lvl>
  </w:abstractNum>
  <w:abstractNum w:abstractNumId="16" w15:restartNumberingAfterBreak="0">
    <w:nsid w:val="4F4C551E"/>
    <w:multiLevelType w:val="hybridMultilevel"/>
    <w:tmpl w:val="92AC45B2"/>
    <w:lvl w:ilvl="0" w:tplc="0C0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7" w15:restartNumberingAfterBreak="0">
    <w:nsid w:val="6785180E"/>
    <w:multiLevelType w:val="hybridMultilevel"/>
    <w:tmpl w:val="0898103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E75D9B"/>
    <w:multiLevelType w:val="hybridMultilevel"/>
    <w:tmpl w:val="F3D286D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6C773D"/>
    <w:multiLevelType w:val="hybridMultilevel"/>
    <w:tmpl w:val="858CAE06"/>
    <w:lvl w:ilvl="0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3"/>
  </w:num>
  <w:num w:numId="3">
    <w:abstractNumId w:val="10"/>
  </w:num>
  <w:num w:numId="4">
    <w:abstractNumId w:val="18"/>
  </w:num>
  <w:num w:numId="5">
    <w:abstractNumId w:val="1"/>
  </w:num>
  <w:num w:numId="6">
    <w:abstractNumId w:val="19"/>
  </w:num>
  <w:num w:numId="7">
    <w:abstractNumId w:val="2"/>
  </w:num>
  <w:num w:numId="8">
    <w:abstractNumId w:val="4"/>
  </w:num>
  <w:num w:numId="9">
    <w:abstractNumId w:val="9"/>
  </w:num>
  <w:num w:numId="10">
    <w:abstractNumId w:val="8"/>
  </w:num>
  <w:num w:numId="11">
    <w:abstractNumId w:val="3"/>
  </w:num>
  <w:num w:numId="12">
    <w:abstractNumId w:val="7"/>
  </w:num>
  <w:num w:numId="13">
    <w:abstractNumId w:val="6"/>
  </w:num>
  <w:num w:numId="14">
    <w:abstractNumId w:val="12"/>
  </w:num>
  <w:num w:numId="15">
    <w:abstractNumId w:val="15"/>
  </w:num>
  <w:num w:numId="16">
    <w:abstractNumId w:val="11"/>
  </w:num>
  <w:num w:numId="17">
    <w:abstractNumId w:val="14"/>
  </w:num>
  <w:num w:numId="18">
    <w:abstractNumId w:val="16"/>
  </w:num>
  <w:num w:numId="19">
    <w:abstractNumId w:val="5"/>
  </w:num>
  <w:num w:numId="2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0"/>
  </w:num>
  <w:num w:numId="22">
    <w:abstractNumId w:val="1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removePersonalInformation/>
  <w:removeDateAndTim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E616E"/>
    <w:rsid w:val="00000778"/>
    <w:rsid w:val="00002FA0"/>
    <w:rsid w:val="000030C7"/>
    <w:rsid w:val="000032BC"/>
    <w:rsid w:val="00007137"/>
    <w:rsid w:val="000128FD"/>
    <w:rsid w:val="00013E4B"/>
    <w:rsid w:val="000143D4"/>
    <w:rsid w:val="00015D5E"/>
    <w:rsid w:val="000161BA"/>
    <w:rsid w:val="000162E4"/>
    <w:rsid w:val="00020883"/>
    <w:rsid w:val="0002164A"/>
    <w:rsid w:val="000233B6"/>
    <w:rsid w:val="00024685"/>
    <w:rsid w:val="000248B4"/>
    <w:rsid w:val="00024BA6"/>
    <w:rsid w:val="00025290"/>
    <w:rsid w:val="0002593D"/>
    <w:rsid w:val="0002604A"/>
    <w:rsid w:val="000266C3"/>
    <w:rsid w:val="000273D2"/>
    <w:rsid w:val="00027722"/>
    <w:rsid w:val="00030DE5"/>
    <w:rsid w:val="000311B2"/>
    <w:rsid w:val="00031EA0"/>
    <w:rsid w:val="000321E8"/>
    <w:rsid w:val="00033C4A"/>
    <w:rsid w:val="00034AC2"/>
    <w:rsid w:val="00034EBF"/>
    <w:rsid w:val="00035836"/>
    <w:rsid w:val="00040378"/>
    <w:rsid w:val="00041134"/>
    <w:rsid w:val="00041860"/>
    <w:rsid w:val="000425C8"/>
    <w:rsid w:val="0004290C"/>
    <w:rsid w:val="00046E5E"/>
    <w:rsid w:val="00047017"/>
    <w:rsid w:val="00047CF0"/>
    <w:rsid w:val="0005043C"/>
    <w:rsid w:val="00050944"/>
    <w:rsid w:val="0005345D"/>
    <w:rsid w:val="00055402"/>
    <w:rsid w:val="00055645"/>
    <w:rsid w:val="000562FC"/>
    <w:rsid w:val="0005696D"/>
    <w:rsid w:val="0005757D"/>
    <w:rsid w:val="0006010E"/>
    <w:rsid w:val="000609FA"/>
    <w:rsid w:val="00064679"/>
    <w:rsid w:val="000656E7"/>
    <w:rsid w:val="00070314"/>
    <w:rsid w:val="00071040"/>
    <w:rsid w:val="00071C42"/>
    <w:rsid w:val="000734C9"/>
    <w:rsid w:val="00075644"/>
    <w:rsid w:val="00076327"/>
    <w:rsid w:val="00076C00"/>
    <w:rsid w:val="000806B5"/>
    <w:rsid w:val="000808EB"/>
    <w:rsid w:val="000827FB"/>
    <w:rsid w:val="00082820"/>
    <w:rsid w:val="00082B4D"/>
    <w:rsid w:val="000838C8"/>
    <w:rsid w:val="000854FD"/>
    <w:rsid w:val="00091AE8"/>
    <w:rsid w:val="00091FFD"/>
    <w:rsid w:val="0009301A"/>
    <w:rsid w:val="00093314"/>
    <w:rsid w:val="00097630"/>
    <w:rsid w:val="00097912"/>
    <w:rsid w:val="00097BEC"/>
    <w:rsid w:val="000A132F"/>
    <w:rsid w:val="000A17A3"/>
    <w:rsid w:val="000A2149"/>
    <w:rsid w:val="000A22EF"/>
    <w:rsid w:val="000A26C5"/>
    <w:rsid w:val="000A313D"/>
    <w:rsid w:val="000A6D7C"/>
    <w:rsid w:val="000A72D8"/>
    <w:rsid w:val="000B1560"/>
    <w:rsid w:val="000B21E0"/>
    <w:rsid w:val="000B28C0"/>
    <w:rsid w:val="000B3958"/>
    <w:rsid w:val="000B49FB"/>
    <w:rsid w:val="000B561E"/>
    <w:rsid w:val="000B6A47"/>
    <w:rsid w:val="000B7253"/>
    <w:rsid w:val="000B779D"/>
    <w:rsid w:val="000C02CB"/>
    <w:rsid w:val="000C139D"/>
    <w:rsid w:val="000C1B70"/>
    <w:rsid w:val="000C3718"/>
    <w:rsid w:val="000C459F"/>
    <w:rsid w:val="000C56AF"/>
    <w:rsid w:val="000C7059"/>
    <w:rsid w:val="000C7070"/>
    <w:rsid w:val="000C7863"/>
    <w:rsid w:val="000D122A"/>
    <w:rsid w:val="000D1B6C"/>
    <w:rsid w:val="000D2D86"/>
    <w:rsid w:val="000D39B3"/>
    <w:rsid w:val="000D4AE2"/>
    <w:rsid w:val="000D54C9"/>
    <w:rsid w:val="000D5860"/>
    <w:rsid w:val="000D6CA7"/>
    <w:rsid w:val="000D7C92"/>
    <w:rsid w:val="000E0980"/>
    <w:rsid w:val="000E16BF"/>
    <w:rsid w:val="000E185A"/>
    <w:rsid w:val="000E20DF"/>
    <w:rsid w:val="000E253B"/>
    <w:rsid w:val="000E4988"/>
    <w:rsid w:val="000E4BCB"/>
    <w:rsid w:val="000E5F53"/>
    <w:rsid w:val="000E759A"/>
    <w:rsid w:val="000F0CC1"/>
    <w:rsid w:val="000F1DA8"/>
    <w:rsid w:val="000F6F12"/>
    <w:rsid w:val="001027BE"/>
    <w:rsid w:val="0010358E"/>
    <w:rsid w:val="0010386F"/>
    <w:rsid w:val="00104776"/>
    <w:rsid w:val="00104FF4"/>
    <w:rsid w:val="001055A3"/>
    <w:rsid w:val="0010724F"/>
    <w:rsid w:val="00110276"/>
    <w:rsid w:val="00111767"/>
    <w:rsid w:val="00111EEE"/>
    <w:rsid w:val="0011240D"/>
    <w:rsid w:val="00113B9A"/>
    <w:rsid w:val="0011479B"/>
    <w:rsid w:val="001147B2"/>
    <w:rsid w:val="00114CFB"/>
    <w:rsid w:val="00115491"/>
    <w:rsid w:val="0011614F"/>
    <w:rsid w:val="0011756E"/>
    <w:rsid w:val="001205D8"/>
    <w:rsid w:val="001210DD"/>
    <w:rsid w:val="0012351E"/>
    <w:rsid w:val="00124A76"/>
    <w:rsid w:val="00126D8D"/>
    <w:rsid w:val="00127E7D"/>
    <w:rsid w:val="00130A35"/>
    <w:rsid w:val="001322F3"/>
    <w:rsid w:val="00133EF8"/>
    <w:rsid w:val="00135038"/>
    <w:rsid w:val="0013512A"/>
    <w:rsid w:val="001352A3"/>
    <w:rsid w:val="001354CE"/>
    <w:rsid w:val="00135A49"/>
    <w:rsid w:val="00135D66"/>
    <w:rsid w:val="00141A04"/>
    <w:rsid w:val="00141AF7"/>
    <w:rsid w:val="001439A9"/>
    <w:rsid w:val="00143CD7"/>
    <w:rsid w:val="001456E4"/>
    <w:rsid w:val="00147E64"/>
    <w:rsid w:val="00151061"/>
    <w:rsid w:val="00152EA5"/>
    <w:rsid w:val="00153735"/>
    <w:rsid w:val="001545B0"/>
    <w:rsid w:val="001576FB"/>
    <w:rsid w:val="00160262"/>
    <w:rsid w:val="00160903"/>
    <w:rsid w:val="00160BA2"/>
    <w:rsid w:val="00160F3D"/>
    <w:rsid w:val="0016190E"/>
    <w:rsid w:val="001628A2"/>
    <w:rsid w:val="00163751"/>
    <w:rsid w:val="00163CFE"/>
    <w:rsid w:val="001652EE"/>
    <w:rsid w:val="00165435"/>
    <w:rsid w:val="00165B22"/>
    <w:rsid w:val="00166870"/>
    <w:rsid w:val="00171ABC"/>
    <w:rsid w:val="0017327D"/>
    <w:rsid w:val="001734A5"/>
    <w:rsid w:val="00173935"/>
    <w:rsid w:val="001743A1"/>
    <w:rsid w:val="001746AF"/>
    <w:rsid w:val="00174AEC"/>
    <w:rsid w:val="001767FC"/>
    <w:rsid w:val="00176B36"/>
    <w:rsid w:val="00180C20"/>
    <w:rsid w:val="00182BAC"/>
    <w:rsid w:val="00183712"/>
    <w:rsid w:val="00183A26"/>
    <w:rsid w:val="00183BE2"/>
    <w:rsid w:val="00184FEC"/>
    <w:rsid w:val="00185886"/>
    <w:rsid w:val="001859F4"/>
    <w:rsid w:val="00185CA1"/>
    <w:rsid w:val="001902AC"/>
    <w:rsid w:val="001903A3"/>
    <w:rsid w:val="0019147F"/>
    <w:rsid w:val="00192436"/>
    <w:rsid w:val="00192BE0"/>
    <w:rsid w:val="00193661"/>
    <w:rsid w:val="00193A17"/>
    <w:rsid w:val="00193C7F"/>
    <w:rsid w:val="00194598"/>
    <w:rsid w:val="001954B8"/>
    <w:rsid w:val="00196C69"/>
    <w:rsid w:val="00197A03"/>
    <w:rsid w:val="001A00E2"/>
    <w:rsid w:val="001A0EDB"/>
    <w:rsid w:val="001A1B05"/>
    <w:rsid w:val="001A3324"/>
    <w:rsid w:val="001A5D43"/>
    <w:rsid w:val="001A5EFF"/>
    <w:rsid w:val="001A6B02"/>
    <w:rsid w:val="001A6D93"/>
    <w:rsid w:val="001B1466"/>
    <w:rsid w:val="001B4193"/>
    <w:rsid w:val="001B4F0B"/>
    <w:rsid w:val="001B5233"/>
    <w:rsid w:val="001B5602"/>
    <w:rsid w:val="001B635B"/>
    <w:rsid w:val="001B6665"/>
    <w:rsid w:val="001C2E61"/>
    <w:rsid w:val="001C5696"/>
    <w:rsid w:val="001C7B8B"/>
    <w:rsid w:val="001D221A"/>
    <w:rsid w:val="001D28BF"/>
    <w:rsid w:val="001D3EA2"/>
    <w:rsid w:val="001D3EF2"/>
    <w:rsid w:val="001D4A0B"/>
    <w:rsid w:val="001D5ACA"/>
    <w:rsid w:val="001D6605"/>
    <w:rsid w:val="001D7591"/>
    <w:rsid w:val="001E0CA7"/>
    <w:rsid w:val="001E2DE2"/>
    <w:rsid w:val="001E3B91"/>
    <w:rsid w:val="001E5546"/>
    <w:rsid w:val="001E58F8"/>
    <w:rsid w:val="001E649B"/>
    <w:rsid w:val="001E7C39"/>
    <w:rsid w:val="001F0BF0"/>
    <w:rsid w:val="001F35C1"/>
    <w:rsid w:val="001F38A9"/>
    <w:rsid w:val="001F4D3A"/>
    <w:rsid w:val="001F6196"/>
    <w:rsid w:val="001F671E"/>
    <w:rsid w:val="001F7399"/>
    <w:rsid w:val="001F7FC6"/>
    <w:rsid w:val="0020010C"/>
    <w:rsid w:val="0020077E"/>
    <w:rsid w:val="0020376E"/>
    <w:rsid w:val="00204FF4"/>
    <w:rsid w:val="00206A74"/>
    <w:rsid w:val="0020716D"/>
    <w:rsid w:val="00207865"/>
    <w:rsid w:val="0021032C"/>
    <w:rsid w:val="002119FA"/>
    <w:rsid w:val="002127C0"/>
    <w:rsid w:val="00214269"/>
    <w:rsid w:val="0021705C"/>
    <w:rsid w:val="002178BA"/>
    <w:rsid w:val="0022207E"/>
    <w:rsid w:val="002220D8"/>
    <w:rsid w:val="00222B7E"/>
    <w:rsid w:val="00223E8F"/>
    <w:rsid w:val="00224202"/>
    <w:rsid w:val="00226EA1"/>
    <w:rsid w:val="00227919"/>
    <w:rsid w:val="00227CA9"/>
    <w:rsid w:val="00231693"/>
    <w:rsid w:val="002322DF"/>
    <w:rsid w:val="00233C25"/>
    <w:rsid w:val="00233C9F"/>
    <w:rsid w:val="002341CB"/>
    <w:rsid w:val="0023505A"/>
    <w:rsid w:val="00235198"/>
    <w:rsid w:val="002351B7"/>
    <w:rsid w:val="0023663A"/>
    <w:rsid w:val="00237D58"/>
    <w:rsid w:val="0024030A"/>
    <w:rsid w:val="0024133F"/>
    <w:rsid w:val="00241B00"/>
    <w:rsid w:val="00242004"/>
    <w:rsid w:val="0024291B"/>
    <w:rsid w:val="00246571"/>
    <w:rsid w:val="0024675F"/>
    <w:rsid w:val="0024700A"/>
    <w:rsid w:val="00247B6C"/>
    <w:rsid w:val="002506E2"/>
    <w:rsid w:val="002523EA"/>
    <w:rsid w:val="00252D53"/>
    <w:rsid w:val="00254624"/>
    <w:rsid w:val="00254E1D"/>
    <w:rsid w:val="00254EB9"/>
    <w:rsid w:val="0025507D"/>
    <w:rsid w:val="00255D13"/>
    <w:rsid w:val="00256989"/>
    <w:rsid w:val="002570E4"/>
    <w:rsid w:val="00257191"/>
    <w:rsid w:val="002577E6"/>
    <w:rsid w:val="00260178"/>
    <w:rsid w:val="002609B2"/>
    <w:rsid w:val="00260CC4"/>
    <w:rsid w:val="00261381"/>
    <w:rsid w:val="00261BA9"/>
    <w:rsid w:val="00264361"/>
    <w:rsid w:val="00267635"/>
    <w:rsid w:val="002717BE"/>
    <w:rsid w:val="002743AB"/>
    <w:rsid w:val="00274AAC"/>
    <w:rsid w:val="00276E9C"/>
    <w:rsid w:val="002810C8"/>
    <w:rsid w:val="0028124F"/>
    <w:rsid w:val="0028208E"/>
    <w:rsid w:val="002824D7"/>
    <w:rsid w:val="00282ACA"/>
    <w:rsid w:val="00282C1F"/>
    <w:rsid w:val="0028356C"/>
    <w:rsid w:val="00291963"/>
    <w:rsid w:val="00291D94"/>
    <w:rsid w:val="002920A8"/>
    <w:rsid w:val="00292D79"/>
    <w:rsid w:val="002932BF"/>
    <w:rsid w:val="002942F4"/>
    <w:rsid w:val="00294E82"/>
    <w:rsid w:val="002956EB"/>
    <w:rsid w:val="00297D54"/>
    <w:rsid w:val="00297E9C"/>
    <w:rsid w:val="002A1E33"/>
    <w:rsid w:val="002A2126"/>
    <w:rsid w:val="002A29CB"/>
    <w:rsid w:val="002A35CE"/>
    <w:rsid w:val="002A3733"/>
    <w:rsid w:val="002A525E"/>
    <w:rsid w:val="002A5399"/>
    <w:rsid w:val="002A6E5D"/>
    <w:rsid w:val="002B14F4"/>
    <w:rsid w:val="002B15D9"/>
    <w:rsid w:val="002B18F5"/>
    <w:rsid w:val="002B3133"/>
    <w:rsid w:val="002B3F78"/>
    <w:rsid w:val="002B4178"/>
    <w:rsid w:val="002B4780"/>
    <w:rsid w:val="002B5424"/>
    <w:rsid w:val="002B6B52"/>
    <w:rsid w:val="002B7178"/>
    <w:rsid w:val="002B7D3F"/>
    <w:rsid w:val="002C0BA2"/>
    <w:rsid w:val="002C2FA5"/>
    <w:rsid w:val="002C319B"/>
    <w:rsid w:val="002C4148"/>
    <w:rsid w:val="002C418E"/>
    <w:rsid w:val="002C4F83"/>
    <w:rsid w:val="002C6514"/>
    <w:rsid w:val="002C78A8"/>
    <w:rsid w:val="002C79FC"/>
    <w:rsid w:val="002C7CD7"/>
    <w:rsid w:val="002C7E33"/>
    <w:rsid w:val="002D081E"/>
    <w:rsid w:val="002D0F0D"/>
    <w:rsid w:val="002D1F60"/>
    <w:rsid w:val="002D3A1D"/>
    <w:rsid w:val="002D5082"/>
    <w:rsid w:val="002D5C02"/>
    <w:rsid w:val="002D62DD"/>
    <w:rsid w:val="002D6B05"/>
    <w:rsid w:val="002E1E99"/>
    <w:rsid w:val="002E3C6A"/>
    <w:rsid w:val="002E4AD9"/>
    <w:rsid w:val="002E7390"/>
    <w:rsid w:val="002E767C"/>
    <w:rsid w:val="002F0B80"/>
    <w:rsid w:val="002F0D96"/>
    <w:rsid w:val="002F28F7"/>
    <w:rsid w:val="002F2A69"/>
    <w:rsid w:val="002F2AF4"/>
    <w:rsid w:val="002F2C05"/>
    <w:rsid w:val="002F3361"/>
    <w:rsid w:val="002F359A"/>
    <w:rsid w:val="002F3BC6"/>
    <w:rsid w:val="002F4084"/>
    <w:rsid w:val="002F44A0"/>
    <w:rsid w:val="002F49FF"/>
    <w:rsid w:val="002F60FF"/>
    <w:rsid w:val="002F6788"/>
    <w:rsid w:val="0030127C"/>
    <w:rsid w:val="00302EDF"/>
    <w:rsid w:val="00302EEB"/>
    <w:rsid w:val="003033EB"/>
    <w:rsid w:val="003038F5"/>
    <w:rsid w:val="00306020"/>
    <w:rsid w:val="0030705A"/>
    <w:rsid w:val="00307D71"/>
    <w:rsid w:val="003114B4"/>
    <w:rsid w:val="00311B5A"/>
    <w:rsid w:val="00311CF1"/>
    <w:rsid w:val="0031472C"/>
    <w:rsid w:val="003149AF"/>
    <w:rsid w:val="00320499"/>
    <w:rsid w:val="00320DF5"/>
    <w:rsid w:val="0032123F"/>
    <w:rsid w:val="003230ED"/>
    <w:rsid w:val="00323AC1"/>
    <w:rsid w:val="00324A4E"/>
    <w:rsid w:val="00325EC5"/>
    <w:rsid w:val="00326456"/>
    <w:rsid w:val="0032660D"/>
    <w:rsid w:val="00326FBD"/>
    <w:rsid w:val="00330592"/>
    <w:rsid w:val="00330B25"/>
    <w:rsid w:val="0033151D"/>
    <w:rsid w:val="00331E48"/>
    <w:rsid w:val="003347AC"/>
    <w:rsid w:val="00334DBB"/>
    <w:rsid w:val="003353D5"/>
    <w:rsid w:val="00335E39"/>
    <w:rsid w:val="00336100"/>
    <w:rsid w:val="003362DD"/>
    <w:rsid w:val="00336B29"/>
    <w:rsid w:val="00337BCC"/>
    <w:rsid w:val="00340520"/>
    <w:rsid w:val="00340884"/>
    <w:rsid w:val="00340CFF"/>
    <w:rsid w:val="00341249"/>
    <w:rsid w:val="0034241B"/>
    <w:rsid w:val="00342EAC"/>
    <w:rsid w:val="003444B4"/>
    <w:rsid w:val="003448F3"/>
    <w:rsid w:val="0034498D"/>
    <w:rsid w:val="00344BD4"/>
    <w:rsid w:val="00346766"/>
    <w:rsid w:val="00346C79"/>
    <w:rsid w:val="00350B00"/>
    <w:rsid w:val="0035316C"/>
    <w:rsid w:val="00356FD0"/>
    <w:rsid w:val="0036042A"/>
    <w:rsid w:val="003607F6"/>
    <w:rsid w:val="00360E41"/>
    <w:rsid w:val="003629E1"/>
    <w:rsid w:val="00370B8C"/>
    <w:rsid w:val="003712ED"/>
    <w:rsid w:val="0037257B"/>
    <w:rsid w:val="00372FA3"/>
    <w:rsid w:val="00373F85"/>
    <w:rsid w:val="00375725"/>
    <w:rsid w:val="00375862"/>
    <w:rsid w:val="00380F70"/>
    <w:rsid w:val="003824B7"/>
    <w:rsid w:val="00384011"/>
    <w:rsid w:val="003855FD"/>
    <w:rsid w:val="0038607B"/>
    <w:rsid w:val="003865DA"/>
    <w:rsid w:val="003909DB"/>
    <w:rsid w:val="00392E3D"/>
    <w:rsid w:val="00392ECA"/>
    <w:rsid w:val="00392EF2"/>
    <w:rsid w:val="00396145"/>
    <w:rsid w:val="00397397"/>
    <w:rsid w:val="00397705"/>
    <w:rsid w:val="00397C72"/>
    <w:rsid w:val="003A0CBD"/>
    <w:rsid w:val="003A168C"/>
    <w:rsid w:val="003A22EC"/>
    <w:rsid w:val="003A391F"/>
    <w:rsid w:val="003A7EAD"/>
    <w:rsid w:val="003B65BC"/>
    <w:rsid w:val="003B682E"/>
    <w:rsid w:val="003B6CC3"/>
    <w:rsid w:val="003B75ED"/>
    <w:rsid w:val="003C1612"/>
    <w:rsid w:val="003C6598"/>
    <w:rsid w:val="003C65E6"/>
    <w:rsid w:val="003C74AF"/>
    <w:rsid w:val="003C79D1"/>
    <w:rsid w:val="003C7D02"/>
    <w:rsid w:val="003D33D3"/>
    <w:rsid w:val="003D57F0"/>
    <w:rsid w:val="003D5D04"/>
    <w:rsid w:val="003D7467"/>
    <w:rsid w:val="003D7E71"/>
    <w:rsid w:val="003E0BD6"/>
    <w:rsid w:val="003E2A62"/>
    <w:rsid w:val="003E2B0D"/>
    <w:rsid w:val="003E3E0C"/>
    <w:rsid w:val="003E6FE4"/>
    <w:rsid w:val="003E7A4A"/>
    <w:rsid w:val="003F1608"/>
    <w:rsid w:val="003F1F6A"/>
    <w:rsid w:val="003F2019"/>
    <w:rsid w:val="003F2985"/>
    <w:rsid w:val="003F3297"/>
    <w:rsid w:val="003F33B6"/>
    <w:rsid w:val="003F4746"/>
    <w:rsid w:val="003F5925"/>
    <w:rsid w:val="003F5A93"/>
    <w:rsid w:val="003F60FA"/>
    <w:rsid w:val="003F74B6"/>
    <w:rsid w:val="0040019C"/>
    <w:rsid w:val="00400B3F"/>
    <w:rsid w:val="00401006"/>
    <w:rsid w:val="00401A9E"/>
    <w:rsid w:val="00401E19"/>
    <w:rsid w:val="00402B31"/>
    <w:rsid w:val="00403D8D"/>
    <w:rsid w:val="00405ACF"/>
    <w:rsid w:val="00405EC7"/>
    <w:rsid w:val="00406299"/>
    <w:rsid w:val="00406BA3"/>
    <w:rsid w:val="00407BCE"/>
    <w:rsid w:val="00410DD5"/>
    <w:rsid w:val="004117E6"/>
    <w:rsid w:val="004119F7"/>
    <w:rsid w:val="00411E2F"/>
    <w:rsid w:val="00411F4F"/>
    <w:rsid w:val="00414783"/>
    <w:rsid w:val="00417549"/>
    <w:rsid w:val="0041797B"/>
    <w:rsid w:val="00420937"/>
    <w:rsid w:val="00424616"/>
    <w:rsid w:val="00424F26"/>
    <w:rsid w:val="00424F88"/>
    <w:rsid w:val="00426BE7"/>
    <w:rsid w:val="00430808"/>
    <w:rsid w:val="00432CF2"/>
    <w:rsid w:val="00432FD5"/>
    <w:rsid w:val="00433E0C"/>
    <w:rsid w:val="00433F81"/>
    <w:rsid w:val="004351CB"/>
    <w:rsid w:val="0043570B"/>
    <w:rsid w:val="0043788C"/>
    <w:rsid w:val="004410A5"/>
    <w:rsid w:val="00441FB8"/>
    <w:rsid w:val="004436F8"/>
    <w:rsid w:val="004464AB"/>
    <w:rsid w:val="0045020F"/>
    <w:rsid w:val="00451196"/>
    <w:rsid w:val="00452683"/>
    <w:rsid w:val="0045336C"/>
    <w:rsid w:val="00454002"/>
    <w:rsid w:val="004540D5"/>
    <w:rsid w:val="00454B38"/>
    <w:rsid w:val="00454C77"/>
    <w:rsid w:val="00455E9E"/>
    <w:rsid w:val="0046158B"/>
    <w:rsid w:val="00462412"/>
    <w:rsid w:val="004628FC"/>
    <w:rsid w:val="0046388D"/>
    <w:rsid w:val="00465164"/>
    <w:rsid w:val="00465457"/>
    <w:rsid w:val="00467545"/>
    <w:rsid w:val="00467833"/>
    <w:rsid w:val="0047058F"/>
    <w:rsid w:val="00470A4D"/>
    <w:rsid w:val="004719D9"/>
    <w:rsid w:val="00471A47"/>
    <w:rsid w:val="00473364"/>
    <w:rsid w:val="00473826"/>
    <w:rsid w:val="00473CA4"/>
    <w:rsid w:val="00475753"/>
    <w:rsid w:val="00475B2F"/>
    <w:rsid w:val="00481F56"/>
    <w:rsid w:val="00482373"/>
    <w:rsid w:val="004837F1"/>
    <w:rsid w:val="00483952"/>
    <w:rsid w:val="004856AA"/>
    <w:rsid w:val="00485C21"/>
    <w:rsid w:val="00490300"/>
    <w:rsid w:val="004903D0"/>
    <w:rsid w:val="00490D99"/>
    <w:rsid w:val="00491128"/>
    <w:rsid w:val="00491F5D"/>
    <w:rsid w:val="00492B85"/>
    <w:rsid w:val="004953F8"/>
    <w:rsid w:val="0049551F"/>
    <w:rsid w:val="00495F0E"/>
    <w:rsid w:val="00496334"/>
    <w:rsid w:val="004963A3"/>
    <w:rsid w:val="004A3F8E"/>
    <w:rsid w:val="004A7D83"/>
    <w:rsid w:val="004B0428"/>
    <w:rsid w:val="004B09E3"/>
    <w:rsid w:val="004B2C58"/>
    <w:rsid w:val="004B2D04"/>
    <w:rsid w:val="004B386A"/>
    <w:rsid w:val="004B3990"/>
    <w:rsid w:val="004B4EC1"/>
    <w:rsid w:val="004B528A"/>
    <w:rsid w:val="004B6C52"/>
    <w:rsid w:val="004B7082"/>
    <w:rsid w:val="004B77B7"/>
    <w:rsid w:val="004C1295"/>
    <w:rsid w:val="004C2F63"/>
    <w:rsid w:val="004C36AA"/>
    <w:rsid w:val="004C5359"/>
    <w:rsid w:val="004C538E"/>
    <w:rsid w:val="004C7936"/>
    <w:rsid w:val="004D15D1"/>
    <w:rsid w:val="004D4B2C"/>
    <w:rsid w:val="004D557C"/>
    <w:rsid w:val="004D6E14"/>
    <w:rsid w:val="004E1A84"/>
    <w:rsid w:val="004E20AB"/>
    <w:rsid w:val="004E5358"/>
    <w:rsid w:val="004E6DD4"/>
    <w:rsid w:val="004E74BF"/>
    <w:rsid w:val="004F0431"/>
    <w:rsid w:val="004F1154"/>
    <w:rsid w:val="004F18B1"/>
    <w:rsid w:val="004F2B51"/>
    <w:rsid w:val="004F2C34"/>
    <w:rsid w:val="004F7C5D"/>
    <w:rsid w:val="0050645F"/>
    <w:rsid w:val="005069C7"/>
    <w:rsid w:val="00510731"/>
    <w:rsid w:val="005109B9"/>
    <w:rsid w:val="005119DC"/>
    <w:rsid w:val="005122D0"/>
    <w:rsid w:val="00513A09"/>
    <w:rsid w:val="005140A0"/>
    <w:rsid w:val="0051556A"/>
    <w:rsid w:val="00522B25"/>
    <w:rsid w:val="0052614B"/>
    <w:rsid w:val="0052714F"/>
    <w:rsid w:val="005302A8"/>
    <w:rsid w:val="005325FE"/>
    <w:rsid w:val="0053489C"/>
    <w:rsid w:val="00534B74"/>
    <w:rsid w:val="00535B6D"/>
    <w:rsid w:val="00536F3B"/>
    <w:rsid w:val="005376D4"/>
    <w:rsid w:val="00537C84"/>
    <w:rsid w:val="00537FCD"/>
    <w:rsid w:val="005400A9"/>
    <w:rsid w:val="005419E5"/>
    <w:rsid w:val="00542968"/>
    <w:rsid w:val="00542EEC"/>
    <w:rsid w:val="005455C9"/>
    <w:rsid w:val="00545C40"/>
    <w:rsid w:val="00547F93"/>
    <w:rsid w:val="005501AC"/>
    <w:rsid w:val="00552917"/>
    <w:rsid w:val="00552E12"/>
    <w:rsid w:val="00552F3B"/>
    <w:rsid w:val="00553565"/>
    <w:rsid w:val="0055362F"/>
    <w:rsid w:val="00554444"/>
    <w:rsid w:val="005545E1"/>
    <w:rsid w:val="00555478"/>
    <w:rsid w:val="0055622C"/>
    <w:rsid w:val="005574CF"/>
    <w:rsid w:val="00560395"/>
    <w:rsid w:val="0056065A"/>
    <w:rsid w:val="00560BA7"/>
    <w:rsid w:val="00560FF3"/>
    <w:rsid w:val="0056343F"/>
    <w:rsid w:val="00564388"/>
    <w:rsid w:val="0056554B"/>
    <w:rsid w:val="0057009C"/>
    <w:rsid w:val="00573587"/>
    <w:rsid w:val="00573B7A"/>
    <w:rsid w:val="005753D0"/>
    <w:rsid w:val="005811C9"/>
    <w:rsid w:val="005818DA"/>
    <w:rsid w:val="0058273B"/>
    <w:rsid w:val="00585898"/>
    <w:rsid w:val="00585BDC"/>
    <w:rsid w:val="005864DD"/>
    <w:rsid w:val="005868C0"/>
    <w:rsid w:val="0059040C"/>
    <w:rsid w:val="00590525"/>
    <w:rsid w:val="005950E8"/>
    <w:rsid w:val="005952B4"/>
    <w:rsid w:val="00597523"/>
    <w:rsid w:val="005A5281"/>
    <w:rsid w:val="005A6CBE"/>
    <w:rsid w:val="005A7036"/>
    <w:rsid w:val="005A78B5"/>
    <w:rsid w:val="005A7E3E"/>
    <w:rsid w:val="005B4141"/>
    <w:rsid w:val="005B4543"/>
    <w:rsid w:val="005B5015"/>
    <w:rsid w:val="005B6180"/>
    <w:rsid w:val="005B61AA"/>
    <w:rsid w:val="005B7285"/>
    <w:rsid w:val="005C278D"/>
    <w:rsid w:val="005C6AF5"/>
    <w:rsid w:val="005C74BB"/>
    <w:rsid w:val="005C7B47"/>
    <w:rsid w:val="005D01AC"/>
    <w:rsid w:val="005D02F6"/>
    <w:rsid w:val="005D0EAB"/>
    <w:rsid w:val="005D23D7"/>
    <w:rsid w:val="005D5840"/>
    <w:rsid w:val="005D6601"/>
    <w:rsid w:val="005D66BD"/>
    <w:rsid w:val="005E0A59"/>
    <w:rsid w:val="005E3988"/>
    <w:rsid w:val="005E42F6"/>
    <w:rsid w:val="005E53AD"/>
    <w:rsid w:val="005E549A"/>
    <w:rsid w:val="005E5F21"/>
    <w:rsid w:val="005E616E"/>
    <w:rsid w:val="005E7319"/>
    <w:rsid w:val="005E7585"/>
    <w:rsid w:val="005F100F"/>
    <w:rsid w:val="005F1350"/>
    <w:rsid w:val="005F1517"/>
    <w:rsid w:val="005F1971"/>
    <w:rsid w:val="005F40D5"/>
    <w:rsid w:val="005F41A4"/>
    <w:rsid w:val="005F6D71"/>
    <w:rsid w:val="006002C5"/>
    <w:rsid w:val="006006C7"/>
    <w:rsid w:val="00600A35"/>
    <w:rsid w:val="006018D6"/>
    <w:rsid w:val="00601DCB"/>
    <w:rsid w:val="00601EE1"/>
    <w:rsid w:val="0060383E"/>
    <w:rsid w:val="00611214"/>
    <w:rsid w:val="00611DF8"/>
    <w:rsid w:val="00611F93"/>
    <w:rsid w:val="00613209"/>
    <w:rsid w:val="00615507"/>
    <w:rsid w:val="006156AB"/>
    <w:rsid w:val="00616737"/>
    <w:rsid w:val="00621DEC"/>
    <w:rsid w:val="00622B44"/>
    <w:rsid w:val="00622C1B"/>
    <w:rsid w:val="006270DC"/>
    <w:rsid w:val="00630098"/>
    <w:rsid w:val="0063009E"/>
    <w:rsid w:val="00630212"/>
    <w:rsid w:val="0063099F"/>
    <w:rsid w:val="0063135E"/>
    <w:rsid w:val="00631C40"/>
    <w:rsid w:val="00631C5F"/>
    <w:rsid w:val="006333D7"/>
    <w:rsid w:val="0063365F"/>
    <w:rsid w:val="0063744C"/>
    <w:rsid w:val="0064007B"/>
    <w:rsid w:val="00640DA4"/>
    <w:rsid w:val="00641C08"/>
    <w:rsid w:val="00643314"/>
    <w:rsid w:val="00643AE2"/>
    <w:rsid w:val="00644D5F"/>
    <w:rsid w:val="00645F51"/>
    <w:rsid w:val="00646ABA"/>
    <w:rsid w:val="0065063B"/>
    <w:rsid w:val="00652A8E"/>
    <w:rsid w:val="00653D00"/>
    <w:rsid w:val="00654A5B"/>
    <w:rsid w:val="00656065"/>
    <w:rsid w:val="00657609"/>
    <w:rsid w:val="006577FE"/>
    <w:rsid w:val="00662663"/>
    <w:rsid w:val="00664162"/>
    <w:rsid w:val="006643F7"/>
    <w:rsid w:val="00664716"/>
    <w:rsid w:val="0067140E"/>
    <w:rsid w:val="00672306"/>
    <w:rsid w:val="006727EC"/>
    <w:rsid w:val="00673822"/>
    <w:rsid w:val="00677EA8"/>
    <w:rsid w:val="00677F0A"/>
    <w:rsid w:val="006805CA"/>
    <w:rsid w:val="006813A0"/>
    <w:rsid w:val="006820FB"/>
    <w:rsid w:val="00685177"/>
    <w:rsid w:val="0068546C"/>
    <w:rsid w:val="00687282"/>
    <w:rsid w:val="006876A3"/>
    <w:rsid w:val="00687CFF"/>
    <w:rsid w:val="006914D8"/>
    <w:rsid w:val="00691C5E"/>
    <w:rsid w:val="00691CC7"/>
    <w:rsid w:val="00692157"/>
    <w:rsid w:val="006921B4"/>
    <w:rsid w:val="006921E0"/>
    <w:rsid w:val="006937DC"/>
    <w:rsid w:val="006945F5"/>
    <w:rsid w:val="0069487E"/>
    <w:rsid w:val="00695056"/>
    <w:rsid w:val="00696784"/>
    <w:rsid w:val="006967C7"/>
    <w:rsid w:val="006969F0"/>
    <w:rsid w:val="006A4216"/>
    <w:rsid w:val="006A56E8"/>
    <w:rsid w:val="006A6002"/>
    <w:rsid w:val="006A63BA"/>
    <w:rsid w:val="006A6C54"/>
    <w:rsid w:val="006B07F1"/>
    <w:rsid w:val="006B1FC7"/>
    <w:rsid w:val="006B5A1A"/>
    <w:rsid w:val="006B60AB"/>
    <w:rsid w:val="006B6263"/>
    <w:rsid w:val="006B6B9F"/>
    <w:rsid w:val="006B70BF"/>
    <w:rsid w:val="006B74E6"/>
    <w:rsid w:val="006C06B5"/>
    <w:rsid w:val="006C2AB8"/>
    <w:rsid w:val="006C2BFB"/>
    <w:rsid w:val="006C4476"/>
    <w:rsid w:val="006C557B"/>
    <w:rsid w:val="006C66DE"/>
    <w:rsid w:val="006D43A5"/>
    <w:rsid w:val="006D65B3"/>
    <w:rsid w:val="006D6B90"/>
    <w:rsid w:val="006D7E51"/>
    <w:rsid w:val="006E00EF"/>
    <w:rsid w:val="006E0EE8"/>
    <w:rsid w:val="006E1391"/>
    <w:rsid w:val="006E28C2"/>
    <w:rsid w:val="006E3474"/>
    <w:rsid w:val="006E3DFD"/>
    <w:rsid w:val="006E41DE"/>
    <w:rsid w:val="006E5D26"/>
    <w:rsid w:val="006E74DB"/>
    <w:rsid w:val="006E7712"/>
    <w:rsid w:val="006F29E8"/>
    <w:rsid w:val="006F4A27"/>
    <w:rsid w:val="006F50C7"/>
    <w:rsid w:val="006F56AA"/>
    <w:rsid w:val="006F6730"/>
    <w:rsid w:val="006F74B8"/>
    <w:rsid w:val="00700E9D"/>
    <w:rsid w:val="007018A0"/>
    <w:rsid w:val="00701B7E"/>
    <w:rsid w:val="00702D84"/>
    <w:rsid w:val="0070370C"/>
    <w:rsid w:val="0070586E"/>
    <w:rsid w:val="00706A9A"/>
    <w:rsid w:val="00711E5A"/>
    <w:rsid w:val="00712E99"/>
    <w:rsid w:val="007146E4"/>
    <w:rsid w:val="0071576F"/>
    <w:rsid w:val="0071577B"/>
    <w:rsid w:val="007178C6"/>
    <w:rsid w:val="00717D3B"/>
    <w:rsid w:val="00721349"/>
    <w:rsid w:val="00723127"/>
    <w:rsid w:val="00725E7B"/>
    <w:rsid w:val="00725F8F"/>
    <w:rsid w:val="00730695"/>
    <w:rsid w:val="0073078D"/>
    <w:rsid w:val="00734600"/>
    <w:rsid w:val="00735227"/>
    <w:rsid w:val="00736FD9"/>
    <w:rsid w:val="00742601"/>
    <w:rsid w:val="00742E64"/>
    <w:rsid w:val="0074369D"/>
    <w:rsid w:val="00744334"/>
    <w:rsid w:val="00745BDB"/>
    <w:rsid w:val="007463A5"/>
    <w:rsid w:val="00746760"/>
    <w:rsid w:val="00746AD6"/>
    <w:rsid w:val="00746DD2"/>
    <w:rsid w:val="007518C0"/>
    <w:rsid w:val="00752FB3"/>
    <w:rsid w:val="007543CA"/>
    <w:rsid w:val="00754EFD"/>
    <w:rsid w:val="0075543D"/>
    <w:rsid w:val="00756139"/>
    <w:rsid w:val="00756FC5"/>
    <w:rsid w:val="007571AD"/>
    <w:rsid w:val="00761FD3"/>
    <w:rsid w:val="007621A9"/>
    <w:rsid w:val="0076235A"/>
    <w:rsid w:val="00764E70"/>
    <w:rsid w:val="00766709"/>
    <w:rsid w:val="00767A3A"/>
    <w:rsid w:val="0077010D"/>
    <w:rsid w:val="0077021E"/>
    <w:rsid w:val="00770828"/>
    <w:rsid w:val="007711F9"/>
    <w:rsid w:val="00771F20"/>
    <w:rsid w:val="00773680"/>
    <w:rsid w:val="00774676"/>
    <w:rsid w:val="00776662"/>
    <w:rsid w:val="007768AE"/>
    <w:rsid w:val="0078453D"/>
    <w:rsid w:val="00784A4E"/>
    <w:rsid w:val="0078576E"/>
    <w:rsid w:val="00785FFB"/>
    <w:rsid w:val="00786209"/>
    <w:rsid w:val="00787BBE"/>
    <w:rsid w:val="00790467"/>
    <w:rsid w:val="00791184"/>
    <w:rsid w:val="0079245B"/>
    <w:rsid w:val="00793FBF"/>
    <w:rsid w:val="00795BBA"/>
    <w:rsid w:val="00795DD9"/>
    <w:rsid w:val="0079662C"/>
    <w:rsid w:val="007968AB"/>
    <w:rsid w:val="00796E66"/>
    <w:rsid w:val="007A0FA5"/>
    <w:rsid w:val="007A20C7"/>
    <w:rsid w:val="007A3670"/>
    <w:rsid w:val="007A480A"/>
    <w:rsid w:val="007A6AE7"/>
    <w:rsid w:val="007A7478"/>
    <w:rsid w:val="007A7650"/>
    <w:rsid w:val="007A76EC"/>
    <w:rsid w:val="007A7AC1"/>
    <w:rsid w:val="007A7CBA"/>
    <w:rsid w:val="007B0207"/>
    <w:rsid w:val="007B26C9"/>
    <w:rsid w:val="007B2E57"/>
    <w:rsid w:val="007B3B08"/>
    <w:rsid w:val="007B6952"/>
    <w:rsid w:val="007C1305"/>
    <w:rsid w:val="007C3230"/>
    <w:rsid w:val="007C3B1B"/>
    <w:rsid w:val="007C5B2C"/>
    <w:rsid w:val="007C7B34"/>
    <w:rsid w:val="007D0A95"/>
    <w:rsid w:val="007D2E31"/>
    <w:rsid w:val="007D3187"/>
    <w:rsid w:val="007D37A3"/>
    <w:rsid w:val="007D40D6"/>
    <w:rsid w:val="007D700E"/>
    <w:rsid w:val="007E1416"/>
    <w:rsid w:val="007E1743"/>
    <w:rsid w:val="007E20FC"/>
    <w:rsid w:val="007E3566"/>
    <w:rsid w:val="007E566F"/>
    <w:rsid w:val="007E6886"/>
    <w:rsid w:val="007E76D4"/>
    <w:rsid w:val="007E78B1"/>
    <w:rsid w:val="007F1352"/>
    <w:rsid w:val="007F3C42"/>
    <w:rsid w:val="007F4F1D"/>
    <w:rsid w:val="007F6B98"/>
    <w:rsid w:val="00800809"/>
    <w:rsid w:val="00801289"/>
    <w:rsid w:val="00801DF1"/>
    <w:rsid w:val="00802E0D"/>
    <w:rsid w:val="00803424"/>
    <w:rsid w:val="00803A0F"/>
    <w:rsid w:val="008041AC"/>
    <w:rsid w:val="00804226"/>
    <w:rsid w:val="008042EB"/>
    <w:rsid w:val="00804A54"/>
    <w:rsid w:val="00805C90"/>
    <w:rsid w:val="00806134"/>
    <w:rsid w:val="0080619E"/>
    <w:rsid w:val="00806997"/>
    <w:rsid w:val="00806DDC"/>
    <w:rsid w:val="00807625"/>
    <w:rsid w:val="00807B7C"/>
    <w:rsid w:val="00810AC0"/>
    <w:rsid w:val="00814C34"/>
    <w:rsid w:val="00815126"/>
    <w:rsid w:val="008154E0"/>
    <w:rsid w:val="008155E2"/>
    <w:rsid w:val="00817451"/>
    <w:rsid w:val="00817685"/>
    <w:rsid w:val="0082071A"/>
    <w:rsid w:val="00820A27"/>
    <w:rsid w:val="008216E2"/>
    <w:rsid w:val="00823B8B"/>
    <w:rsid w:val="00824E57"/>
    <w:rsid w:val="008304A6"/>
    <w:rsid w:val="008328D8"/>
    <w:rsid w:val="00833DA3"/>
    <w:rsid w:val="00836D7F"/>
    <w:rsid w:val="00836FCA"/>
    <w:rsid w:val="00837F5A"/>
    <w:rsid w:val="008430F1"/>
    <w:rsid w:val="00843177"/>
    <w:rsid w:val="00844130"/>
    <w:rsid w:val="008447E8"/>
    <w:rsid w:val="00844D0E"/>
    <w:rsid w:val="008450A2"/>
    <w:rsid w:val="0084660F"/>
    <w:rsid w:val="00851865"/>
    <w:rsid w:val="008523C5"/>
    <w:rsid w:val="00853679"/>
    <w:rsid w:val="0085500D"/>
    <w:rsid w:val="00856415"/>
    <w:rsid w:val="00860525"/>
    <w:rsid w:val="008610EB"/>
    <w:rsid w:val="00861153"/>
    <w:rsid w:val="0086292D"/>
    <w:rsid w:val="00862B22"/>
    <w:rsid w:val="008638E5"/>
    <w:rsid w:val="008642D9"/>
    <w:rsid w:val="00864D90"/>
    <w:rsid w:val="00866AD6"/>
    <w:rsid w:val="00866C4B"/>
    <w:rsid w:val="0087038D"/>
    <w:rsid w:val="0087235E"/>
    <w:rsid w:val="0087267C"/>
    <w:rsid w:val="008729FE"/>
    <w:rsid w:val="0087463B"/>
    <w:rsid w:val="0087500E"/>
    <w:rsid w:val="008800DC"/>
    <w:rsid w:val="008801FB"/>
    <w:rsid w:val="00882DE6"/>
    <w:rsid w:val="0088332F"/>
    <w:rsid w:val="00883A8E"/>
    <w:rsid w:val="008848E6"/>
    <w:rsid w:val="00884D11"/>
    <w:rsid w:val="00885E1E"/>
    <w:rsid w:val="00886358"/>
    <w:rsid w:val="00886B1D"/>
    <w:rsid w:val="00887C01"/>
    <w:rsid w:val="008901D7"/>
    <w:rsid w:val="008902B6"/>
    <w:rsid w:val="0089068D"/>
    <w:rsid w:val="00891ADE"/>
    <w:rsid w:val="00891CA5"/>
    <w:rsid w:val="008927B7"/>
    <w:rsid w:val="00892868"/>
    <w:rsid w:val="008935EC"/>
    <w:rsid w:val="0089444D"/>
    <w:rsid w:val="0089478A"/>
    <w:rsid w:val="008965D2"/>
    <w:rsid w:val="00896858"/>
    <w:rsid w:val="00897524"/>
    <w:rsid w:val="008A14A7"/>
    <w:rsid w:val="008A392C"/>
    <w:rsid w:val="008A4558"/>
    <w:rsid w:val="008A68ED"/>
    <w:rsid w:val="008A77A6"/>
    <w:rsid w:val="008B3657"/>
    <w:rsid w:val="008B40E2"/>
    <w:rsid w:val="008B64F1"/>
    <w:rsid w:val="008B66E7"/>
    <w:rsid w:val="008B7239"/>
    <w:rsid w:val="008B7C07"/>
    <w:rsid w:val="008C0F6F"/>
    <w:rsid w:val="008C25F6"/>
    <w:rsid w:val="008C28EE"/>
    <w:rsid w:val="008C29C7"/>
    <w:rsid w:val="008C4574"/>
    <w:rsid w:val="008C4E60"/>
    <w:rsid w:val="008C51B9"/>
    <w:rsid w:val="008C5831"/>
    <w:rsid w:val="008C6414"/>
    <w:rsid w:val="008D0E88"/>
    <w:rsid w:val="008D2963"/>
    <w:rsid w:val="008D3682"/>
    <w:rsid w:val="008D38D0"/>
    <w:rsid w:val="008D4374"/>
    <w:rsid w:val="008D4655"/>
    <w:rsid w:val="008D4807"/>
    <w:rsid w:val="008D6CA8"/>
    <w:rsid w:val="008D7ECE"/>
    <w:rsid w:val="008D7FC1"/>
    <w:rsid w:val="008E2E9A"/>
    <w:rsid w:val="008E2F1C"/>
    <w:rsid w:val="008E4E0C"/>
    <w:rsid w:val="008E50BD"/>
    <w:rsid w:val="008E5465"/>
    <w:rsid w:val="008E7F27"/>
    <w:rsid w:val="008F06CD"/>
    <w:rsid w:val="008F13A2"/>
    <w:rsid w:val="008F3067"/>
    <w:rsid w:val="008F46FA"/>
    <w:rsid w:val="008F4798"/>
    <w:rsid w:val="008F5D06"/>
    <w:rsid w:val="008F5FAF"/>
    <w:rsid w:val="008F62A9"/>
    <w:rsid w:val="008F63F3"/>
    <w:rsid w:val="008F6910"/>
    <w:rsid w:val="009003F5"/>
    <w:rsid w:val="0090054D"/>
    <w:rsid w:val="00901AC9"/>
    <w:rsid w:val="009036EE"/>
    <w:rsid w:val="00903D76"/>
    <w:rsid w:val="00904211"/>
    <w:rsid w:val="0090444A"/>
    <w:rsid w:val="009069FE"/>
    <w:rsid w:val="0090782B"/>
    <w:rsid w:val="00907CC0"/>
    <w:rsid w:val="00910293"/>
    <w:rsid w:val="00910990"/>
    <w:rsid w:val="0091147D"/>
    <w:rsid w:val="00912985"/>
    <w:rsid w:val="0091385B"/>
    <w:rsid w:val="00913E36"/>
    <w:rsid w:val="009145D5"/>
    <w:rsid w:val="009147BD"/>
    <w:rsid w:val="00914C13"/>
    <w:rsid w:val="0091548B"/>
    <w:rsid w:val="009155DC"/>
    <w:rsid w:val="009176C1"/>
    <w:rsid w:val="00917845"/>
    <w:rsid w:val="00921AB0"/>
    <w:rsid w:val="009224F1"/>
    <w:rsid w:val="009230E0"/>
    <w:rsid w:val="00923CB3"/>
    <w:rsid w:val="009245C1"/>
    <w:rsid w:val="00926EF0"/>
    <w:rsid w:val="009274D0"/>
    <w:rsid w:val="0093068E"/>
    <w:rsid w:val="00930812"/>
    <w:rsid w:val="00931213"/>
    <w:rsid w:val="00931D91"/>
    <w:rsid w:val="00932121"/>
    <w:rsid w:val="00932AFB"/>
    <w:rsid w:val="00932BD6"/>
    <w:rsid w:val="00933559"/>
    <w:rsid w:val="009341E7"/>
    <w:rsid w:val="00934213"/>
    <w:rsid w:val="00934E8C"/>
    <w:rsid w:val="00935365"/>
    <w:rsid w:val="00935629"/>
    <w:rsid w:val="00935692"/>
    <w:rsid w:val="009406F7"/>
    <w:rsid w:val="009434A2"/>
    <w:rsid w:val="00943865"/>
    <w:rsid w:val="00945ED0"/>
    <w:rsid w:val="00947D05"/>
    <w:rsid w:val="00951320"/>
    <w:rsid w:val="00951837"/>
    <w:rsid w:val="00952344"/>
    <w:rsid w:val="00952D18"/>
    <w:rsid w:val="00953640"/>
    <w:rsid w:val="009547AA"/>
    <w:rsid w:val="00955693"/>
    <w:rsid w:val="00955D0C"/>
    <w:rsid w:val="009600CE"/>
    <w:rsid w:val="009621DD"/>
    <w:rsid w:val="00963069"/>
    <w:rsid w:val="00964D49"/>
    <w:rsid w:val="00966DD1"/>
    <w:rsid w:val="00967265"/>
    <w:rsid w:val="00970A37"/>
    <w:rsid w:val="00970FA2"/>
    <w:rsid w:val="00971679"/>
    <w:rsid w:val="0097196C"/>
    <w:rsid w:val="0097221D"/>
    <w:rsid w:val="00972A06"/>
    <w:rsid w:val="00972C0F"/>
    <w:rsid w:val="00973BF1"/>
    <w:rsid w:val="009751EB"/>
    <w:rsid w:val="0098020E"/>
    <w:rsid w:val="0098058B"/>
    <w:rsid w:val="009808BE"/>
    <w:rsid w:val="0098504E"/>
    <w:rsid w:val="0098513E"/>
    <w:rsid w:val="00985910"/>
    <w:rsid w:val="00985E3A"/>
    <w:rsid w:val="009861BB"/>
    <w:rsid w:val="00990555"/>
    <w:rsid w:val="0099100A"/>
    <w:rsid w:val="00992B22"/>
    <w:rsid w:val="00993062"/>
    <w:rsid w:val="00993CE8"/>
    <w:rsid w:val="00995243"/>
    <w:rsid w:val="009962BB"/>
    <w:rsid w:val="00996523"/>
    <w:rsid w:val="009972F2"/>
    <w:rsid w:val="00997940"/>
    <w:rsid w:val="009A084D"/>
    <w:rsid w:val="009A105B"/>
    <w:rsid w:val="009A2BF7"/>
    <w:rsid w:val="009A3152"/>
    <w:rsid w:val="009A3C51"/>
    <w:rsid w:val="009A4DFC"/>
    <w:rsid w:val="009A529F"/>
    <w:rsid w:val="009A68D2"/>
    <w:rsid w:val="009B0D83"/>
    <w:rsid w:val="009B231D"/>
    <w:rsid w:val="009B2CD2"/>
    <w:rsid w:val="009B2FAB"/>
    <w:rsid w:val="009B3AA2"/>
    <w:rsid w:val="009B4615"/>
    <w:rsid w:val="009B513A"/>
    <w:rsid w:val="009B6143"/>
    <w:rsid w:val="009C095F"/>
    <w:rsid w:val="009C23F8"/>
    <w:rsid w:val="009C24F9"/>
    <w:rsid w:val="009C2C0B"/>
    <w:rsid w:val="009C397B"/>
    <w:rsid w:val="009C4727"/>
    <w:rsid w:val="009C4B60"/>
    <w:rsid w:val="009D0EDA"/>
    <w:rsid w:val="009D1DEA"/>
    <w:rsid w:val="009D5B71"/>
    <w:rsid w:val="009D76A5"/>
    <w:rsid w:val="009D7F37"/>
    <w:rsid w:val="009E3020"/>
    <w:rsid w:val="009E53D3"/>
    <w:rsid w:val="009E5804"/>
    <w:rsid w:val="009E5F5B"/>
    <w:rsid w:val="009F0AEF"/>
    <w:rsid w:val="009F2CFC"/>
    <w:rsid w:val="009F4934"/>
    <w:rsid w:val="009F4974"/>
    <w:rsid w:val="009F5542"/>
    <w:rsid w:val="009F5927"/>
    <w:rsid w:val="009F672D"/>
    <w:rsid w:val="009F74FA"/>
    <w:rsid w:val="009F75D3"/>
    <w:rsid w:val="00A00244"/>
    <w:rsid w:val="00A04939"/>
    <w:rsid w:val="00A04A55"/>
    <w:rsid w:val="00A05721"/>
    <w:rsid w:val="00A06150"/>
    <w:rsid w:val="00A07223"/>
    <w:rsid w:val="00A076C5"/>
    <w:rsid w:val="00A10D9B"/>
    <w:rsid w:val="00A11248"/>
    <w:rsid w:val="00A11809"/>
    <w:rsid w:val="00A128C6"/>
    <w:rsid w:val="00A12A72"/>
    <w:rsid w:val="00A133EE"/>
    <w:rsid w:val="00A1454E"/>
    <w:rsid w:val="00A148F1"/>
    <w:rsid w:val="00A14B36"/>
    <w:rsid w:val="00A16855"/>
    <w:rsid w:val="00A209D0"/>
    <w:rsid w:val="00A21398"/>
    <w:rsid w:val="00A2175B"/>
    <w:rsid w:val="00A21ACB"/>
    <w:rsid w:val="00A23AD7"/>
    <w:rsid w:val="00A24BBF"/>
    <w:rsid w:val="00A2616F"/>
    <w:rsid w:val="00A26E09"/>
    <w:rsid w:val="00A26E2C"/>
    <w:rsid w:val="00A30193"/>
    <w:rsid w:val="00A30A8A"/>
    <w:rsid w:val="00A30DED"/>
    <w:rsid w:val="00A30E58"/>
    <w:rsid w:val="00A339E7"/>
    <w:rsid w:val="00A347D3"/>
    <w:rsid w:val="00A352A8"/>
    <w:rsid w:val="00A354F9"/>
    <w:rsid w:val="00A35759"/>
    <w:rsid w:val="00A360FA"/>
    <w:rsid w:val="00A360FB"/>
    <w:rsid w:val="00A3626B"/>
    <w:rsid w:val="00A3763C"/>
    <w:rsid w:val="00A37B2C"/>
    <w:rsid w:val="00A421A2"/>
    <w:rsid w:val="00A4408E"/>
    <w:rsid w:val="00A455AC"/>
    <w:rsid w:val="00A46550"/>
    <w:rsid w:val="00A509A2"/>
    <w:rsid w:val="00A51F7F"/>
    <w:rsid w:val="00A5351F"/>
    <w:rsid w:val="00A535BE"/>
    <w:rsid w:val="00A5381A"/>
    <w:rsid w:val="00A54329"/>
    <w:rsid w:val="00A54FD9"/>
    <w:rsid w:val="00A55F20"/>
    <w:rsid w:val="00A605E4"/>
    <w:rsid w:val="00A60EF8"/>
    <w:rsid w:val="00A629E2"/>
    <w:rsid w:val="00A63094"/>
    <w:rsid w:val="00A640EB"/>
    <w:rsid w:val="00A64531"/>
    <w:rsid w:val="00A64752"/>
    <w:rsid w:val="00A65AF0"/>
    <w:rsid w:val="00A65B64"/>
    <w:rsid w:val="00A6684E"/>
    <w:rsid w:val="00A7261C"/>
    <w:rsid w:val="00A737FF"/>
    <w:rsid w:val="00A746E6"/>
    <w:rsid w:val="00A778BA"/>
    <w:rsid w:val="00A81A27"/>
    <w:rsid w:val="00A81CD2"/>
    <w:rsid w:val="00A81E5A"/>
    <w:rsid w:val="00A81E6B"/>
    <w:rsid w:val="00A823B6"/>
    <w:rsid w:val="00A82DF1"/>
    <w:rsid w:val="00A8375E"/>
    <w:rsid w:val="00A83C38"/>
    <w:rsid w:val="00A848F3"/>
    <w:rsid w:val="00A85D4F"/>
    <w:rsid w:val="00A910CD"/>
    <w:rsid w:val="00A91A72"/>
    <w:rsid w:val="00A92014"/>
    <w:rsid w:val="00A92087"/>
    <w:rsid w:val="00A92576"/>
    <w:rsid w:val="00A9474F"/>
    <w:rsid w:val="00A9689F"/>
    <w:rsid w:val="00AA0ACF"/>
    <w:rsid w:val="00AA1300"/>
    <w:rsid w:val="00AA1538"/>
    <w:rsid w:val="00AA3958"/>
    <w:rsid w:val="00AA3C25"/>
    <w:rsid w:val="00AA563B"/>
    <w:rsid w:val="00AA583A"/>
    <w:rsid w:val="00AA6141"/>
    <w:rsid w:val="00AA79DE"/>
    <w:rsid w:val="00AB0043"/>
    <w:rsid w:val="00AB06CF"/>
    <w:rsid w:val="00AB0B75"/>
    <w:rsid w:val="00AB22AF"/>
    <w:rsid w:val="00AB258B"/>
    <w:rsid w:val="00AB35D5"/>
    <w:rsid w:val="00AB569F"/>
    <w:rsid w:val="00AB62EB"/>
    <w:rsid w:val="00AB7EA0"/>
    <w:rsid w:val="00AC134D"/>
    <w:rsid w:val="00AC3101"/>
    <w:rsid w:val="00AC3136"/>
    <w:rsid w:val="00AC338E"/>
    <w:rsid w:val="00AC36F6"/>
    <w:rsid w:val="00AC3C0C"/>
    <w:rsid w:val="00AC5AFB"/>
    <w:rsid w:val="00AC7748"/>
    <w:rsid w:val="00AD00F5"/>
    <w:rsid w:val="00AD0AD5"/>
    <w:rsid w:val="00AD129F"/>
    <w:rsid w:val="00AD3186"/>
    <w:rsid w:val="00AE08BD"/>
    <w:rsid w:val="00AE1402"/>
    <w:rsid w:val="00AE47BA"/>
    <w:rsid w:val="00AE4DDD"/>
    <w:rsid w:val="00AE59F3"/>
    <w:rsid w:val="00AF0537"/>
    <w:rsid w:val="00AF0793"/>
    <w:rsid w:val="00AF18CE"/>
    <w:rsid w:val="00AF240E"/>
    <w:rsid w:val="00AF343D"/>
    <w:rsid w:val="00AF44B3"/>
    <w:rsid w:val="00AF638B"/>
    <w:rsid w:val="00B01226"/>
    <w:rsid w:val="00B0164D"/>
    <w:rsid w:val="00B05099"/>
    <w:rsid w:val="00B051F2"/>
    <w:rsid w:val="00B069B2"/>
    <w:rsid w:val="00B1322D"/>
    <w:rsid w:val="00B14A78"/>
    <w:rsid w:val="00B1527E"/>
    <w:rsid w:val="00B153F0"/>
    <w:rsid w:val="00B163B5"/>
    <w:rsid w:val="00B16652"/>
    <w:rsid w:val="00B1747D"/>
    <w:rsid w:val="00B22A63"/>
    <w:rsid w:val="00B22C00"/>
    <w:rsid w:val="00B2437C"/>
    <w:rsid w:val="00B2447B"/>
    <w:rsid w:val="00B25CEC"/>
    <w:rsid w:val="00B2670D"/>
    <w:rsid w:val="00B2682F"/>
    <w:rsid w:val="00B31C8B"/>
    <w:rsid w:val="00B32697"/>
    <w:rsid w:val="00B336CA"/>
    <w:rsid w:val="00B35878"/>
    <w:rsid w:val="00B35D41"/>
    <w:rsid w:val="00B371FF"/>
    <w:rsid w:val="00B37821"/>
    <w:rsid w:val="00B4019E"/>
    <w:rsid w:val="00B4137C"/>
    <w:rsid w:val="00B4317B"/>
    <w:rsid w:val="00B44AD7"/>
    <w:rsid w:val="00B4663D"/>
    <w:rsid w:val="00B4750D"/>
    <w:rsid w:val="00B47D04"/>
    <w:rsid w:val="00B47E4C"/>
    <w:rsid w:val="00B50378"/>
    <w:rsid w:val="00B527A3"/>
    <w:rsid w:val="00B529CE"/>
    <w:rsid w:val="00B5303D"/>
    <w:rsid w:val="00B532D8"/>
    <w:rsid w:val="00B54E59"/>
    <w:rsid w:val="00B56330"/>
    <w:rsid w:val="00B573CC"/>
    <w:rsid w:val="00B6173F"/>
    <w:rsid w:val="00B619C2"/>
    <w:rsid w:val="00B626F9"/>
    <w:rsid w:val="00B6485B"/>
    <w:rsid w:val="00B65B92"/>
    <w:rsid w:val="00B65F4D"/>
    <w:rsid w:val="00B66C42"/>
    <w:rsid w:val="00B67FAA"/>
    <w:rsid w:val="00B7183B"/>
    <w:rsid w:val="00B7204F"/>
    <w:rsid w:val="00B72A2E"/>
    <w:rsid w:val="00B73196"/>
    <w:rsid w:val="00B74719"/>
    <w:rsid w:val="00B75CC9"/>
    <w:rsid w:val="00B75DAB"/>
    <w:rsid w:val="00B804DA"/>
    <w:rsid w:val="00B805DA"/>
    <w:rsid w:val="00B80C85"/>
    <w:rsid w:val="00B80DF1"/>
    <w:rsid w:val="00B830A8"/>
    <w:rsid w:val="00B8342E"/>
    <w:rsid w:val="00B83CCC"/>
    <w:rsid w:val="00B84C75"/>
    <w:rsid w:val="00B856AC"/>
    <w:rsid w:val="00B872DE"/>
    <w:rsid w:val="00B87828"/>
    <w:rsid w:val="00B878BF"/>
    <w:rsid w:val="00B91BE2"/>
    <w:rsid w:val="00B9272C"/>
    <w:rsid w:val="00B94763"/>
    <w:rsid w:val="00B9538A"/>
    <w:rsid w:val="00B95BE8"/>
    <w:rsid w:val="00B9693B"/>
    <w:rsid w:val="00B96ACC"/>
    <w:rsid w:val="00B96FB8"/>
    <w:rsid w:val="00B97062"/>
    <w:rsid w:val="00B97855"/>
    <w:rsid w:val="00B978F9"/>
    <w:rsid w:val="00B97A7F"/>
    <w:rsid w:val="00BA086F"/>
    <w:rsid w:val="00BA229B"/>
    <w:rsid w:val="00BA255A"/>
    <w:rsid w:val="00BA303F"/>
    <w:rsid w:val="00BA4237"/>
    <w:rsid w:val="00BA4605"/>
    <w:rsid w:val="00BA6A66"/>
    <w:rsid w:val="00BA6DF9"/>
    <w:rsid w:val="00BA6E6F"/>
    <w:rsid w:val="00BB0D2A"/>
    <w:rsid w:val="00BB25EE"/>
    <w:rsid w:val="00BB2F8F"/>
    <w:rsid w:val="00BB4161"/>
    <w:rsid w:val="00BB4FE6"/>
    <w:rsid w:val="00BB5146"/>
    <w:rsid w:val="00BB5323"/>
    <w:rsid w:val="00BC05AA"/>
    <w:rsid w:val="00BC1A95"/>
    <w:rsid w:val="00BC1F43"/>
    <w:rsid w:val="00BC2F4C"/>
    <w:rsid w:val="00BC3FF5"/>
    <w:rsid w:val="00BC4337"/>
    <w:rsid w:val="00BC5CB8"/>
    <w:rsid w:val="00BC6951"/>
    <w:rsid w:val="00BD0218"/>
    <w:rsid w:val="00BD0810"/>
    <w:rsid w:val="00BD22AF"/>
    <w:rsid w:val="00BD27D8"/>
    <w:rsid w:val="00BD549C"/>
    <w:rsid w:val="00BD6C26"/>
    <w:rsid w:val="00BE0365"/>
    <w:rsid w:val="00BE178A"/>
    <w:rsid w:val="00BE62F7"/>
    <w:rsid w:val="00BE6B3F"/>
    <w:rsid w:val="00BE6C57"/>
    <w:rsid w:val="00BF34BE"/>
    <w:rsid w:val="00BF3999"/>
    <w:rsid w:val="00BF47E6"/>
    <w:rsid w:val="00BF4CE5"/>
    <w:rsid w:val="00BF594B"/>
    <w:rsid w:val="00BF7454"/>
    <w:rsid w:val="00BF7DEE"/>
    <w:rsid w:val="00C009BE"/>
    <w:rsid w:val="00C02A99"/>
    <w:rsid w:val="00C053DF"/>
    <w:rsid w:val="00C058E7"/>
    <w:rsid w:val="00C149EE"/>
    <w:rsid w:val="00C15605"/>
    <w:rsid w:val="00C20830"/>
    <w:rsid w:val="00C213E0"/>
    <w:rsid w:val="00C24497"/>
    <w:rsid w:val="00C25581"/>
    <w:rsid w:val="00C25F68"/>
    <w:rsid w:val="00C26186"/>
    <w:rsid w:val="00C268D4"/>
    <w:rsid w:val="00C268F4"/>
    <w:rsid w:val="00C27929"/>
    <w:rsid w:val="00C306A3"/>
    <w:rsid w:val="00C331B8"/>
    <w:rsid w:val="00C34FBA"/>
    <w:rsid w:val="00C36687"/>
    <w:rsid w:val="00C3689B"/>
    <w:rsid w:val="00C36C8A"/>
    <w:rsid w:val="00C37317"/>
    <w:rsid w:val="00C37E83"/>
    <w:rsid w:val="00C40E35"/>
    <w:rsid w:val="00C40E78"/>
    <w:rsid w:val="00C41910"/>
    <w:rsid w:val="00C41E45"/>
    <w:rsid w:val="00C422FB"/>
    <w:rsid w:val="00C434A1"/>
    <w:rsid w:val="00C449F8"/>
    <w:rsid w:val="00C456A6"/>
    <w:rsid w:val="00C4635A"/>
    <w:rsid w:val="00C46487"/>
    <w:rsid w:val="00C4678B"/>
    <w:rsid w:val="00C504BD"/>
    <w:rsid w:val="00C51840"/>
    <w:rsid w:val="00C518F7"/>
    <w:rsid w:val="00C56395"/>
    <w:rsid w:val="00C56894"/>
    <w:rsid w:val="00C5689D"/>
    <w:rsid w:val="00C60B52"/>
    <w:rsid w:val="00C6116E"/>
    <w:rsid w:val="00C6184D"/>
    <w:rsid w:val="00C64BBD"/>
    <w:rsid w:val="00C6650E"/>
    <w:rsid w:val="00C678B0"/>
    <w:rsid w:val="00C72E4B"/>
    <w:rsid w:val="00C740FE"/>
    <w:rsid w:val="00C747FA"/>
    <w:rsid w:val="00C75EC5"/>
    <w:rsid w:val="00C76EBF"/>
    <w:rsid w:val="00C77CE0"/>
    <w:rsid w:val="00C80DBD"/>
    <w:rsid w:val="00C814F7"/>
    <w:rsid w:val="00C86153"/>
    <w:rsid w:val="00C868FB"/>
    <w:rsid w:val="00C86A6D"/>
    <w:rsid w:val="00C87FB3"/>
    <w:rsid w:val="00C905B3"/>
    <w:rsid w:val="00C907EF"/>
    <w:rsid w:val="00C90CDD"/>
    <w:rsid w:val="00C90F9A"/>
    <w:rsid w:val="00C9266C"/>
    <w:rsid w:val="00C94593"/>
    <w:rsid w:val="00C94C5A"/>
    <w:rsid w:val="00C95827"/>
    <w:rsid w:val="00C967CC"/>
    <w:rsid w:val="00C96EB7"/>
    <w:rsid w:val="00CA00A4"/>
    <w:rsid w:val="00CA0791"/>
    <w:rsid w:val="00CA58C3"/>
    <w:rsid w:val="00CA628E"/>
    <w:rsid w:val="00CA6879"/>
    <w:rsid w:val="00CA6E44"/>
    <w:rsid w:val="00CA7508"/>
    <w:rsid w:val="00CB286D"/>
    <w:rsid w:val="00CB321A"/>
    <w:rsid w:val="00CB6183"/>
    <w:rsid w:val="00CC0C27"/>
    <w:rsid w:val="00CC0C3B"/>
    <w:rsid w:val="00CC117B"/>
    <w:rsid w:val="00CC18F2"/>
    <w:rsid w:val="00CC1C7B"/>
    <w:rsid w:val="00CC3009"/>
    <w:rsid w:val="00CC3116"/>
    <w:rsid w:val="00CC5420"/>
    <w:rsid w:val="00CC65FA"/>
    <w:rsid w:val="00CD4C59"/>
    <w:rsid w:val="00CD726B"/>
    <w:rsid w:val="00CE020A"/>
    <w:rsid w:val="00CE04FB"/>
    <w:rsid w:val="00CE24DF"/>
    <w:rsid w:val="00CE4553"/>
    <w:rsid w:val="00CE4A3F"/>
    <w:rsid w:val="00CE568A"/>
    <w:rsid w:val="00CE700F"/>
    <w:rsid w:val="00CF025E"/>
    <w:rsid w:val="00CF2201"/>
    <w:rsid w:val="00CF2275"/>
    <w:rsid w:val="00CF2517"/>
    <w:rsid w:val="00CF2B8D"/>
    <w:rsid w:val="00CF2DF0"/>
    <w:rsid w:val="00CF64B8"/>
    <w:rsid w:val="00CF74AF"/>
    <w:rsid w:val="00CF7FCB"/>
    <w:rsid w:val="00D017D5"/>
    <w:rsid w:val="00D01BFC"/>
    <w:rsid w:val="00D03D72"/>
    <w:rsid w:val="00D0618D"/>
    <w:rsid w:val="00D06577"/>
    <w:rsid w:val="00D10644"/>
    <w:rsid w:val="00D1166B"/>
    <w:rsid w:val="00D12815"/>
    <w:rsid w:val="00D1330B"/>
    <w:rsid w:val="00D1476D"/>
    <w:rsid w:val="00D14946"/>
    <w:rsid w:val="00D1548B"/>
    <w:rsid w:val="00D1600B"/>
    <w:rsid w:val="00D225F3"/>
    <w:rsid w:val="00D22B64"/>
    <w:rsid w:val="00D23E94"/>
    <w:rsid w:val="00D257B8"/>
    <w:rsid w:val="00D265E5"/>
    <w:rsid w:val="00D270DA"/>
    <w:rsid w:val="00D27606"/>
    <w:rsid w:val="00D306D8"/>
    <w:rsid w:val="00D30EF9"/>
    <w:rsid w:val="00D32208"/>
    <w:rsid w:val="00D32C5B"/>
    <w:rsid w:val="00D33363"/>
    <w:rsid w:val="00D33786"/>
    <w:rsid w:val="00D35658"/>
    <w:rsid w:val="00D36530"/>
    <w:rsid w:val="00D36B27"/>
    <w:rsid w:val="00D37183"/>
    <w:rsid w:val="00D37320"/>
    <w:rsid w:val="00D40730"/>
    <w:rsid w:val="00D45059"/>
    <w:rsid w:val="00D4624E"/>
    <w:rsid w:val="00D466A7"/>
    <w:rsid w:val="00D50627"/>
    <w:rsid w:val="00D50E50"/>
    <w:rsid w:val="00D52D1A"/>
    <w:rsid w:val="00D54A1D"/>
    <w:rsid w:val="00D57F9F"/>
    <w:rsid w:val="00D60195"/>
    <w:rsid w:val="00D609AB"/>
    <w:rsid w:val="00D62690"/>
    <w:rsid w:val="00D62DEB"/>
    <w:rsid w:val="00D642B0"/>
    <w:rsid w:val="00D65914"/>
    <w:rsid w:val="00D65F9F"/>
    <w:rsid w:val="00D71196"/>
    <w:rsid w:val="00D71292"/>
    <w:rsid w:val="00D71A55"/>
    <w:rsid w:val="00D748B8"/>
    <w:rsid w:val="00D7640D"/>
    <w:rsid w:val="00D7789D"/>
    <w:rsid w:val="00D80336"/>
    <w:rsid w:val="00D810C2"/>
    <w:rsid w:val="00D816DF"/>
    <w:rsid w:val="00D82489"/>
    <w:rsid w:val="00D83509"/>
    <w:rsid w:val="00D83C0C"/>
    <w:rsid w:val="00D84568"/>
    <w:rsid w:val="00D85BE5"/>
    <w:rsid w:val="00D8656C"/>
    <w:rsid w:val="00D877D4"/>
    <w:rsid w:val="00D908A9"/>
    <w:rsid w:val="00D90ACF"/>
    <w:rsid w:val="00D92927"/>
    <w:rsid w:val="00D92A77"/>
    <w:rsid w:val="00D930BF"/>
    <w:rsid w:val="00D938F5"/>
    <w:rsid w:val="00D94C1E"/>
    <w:rsid w:val="00D94D52"/>
    <w:rsid w:val="00D95BA0"/>
    <w:rsid w:val="00D97150"/>
    <w:rsid w:val="00D97576"/>
    <w:rsid w:val="00DA0249"/>
    <w:rsid w:val="00DA12B9"/>
    <w:rsid w:val="00DA1438"/>
    <w:rsid w:val="00DA2809"/>
    <w:rsid w:val="00DA34DF"/>
    <w:rsid w:val="00DA3791"/>
    <w:rsid w:val="00DA4FC2"/>
    <w:rsid w:val="00DA5387"/>
    <w:rsid w:val="00DA5426"/>
    <w:rsid w:val="00DB1961"/>
    <w:rsid w:val="00DB1995"/>
    <w:rsid w:val="00DB2489"/>
    <w:rsid w:val="00DB29E2"/>
    <w:rsid w:val="00DB4128"/>
    <w:rsid w:val="00DB7583"/>
    <w:rsid w:val="00DB7E7B"/>
    <w:rsid w:val="00DC04A6"/>
    <w:rsid w:val="00DC1650"/>
    <w:rsid w:val="00DC1969"/>
    <w:rsid w:val="00DC2C33"/>
    <w:rsid w:val="00DC34F9"/>
    <w:rsid w:val="00DC37AA"/>
    <w:rsid w:val="00DC4E83"/>
    <w:rsid w:val="00DC5AFB"/>
    <w:rsid w:val="00DC7482"/>
    <w:rsid w:val="00DD14CB"/>
    <w:rsid w:val="00DD2956"/>
    <w:rsid w:val="00DD2A53"/>
    <w:rsid w:val="00DD4A50"/>
    <w:rsid w:val="00DD68A1"/>
    <w:rsid w:val="00DD7404"/>
    <w:rsid w:val="00DD7F03"/>
    <w:rsid w:val="00DE1CBE"/>
    <w:rsid w:val="00DE1E5C"/>
    <w:rsid w:val="00DE37BB"/>
    <w:rsid w:val="00DE392E"/>
    <w:rsid w:val="00DE3A2D"/>
    <w:rsid w:val="00DE7546"/>
    <w:rsid w:val="00DE7BE8"/>
    <w:rsid w:val="00DF0AA9"/>
    <w:rsid w:val="00DF1EBB"/>
    <w:rsid w:val="00DF4DE0"/>
    <w:rsid w:val="00DF6155"/>
    <w:rsid w:val="00DF6351"/>
    <w:rsid w:val="00DF7BB5"/>
    <w:rsid w:val="00E005AC"/>
    <w:rsid w:val="00E02D77"/>
    <w:rsid w:val="00E03BB3"/>
    <w:rsid w:val="00E04325"/>
    <w:rsid w:val="00E0623F"/>
    <w:rsid w:val="00E072CA"/>
    <w:rsid w:val="00E07406"/>
    <w:rsid w:val="00E077E4"/>
    <w:rsid w:val="00E07C8C"/>
    <w:rsid w:val="00E104E1"/>
    <w:rsid w:val="00E10795"/>
    <w:rsid w:val="00E11409"/>
    <w:rsid w:val="00E11452"/>
    <w:rsid w:val="00E11EB2"/>
    <w:rsid w:val="00E14FDB"/>
    <w:rsid w:val="00E17229"/>
    <w:rsid w:val="00E20471"/>
    <w:rsid w:val="00E21127"/>
    <w:rsid w:val="00E21279"/>
    <w:rsid w:val="00E21554"/>
    <w:rsid w:val="00E265F0"/>
    <w:rsid w:val="00E26D6F"/>
    <w:rsid w:val="00E275AF"/>
    <w:rsid w:val="00E27F81"/>
    <w:rsid w:val="00E3097C"/>
    <w:rsid w:val="00E30B97"/>
    <w:rsid w:val="00E31263"/>
    <w:rsid w:val="00E31D01"/>
    <w:rsid w:val="00E3301B"/>
    <w:rsid w:val="00E357F4"/>
    <w:rsid w:val="00E3607B"/>
    <w:rsid w:val="00E4023D"/>
    <w:rsid w:val="00E4211B"/>
    <w:rsid w:val="00E43242"/>
    <w:rsid w:val="00E43935"/>
    <w:rsid w:val="00E5356A"/>
    <w:rsid w:val="00E548A4"/>
    <w:rsid w:val="00E54B36"/>
    <w:rsid w:val="00E553C6"/>
    <w:rsid w:val="00E57651"/>
    <w:rsid w:val="00E60521"/>
    <w:rsid w:val="00E62B9F"/>
    <w:rsid w:val="00E6303F"/>
    <w:rsid w:val="00E63657"/>
    <w:rsid w:val="00E63812"/>
    <w:rsid w:val="00E643FA"/>
    <w:rsid w:val="00E64729"/>
    <w:rsid w:val="00E67D4C"/>
    <w:rsid w:val="00E70D21"/>
    <w:rsid w:val="00E71388"/>
    <w:rsid w:val="00E723FF"/>
    <w:rsid w:val="00E7327D"/>
    <w:rsid w:val="00E753F7"/>
    <w:rsid w:val="00E76526"/>
    <w:rsid w:val="00E775C8"/>
    <w:rsid w:val="00E812FA"/>
    <w:rsid w:val="00E81379"/>
    <w:rsid w:val="00E82EF0"/>
    <w:rsid w:val="00E84E49"/>
    <w:rsid w:val="00E86841"/>
    <w:rsid w:val="00E874E6"/>
    <w:rsid w:val="00E91D05"/>
    <w:rsid w:val="00E9379F"/>
    <w:rsid w:val="00E94653"/>
    <w:rsid w:val="00E946D3"/>
    <w:rsid w:val="00E9491A"/>
    <w:rsid w:val="00E94B2B"/>
    <w:rsid w:val="00E94C1B"/>
    <w:rsid w:val="00E94D31"/>
    <w:rsid w:val="00E95138"/>
    <w:rsid w:val="00E954A3"/>
    <w:rsid w:val="00E95F6E"/>
    <w:rsid w:val="00E9624D"/>
    <w:rsid w:val="00EA0752"/>
    <w:rsid w:val="00EA1536"/>
    <w:rsid w:val="00EA2686"/>
    <w:rsid w:val="00EA3792"/>
    <w:rsid w:val="00EB0208"/>
    <w:rsid w:val="00EB2472"/>
    <w:rsid w:val="00EB2DC8"/>
    <w:rsid w:val="00EB3090"/>
    <w:rsid w:val="00EB6051"/>
    <w:rsid w:val="00EB6196"/>
    <w:rsid w:val="00EB724E"/>
    <w:rsid w:val="00EB779F"/>
    <w:rsid w:val="00EC1303"/>
    <w:rsid w:val="00EC1F7B"/>
    <w:rsid w:val="00EC25EE"/>
    <w:rsid w:val="00EC2E8C"/>
    <w:rsid w:val="00EC4839"/>
    <w:rsid w:val="00EC4CC3"/>
    <w:rsid w:val="00EC4FF1"/>
    <w:rsid w:val="00EC6078"/>
    <w:rsid w:val="00EC63DC"/>
    <w:rsid w:val="00EC6B22"/>
    <w:rsid w:val="00EC7CF6"/>
    <w:rsid w:val="00EC7EF5"/>
    <w:rsid w:val="00ED1C32"/>
    <w:rsid w:val="00ED2C16"/>
    <w:rsid w:val="00ED6C2E"/>
    <w:rsid w:val="00ED6D01"/>
    <w:rsid w:val="00ED7096"/>
    <w:rsid w:val="00ED7CB3"/>
    <w:rsid w:val="00EE316B"/>
    <w:rsid w:val="00EE3755"/>
    <w:rsid w:val="00EE3F32"/>
    <w:rsid w:val="00EE64B5"/>
    <w:rsid w:val="00EE6583"/>
    <w:rsid w:val="00EF1F18"/>
    <w:rsid w:val="00EF2D1D"/>
    <w:rsid w:val="00EF37B7"/>
    <w:rsid w:val="00EF465E"/>
    <w:rsid w:val="00EF5C3A"/>
    <w:rsid w:val="00EF616B"/>
    <w:rsid w:val="00EF6352"/>
    <w:rsid w:val="00F00978"/>
    <w:rsid w:val="00F01008"/>
    <w:rsid w:val="00F0149A"/>
    <w:rsid w:val="00F01F58"/>
    <w:rsid w:val="00F06C18"/>
    <w:rsid w:val="00F078E1"/>
    <w:rsid w:val="00F07D63"/>
    <w:rsid w:val="00F10393"/>
    <w:rsid w:val="00F11E33"/>
    <w:rsid w:val="00F1284E"/>
    <w:rsid w:val="00F1423D"/>
    <w:rsid w:val="00F146C4"/>
    <w:rsid w:val="00F165AC"/>
    <w:rsid w:val="00F166DA"/>
    <w:rsid w:val="00F1685A"/>
    <w:rsid w:val="00F20F78"/>
    <w:rsid w:val="00F21DDE"/>
    <w:rsid w:val="00F2243D"/>
    <w:rsid w:val="00F23C22"/>
    <w:rsid w:val="00F23F70"/>
    <w:rsid w:val="00F24957"/>
    <w:rsid w:val="00F300C4"/>
    <w:rsid w:val="00F305AA"/>
    <w:rsid w:val="00F30FBF"/>
    <w:rsid w:val="00F34272"/>
    <w:rsid w:val="00F35511"/>
    <w:rsid w:val="00F366B2"/>
    <w:rsid w:val="00F37A9C"/>
    <w:rsid w:val="00F4179C"/>
    <w:rsid w:val="00F42C2F"/>
    <w:rsid w:val="00F43D59"/>
    <w:rsid w:val="00F446A4"/>
    <w:rsid w:val="00F45EFE"/>
    <w:rsid w:val="00F46260"/>
    <w:rsid w:val="00F468A7"/>
    <w:rsid w:val="00F52449"/>
    <w:rsid w:val="00F52519"/>
    <w:rsid w:val="00F53CCA"/>
    <w:rsid w:val="00F5506E"/>
    <w:rsid w:val="00F559F6"/>
    <w:rsid w:val="00F60357"/>
    <w:rsid w:val="00F60AA3"/>
    <w:rsid w:val="00F63BA1"/>
    <w:rsid w:val="00F66401"/>
    <w:rsid w:val="00F705F7"/>
    <w:rsid w:val="00F71AF8"/>
    <w:rsid w:val="00F71E18"/>
    <w:rsid w:val="00F72885"/>
    <w:rsid w:val="00F73F45"/>
    <w:rsid w:val="00F74978"/>
    <w:rsid w:val="00F753B1"/>
    <w:rsid w:val="00F759AA"/>
    <w:rsid w:val="00F75A49"/>
    <w:rsid w:val="00F767A1"/>
    <w:rsid w:val="00F76976"/>
    <w:rsid w:val="00F8012A"/>
    <w:rsid w:val="00F83701"/>
    <w:rsid w:val="00F844DA"/>
    <w:rsid w:val="00F85264"/>
    <w:rsid w:val="00F8582B"/>
    <w:rsid w:val="00F8628A"/>
    <w:rsid w:val="00F87047"/>
    <w:rsid w:val="00FA06DD"/>
    <w:rsid w:val="00FA1FCF"/>
    <w:rsid w:val="00FA2C7A"/>
    <w:rsid w:val="00FA3522"/>
    <w:rsid w:val="00FA4E3A"/>
    <w:rsid w:val="00FA5042"/>
    <w:rsid w:val="00FA5D38"/>
    <w:rsid w:val="00FB2934"/>
    <w:rsid w:val="00FB339A"/>
    <w:rsid w:val="00FB33AE"/>
    <w:rsid w:val="00FB4C49"/>
    <w:rsid w:val="00FC19FF"/>
    <w:rsid w:val="00FC626E"/>
    <w:rsid w:val="00FC62EE"/>
    <w:rsid w:val="00FD0433"/>
    <w:rsid w:val="00FD09B6"/>
    <w:rsid w:val="00FD0DC1"/>
    <w:rsid w:val="00FD1432"/>
    <w:rsid w:val="00FD1E3D"/>
    <w:rsid w:val="00FD2346"/>
    <w:rsid w:val="00FD32E4"/>
    <w:rsid w:val="00FD4B71"/>
    <w:rsid w:val="00FD4C45"/>
    <w:rsid w:val="00FD694C"/>
    <w:rsid w:val="00FD7C5B"/>
    <w:rsid w:val="00FE0097"/>
    <w:rsid w:val="00FE1788"/>
    <w:rsid w:val="00FE193A"/>
    <w:rsid w:val="00FE3422"/>
    <w:rsid w:val="00FE452F"/>
    <w:rsid w:val="00FE603B"/>
    <w:rsid w:val="00FE7A9C"/>
    <w:rsid w:val="00FF0AD8"/>
    <w:rsid w:val="00FF28AD"/>
    <w:rsid w:val="00FF47CB"/>
    <w:rsid w:val="00FF4D1B"/>
    <w:rsid w:val="00FF4F80"/>
    <w:rsid w:val="00FF50FD"/>
    <w:rsid w:val="00FF589E"/>
    <w:rsid w:val="00FF62BA"/>
    <w:rsid w:val="00FF6EF3"/>
    <w:rsid w:val="00FF774F"/>
    <w:rsid w:val="00FF7982"/>
    <w:rsid w:val="00FF7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AB1F6E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31C40"/>
    <w:pPr>
      <w:spacing w:before="120" w:after="120" w:line="240" w:lineRule="auto"/>
    </w:pPr>
    <w:rPr>
      <w:rFonts w:ascii="Times New Roman" w:eastAsia="Times New Roman" w:hAnsi="Times New Roman" w:cs="Times New Roman"/>
      <w:szCs w:val="24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631C40"/>
    <w:pPr>
      <w:keepNext/>
      <w:pageBreakBefore/>
      <w:numPr>
        <w:numId w:val="2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631C40"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631C40"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631C40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631C40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631C40"/>
    <w:pPr>
      <w:numPr>
        <w:ilvl w:val="5"/>
        <w:numId w:val="2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link w:val="Heading7Char"/>
    <w:qFormat/>
    <w:rsid w:val="00631C40"/>
    <w:pPr>
      <w:numPr>
        <w:ilvl w:val="6"/>
        <w:numId w:val="2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631C40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631C40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9Char">
    <w:name w:val="Heading 9 Char"/>
    <w:basedOn w:val="DefaultParagraphFont"/>
    <w:link w:val="Heading9"/>
    <w:rsid w:val="00631C40"/>
    <w:rPr>
      <w:rFonts w:ascii="Arial" w:eastAsia="Times New Roman" w:hAnsi="Arial" w:cs="Arial"/>
      <w:lang w:eastAsia="en-US"/>
    </w:rPr>
  </w:style>
  <w:style w:type="paragraph" w:styleId="BalloonText">
    <w:name w:val="Balloon Text"/>
    <w:basedOn w:val="Normal"/>
    <w:link w:val="BalloonTextChar"/>
    <w:rsid w:val="00631C4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31C40"/>
    <w:rPr>
      <w:rFonts w:ascii="Tahoma" w:eastAsia="Times New Roman" w:hAnsi="Tahoma" w:cs="Tahoma"/>
      <w:sz w:val="16"/>
      <w:szCs w:val="16"/>
      <w:lang w:eastAsia="en-US"/>
    </w:rPr>
  </w:style>
  <w:style w:type="character" w:styleId="CommentReference">
    <w:name w:val="annotation reference"/>
    <w:basedOn w:val="DefaultParagraphFont"/>
    <w:semiHidden/>
    <w:unhideWhenUsed/>
    <w:rsid w:val="00631C40"/>
    <w:rPr>
      <w:sz w:val="18"/>
      <w:szCs w:val="18"/>
    </w:rPr>
  </w:style>
  <w:style w:type="paragraph" w:styleId="CommentText">
    <w:name w:val="annotation text"/>
    <w:basedOn w:val="Normal"/>
    <w:link w:val="CommentTextChar"/>
    <w:semiHidden/>
    <w:unhideWhenUsed/>
    <w:rsid w:val="00631C40"/>
  </w:style>
  <w:style w:type="character" w:customStyle="1" w:styleId="CommentTextChar">
    <w:name w:val="Comment Text Char"/>
    <w:basedOn w:val="DefaultParagraphFont"/>
    <w:link w:val="CommentText"/>
    <w:semiHidden/>
    <w:rsid w:val="00631C40"/>
    <w:rPr>
      <w:rFonts w:ascii="Times New Roman" w:eastAsia="Times New Roman" w:hAnsi="Times New Roman" w:cs="Times New Roman"/>
      <w:szCs w:val="24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631C40"/>
    <w:rPr>
      <w:b/>
      <w:bCs/>
      <w:szCs w:val="20"/>
    </w:rPr>
  </w:style>
  <w:style w:type="character" w:customStyle="1" w:styleId="CommentSubjectChar">
    <w:name w:val="Comment Subject Char"/>
    <w:basedOn w:val="CommentTextChar"/>
    <w:link w:val="CommentSubject"/>
    <w:semiHidden/>
    <w:rsid w:val="00631C40"/>
    <w:rPr>
      <w:rFonts w:ascii="Times New Roman" w:eastAsia="Times New Roman" w:hAnsi="Times New Roman" w:cs="Times New Roman"/>
      <w:b/>
      <w:bCs/>
      <w:szCs w:val="20"/>
      <w:lang w:eastAsia="en-US"/>
    </w:rPr>
  </w:style>
  <w:style w:type="paragraph" w:styleId="Footer">
    <w:name w:val="footer"/>
    <w:basedOn w:val="Normal"/>
    <w:link w:val="FooterChar"/>
    <w:rsid w:val="00631C4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631C40"/>
    <w:rPr>
      <w:rFonts w:ascii="Times New Roman" w:eastAsia="Times New Roman" w:hAnsi="Times New Roman" w:cs="Times New Roman"/>
      <w:szCs w:val="24"/>
      <w:lang w:eastAsia="en-US"/>
    </w:rPr>
  </w:style>
  <w:style w:type="paragraph" w:styleId="Header">
    <w:name w:val="header"/>
    <w:basedOn w:val="Normal"/>
    <w:link w:val="HeaderChar"/>
    <w:rsid w:val="00631C4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631C40"/>
    <w:rPr>
      <w:rFonts w:ascii="Times New Roman" w:eastAsia="Times New Roman" w:hAnsi="Times New Roman" w:cs="Times New Roman"/>
      <w:szCs w:val="24"/>
      <w:lang w:eastAsia="en-US"/>
    </w:rPr>
  </w:style>
  <w:style w:type="character" w:customStyle="1" w:styleId="Heading1Char">
    <w:name w:val="Heading 1 Char"/>
    <w:basedOn w:val="DefaultParagraphFont"/>
    <w:link w:val="Heading1"/>
    <w:rsid w:val="00631C40"/>
    <w:rPr>
      <w:rFonts w:ascii="Times New Roman" w:eastAsia="Times New Roman" w:hAnsi="Times New Roman" w:cs="Arial"/>
      <w:b/>
      <w:bCs/>
      <w:kern w:val="32"/>
      <w:sz w:val="32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rsid w:val="00631C40"/>
    <w:rPr>
      <w:rFonts w:ascii="Times New Roman" w:eastAsia="Times New Roman" w:hAnsi="Times New Roman" w:cs="Arial"/>
      <w:b/>
      <w:bCs/>
      <w:iCs/>
      <w:sz w:val="28"/>
      <w:szCs w:val="28"/>
      <w:lang w:eastAsia="en-US"/>
    </w:rPr>
  </w:style>
  <w:style w:type="character" w:customStyle="1" w:styleId="Heading3Char">
    <w:name w:val="Heading 3 Char"/>
    <w:basedOn w:val="DefaultParagraphFont"/>
    <w:link w:val="Heading3"/>
    <w:rsid w:val="00631C40"/>
    <w:rPr>
      <w:rFonts w:ascii="Times New Roman" w:eastAsia="Times New Roman" w:hAnsi="Times New Roman" w:cs="Arial"/>
      <w:b/>
      <w:bCs/>
      <w:sz w:val="26"/>
      <w:szCs w:val="26"/>
      <w:lang w:eastAsia="en-US"/>
    </w:rPr>
  </w:style>
  <w:style w:type="character" w:customStyle="1" w:styleId="Heading4Char">
    <w:name w:val="Heading 4 Char"/>
    <w:basedOn w:val="DefaultParagraphFont"/>
    <w:link w:val="Heading4"/>
    <w:rsid w:val="00631C40"/>
    <w:rPr>
      <w:rFonts w:ascii="Times New Roman" w:eastAsia="Times New Roman" w:hAnsi="Times New Roman" w:cs="Times New Roman"/>
      <w:b/>
      <w:bCs/>
      <w:sz w:val="28"/>
      <w:szCs w:val="28"/>
      <w:lang w:eastAsia="en-US"/>
    </w:rPr>
  </w:style>
  <w:style w:type="character" w:customStyle="1" w:styleId="Heading5Char">
    <w:name w:val="Heading 5 Char"/>
    <w:basedOn w:val="DefaultParagraphFont"/>
    <w:link w:val="Heading5"/>
    <w:rsid w:val="00631C40"/>
    <w:rPr>
      <w:rFonts w:ascii="Times New Roman" w:eastAsia="Times New Roman" w:hAnsi="Times New Roman" w:cs="Times New Roman"/>
      <w:b/>
      <w:bCs/>
      <w:i/>
      <w:iCs/>
      <w:sz w:val="26"/>
      <w:szCs w:val="26"/>
      <w:lang w:eastAsia="en-US"/>
    </w:rPr>
  </w:style>
  <w:style w:type="character" w:customStyle="1" w:styleId="Heading6Char">
    <w:name w:val="Heading 6 Char"/>
    <w:basedOn w:val="DefaultParagraphFont"/>
    <w:link w:val="Heading6"/>
    <w:rsid w:val="00631C40"/>
    <w:rPr>
      <w:rFonts w:ascii="Times New Roman" w:eastAsia="Times New Roman" w:hAnsi="Times New Roman" w:cs="Times New Roman"/>
      <w:b/>
      <w:bCs/>
      <w:lang w:eastAsia="en-US"/>
    </w:rPr>
  </w:style>
  <w:style w:type="character" w:customStyle="1" w:styleId="Heading7Char">
    <w:name w:val="Heading 7 Char"/>
    <w:basedOn w:val="DefaultParagraphFont"/>
    <w:link w:val="Heading7"/>
    <w:rsid w:val="00631C40"/>
    <w:rPr>
      <w:rFonts w:ascii="Times New Roman" w:eastAsia="Times New Roman" w:hAnsi="Times New Roman" w:cs="Times New Roman"/>
      <w:szCs w:val="24"/>
      <w:lang w:eastAsia="en-US"/>
    </w:rPr>
  </w:style>
  <w:style w:type="character" w:customStyle="1" w:styleId="Heading8Char">
    <w:name w:val="Heading 8 Char"/>
    <w:basedOn w:val="DefaultParagraphFont"/>
    <w:link w:val="Heading8"/>
    <w:rsid w:val="00631C40"/>
    <w:rPr>
      <w:rFonts w:ascii="Times New Roman" w:eastAsia="Times New Roman" w:hAnsi="Times New Roman" w:cs="Times New Roman"/>
      <w:i/>
      <w:iCs/>
      <w:szCs w:val="24"/>
      <w:lang w:eastAsia="en-US"/>
    </w:rPr>
  </w:style>
  <w:style w:type="character" w:styleId="Hyperlink">
    <w:name w:val="Hyperlink"/>
    <w:uiPriority w:val="99"/>
    <w:rPr>
      <w:color w:val="0000FF"/>
      <w:u w:val="single"/>
    </w:rPr>
  </w:style>
  <w:style w:type="paragraph" w:customStyle="1" w:styleId="Instructions">
    <w:name w:val="Instructions"/>
    <w:basedOn w:val="Normal"/>
    <w:autoRedefine/>
    <w:rsid w:val="00631C40"/>
    <w:pPr>
      <w:shd w:val="clear" w:color="auto" w:fill="FFFFFF"/>
    </w:pPr>
  </w:style>
  <w:style w:type="paragraph" w:styleId="List">
    <w:name w:val="List"/>
    <w:basedOn w:val="Normal"/>
    <w:rsid w:val="00631C40"/>
    <w:pPr>
      <w:ind w:left="360" w:hanging="360"/>
    </w:pPr>
  </w:style>
  <w:style w:type="paragraph" w:styleId="ListBullet2">
    <w:name w:val="List Bullet 2"/>
    <w:basedOn w:val="List"/>
    <w:autoRedefine/>
    <w:rsid w:val="00631C40"/>
    <w:pPr>
      <w:numPr>
        <w:numId w:val="3"/>
      </w:numPr>
      <w:tabs>
        <w:tab w:val="left" w:pos="540"/>
      </w:tabs>
      <w:spacing w:line="220" w:lineRule="atLeast"/>
      <w:ind w:right="720"/>
    </w:pPr>
    <w:rPr>
      <w:szCs w:val="20"/>
    </w:rPr>
  </w:style>
  <w:style w:type="paragraph" w:styleId="NormalIndent">
    <w:name w:val="Normal Indent"/>
    <w:basedOn w:val="Normal"/>
    <w:rsid w:val="00631C40"/>
    <w:pPr>
      <w:ind w:left="720"/>
    </w:pPr>
    <w:rPr>
      <w:szCs w:val="20"/>
    </w:rPr>
  </w:style>
  <w:style w:type="character" w:styleId="PageNumber">
    <w:name w:val="page number"/>
    <w:basedOn w:val="DefaultParagraphFont"/>
    <w:rsid w:val="00631C40"/>
  </w:style>
  <w:style w:type="paragraph" w:customStyle="1" w:styleId="TableBody">
    <w:name w:val="Table Body"/>
    <w:rsid w:val="00631C40"/>
    <w:pPr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  <w:lang w:eastAsia="en-US"/>
    </w:rPr>
  </w:style>
  <w:style w:type="table" w:styleId="TableGrid">
    <w:name w:val="Table Grid"/>
    <w:basedOn w:val="TableNormal"/>
    <w:rsid w:val="00631C4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5E616E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paragraph" w:styleId="TOC1">
    <w:name w:val="toc 1"/>
    <w:basedOn w:val="Normal"/>
    <w:next w:val="Normal"/>
    <w:autoRedefine/>
    <w:uiPriority w:val="39"/>
    <w:unhideWhenUsed/>
    <w:rsid w:val="00631C4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31C40"/>
    <w:pPr>
      <w:spacing w:after="100"/>
      <w:ind w:left="220"/>
    </w:pPr>
  </w:style>
  <w:style w:type="table" w:customStyle="1" w:styleId="GridTable4-Accent31">
    <w:name w:val="Grid Table 4 - Accent 31"/>
    <w:basedOn w:val="TableNormal"/>
    <w:uiPriority w:val="49"/>
    <w:rsid w:val="0063744C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631C40"/>
    <w:pPr>
      <w:spacing w:after="100"/>
      <w:ind w:left="440"/>
    </w:pPr>
  </w:style>
  <w:style w:type="table" w:customStyle="1" w:styleId="GridTable5Dark-Accent31">
    <w:name w:val="Grid Table 5 Dark - Accent 31"/>
    <w:basedOn w:val="TableNormal"/>
    <w:uiPriority w:val="50"/>
    <w:rsid w:val="00E82EF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customStyle="1" w:styleId="TableText">
    <w:name w:val="Table Text"/>
    <w:rsid w:val="00631C40"/>
    <w:pPr>
      <w:tabs>
        <w:tab w:val="right" w:pos="9720"/>
      </w:tabs>
      <w:spacing w:before="40" w:after="40" w:line="240" w:lineRule="auto"/>
    </w:pPr>
    <w:rPr>
      <w:rFonts w:ascii="Times New Roman" w:eastAsia="Times New Roman" w:hAnsi="Times New Roman" w:cs="Times New Roman"/>
      <w:bCs/>
      <w:sz w:val="20"/>
      <w:szCs w:val="24"/>
      <w:lang w:val="en-GB" w:eastAsia="en-US"/>
    </w:rPr>
  </w:style>
  <w:style w:type="paragraph" w:styleId="Caption">
    <w:name w:val="caption"/>
    <w:basedOn w:val="Normal"/>
    <w:next w:val="Normal"/>
    <w:uiPriority w:val="35"/>
    <w:unhideWhenUsed/>
    <w:rsid w:val="00631C40"/>
    <w:pPr>
      <w:spacing w:after="200"/>
    </w:pPr>
    <w:rPr>
      <w:rFonts w:asciiTheme="minorHAnsi" w:eastAsiaTheme="minorEastAsia" w:hAnsiTheme="minorHAnsi"/>
      <w:i/>
      <w:iCs/>
      <w:color w:val="44546A" w:themeColor="text2"/>
      <w:szCs w:val="18"/>
    </w:rPr>
  </w:style>
  <w:style w:type="character" w:customStyle="1" w:styleId="Dv-2003-InstructionContentChar">
    <w:name w:val="Dv-20.03-InstructionContent Char"/>
    <w:basedOn w:val="DefaultParagraphFont"/>
    <w:rsid w:val="00631C40"/>
    <w:rPr>
      <w:rFonts w:eastAsia="Times New Roman" w:cs="Times New Roman"/>
      <w:szCs w:val="24"/>
      <w:lang w:eastAsia="en-US"/>
    </w:rPr>
  </w:style>
  <w:style w:type="character" w:customStyle="1" w:styleId="Dv-50RowChar">
    <w:name w:val="Dv-50.Row Char"/>
    <w:basedOn w:val="Dv-32FormFillingFieldChar"/>
    <w:rsid w:val="00631C40"/>
    <w:rPr>
      <w:rFonts w:ascii="Times" w:eastAsia="PMingLiU" w:hAnsi="Times" w:cs="Times New Roman"/>
      <w:b w:val="0"/>
      <w:color w:val="00B0F0"/>
      <w:sz w:val="20"/>
      <w:szCs w:val="24"/>
      <w:lang w:val="en-GB" w:eastAsia="en-US"/>
    </w:rPr>
  </w:style>
  <w:style w:type="character" w:customStyle="1" w:styleId="Dv-51CellChar">
    <w:name w:val="Dv-51.Cell Char"/>
    <w:basedOn w:val="Dv-50RowChar"/>
    <w:rsid w:val="00631C40"/>
    <w:rPr>
      <w:rFonts w:ascii="Times" w:eastAsia="PMingLiU" w:hAnsi="Times" w:cs="Times New Roman"/>
      <w:b w:val="0"/>
      <w:color w:val="BF8F00" w:themeColor="accent4" w:themeShade="BF"/>
      <w:sz w:val="20"/>
      <w:szCs w:val="24"/>
      <w:lang w:val="en-GB" w:eastAsia="en-US"/>
    </w:rPr>
  </w:style>
  <w:style w:type="paragraph" w:customStyle="1" w:styleId="GeneralHeading">
    <w:name w:val="General Heading"/>
    <w:basedOn w:val="Normal"/>
    <w:link w:val="GeneralHeadingChar"/>
    <w:qFormat/>
    <w:rsid w:val="00631C40"/>
    <w:rPr>
      <w:b/>
    </w:rPr>
  </w:style>
  <w:style w:type="character" w:customStyle="1" w:styleId="GeneralHeadingChar">
    <w:name w:val="General Heading Char"/>
    <w:basedOn w:val="DefaultParagraphFont"/>
    <w:link w:val="GeneralHeading"/>
    <w:rsid w:val="00631C40"/>
    <w:rPr>
      <w:rFonts w:ascii="Times New Roman" w:eastAsia="Times New Roman" w:hAnsi="Times New Roman" w:cs="Times New Roman"/>
      <w:b/>
      <w:szCs w:val="24"/>
      <w:lang w:eastAsia="en-US"/>
    </w:rPr>
  </w:style>
  <w:style w:type="paragraph" w:styleId="ListParagraph">
    <w:name w:val="List Paragraph"/>
    <w:basedOn w:val="Normal"/>
    <w:uiPriority w:val="34"/>
    <w:qFormat/>
    <w:rsid w:val="00631C40"/>
    <w:pPr>
      <w:ind w:left="720"/>
    </w:pPr>
  </w:style>
  <w:style w:type="paragraph" w:customStyle="1" w:styleId="Step-Instructions">
    <w:name w:val="Step-Instructions"/>
    <w:basedOn w:val="Normal"/>
    <w:link w:val="Step-InstructionsChar"/>
    <w:rsid w:val="00631C40"/>
    <w:pPr>
      <w:ind w:left="720" w:hanging="720"/>
    </w:pPr>
    <w:rPr>
      <w:sz w:val="26"/>
    </w:rPr>
  </w:style>
  <w:style w:type="character" w:customStyle="1" w:styleId="Step-InstructionsChar">
    <w:name w:val="Step-Instructions Char"/>
    <w:basedOn w:val="Heading3Char"/>
    <w:link w:val="Step-Instructions"/>
    <w:rsid w:val="00631C40"/>
    <w:rPr>
      <w:rFonts w:ascii="Times New Roman" w:eastAsia="Times New Roman" w:hAnsi="Times New Roman" w:cs="Times New Roman"/>
      <w:b w:val="0"/>
      <w:bCs w:val="0"/>
      <w:sz w:val="26"/>
      <w:szCs w:val="24"/>
      <w:lang w:eastAsia="en-US"/>
    </w:rPr>
  </w:style>
  <w:style w:type="table" w:customStyle="1" w:styleId="TableNormalSided">
    <w:name w:val="Table Normal (Sided)"/>
    <w:basedOn w:val="TableNormal"/>
    <w:uiPriority w:val="99"/>
    <w:rsid w:val="00631C40"/>
    <w:pPr>
      <w:spacing w:after="0" w:line="240" w:lineRule="auto"/>
    </w:pPr>
    <w:rPr>
      <w:rFonts w:ascii="Times New Roman" w:hAnsi="Times New Roman"/>
    </w:rPr>
    <w:tblPr>
      <w:tblBorders>
        <w:top w:val="single" w:sz="4" w:space="0" w:color="D0CECE"/>
        <w:left w:val="single" w:sz="4" w:space="0" w:color="D0CECE"/>
        <w:bottom w:val="single" w:sz="4" w:space="0" w:color="D0CECE"/>
        <w:right w:val="single" w:sz="4" w:space="0" w:color="D0CECE"/>
        <w:insideH w:val="single" w:sz="6" w:space="0" w:color="D0CECE"/>
        <w:insideV w:val="single" w:sz="6" w:space="0" w:color="D0CECE"/>
      </w:tblBorders>
      <w:tblCellMar>
        <w:left w:w="115" w:type="dxa"/>
        <w:right w:w="115" w:type="dxa"/>
      </w:tblCellMar>
    </w:tblPr>
    <w:tblStylePr w:type="firstCol">
      <w:rPr>
        <w:b/>
      </w:rPr>
      <w:tblPr/>
      <w:tcPr>
        <w:shd w:val="clear" w:color="auto" w:fill="D9D9D9" w:themeFill="background1" w:themeFillShade="D9"/>
      </w:tcPr>
    </w:tblStylePr>
    <w:tblStylePr w:type="nwCell">
      <w:rPr>
        <w:b/>
      </w:rPr>
    </w:tblStylePr>
  </w:style>
  <w:style w:type="table" w:customStyle="1" w:styleId="TableStyle1">
    <w:name w:val="Table Style 1"/>
    <w:basedOn w:val="TableNormal"/>
    <w:uiPriority w:val="99"/>
    <w:rsid w:val="00631C40"/>
    <w:pPr>
      <w:spacing w:after="0" w:line="240" w:lineRule="auto"/>
    </w:pPr>
    <w:rPr>
      <w:rFonts w:ascii="Times New Roman" w:eastAsia="Times New Roman" w:hAnsi="Times New Roman" w:cs="Times New Roman"/>
      <w:szCs w:val="20"/>
    </w:rPr>
    <w:tblPr>
      <w:tblBorders>
        <w:top w:val="single" w:sz="4" w:space="0" w:color="D0CECE"/>
        <w:left w:val="single" w:sz="4" w:space="0" w:color="D0CECE"/>
        <w:bottom w:val="single" w:sz="4" w:space="0" w:color="D0CECE"/>
        <w:right w:val="single" w:sz="4" w:space="0" w:color="D0CECE"/>
        <w:insideH w:val="single" w:sz="4" w:space="0" w:color="D0CECE"/>
        <w:insideV w:val="single" w:sz="4" w:space="0" w:color="D0CECE"/>
      </w:tblBorders>
      <w:tblCellMar>
        <w:left w:w="115" w:type="dxa"/>
        <w:right w:w="115" w:type="dxa"/>
      </w:tblCellMar>
    </w:tblPr>
    <w:tblStylePr w:type="firstRow">
      <w:rPr>
        <w:b/>
      </w:rPr>
      <w:tblPr/>
      <w:tcPr>
        <w:shd w:val="clear" w:color="auto" w:fill="D9D9D9"/>
      </w:tcPr>
    </w:tblStylePr>
  </w:style>
  <w:style w:type="paragraph" w:customStyle="1" w:styleId="Dv-60TextAndProp">
    <w:name w:val="Dv-60.TextAndProp"/>
    <w:basedOn w:val="Normal"/>
    <w:link w:val="Dv-60TextAndPropChar"/>
    <w:rsid w:val="00432FD5"/>
    <w:rPr>
      <w:color w:val="6600FF"/>
      <w:lang w:eastAsia="zh-TW"/>
    </w:rPr>
  </w:style>
  <w:style w:type="character" w:customStyle="1" w:styleId="Dv-60TextAndPropChar">
    <w:name w:val="Dv-60.TextAndProp Char"/>
    <w:basedOn w:val="DefaultParagraphFont"/>
    <w:link w:val="Dv-60TextAndProp"/>
    <w:rsid w:val="00432FD5"/>
    <w:rPr>
      <w:rFonts w:ascii="Times New Roman" w:eastAsia="Times New Roman" w:hAnsi="Times New Roman" w:cs="Times New Roman"/>
      <w:color w:val="6600FF"/>
      <w:szCs w:val="24"/>
    </w:rPr>
  </w:style>
  <w:style w:type="paragraph" w:customStyle="1" w:styleId="Dv-6001-ReferencesStart">
    <w:name w:val="Dv-60.01-ReferencesStart"/>
    <w:link w:val="Dv-6001-ReferencesStartChar"/>
    <w:rsid w:val="00631C40"/>
    <w:rPr>
      <w:color w:val="CFAD6F"/>
      <w:shd w:val="clear" w:color="auto" w:fill="FFFFFF"/>
    </w:rPr>
  </w:style>
  <w:style w:type="character" w:customStyle="1" w:styleId="Dv-6001-ReferencesStartChar">
    <w:name w:val="Dv-60.01-ReferencesStart Char"/>
    <w:basedOn w:val="Dv-3101-GenericDescriptionStartChar"/>
    <w:link w:val="Dv-6001-ReferencesStart"/>
    <w:rsid w:val="00631C40"/>
    <w:rPr>
      <w:rFonts w:ascii="Times" w:eastAsia="Times New Roman" w:hAnsi="Times" w:cs="Times New Roman"/>
      <w:b/>
      <w:color w:val="CFAD6F"/>
      <w:sz w:val="52"/>
      <w:szCs w:val="24"/>
      <w:lang w:val="en-GB" w:eastAsia="en-US"/>
    </w:rPr>
  </w:style>
  <w:style w:type="paragraph" w:customStyle="1" w:styleId="Dv-6002-ReferencesEnd">
    <w:name w:val="Dv-60.02-ReferencesEnd"/>
    <w:link w:val="Dv-6002-ReferencesEndChar"/>
    <w:rsid w:val="00631C40"/>
    <w:rPr>
      <w:color w:val="CFAD6F"/>
    </w:rPr>
  </w:style>
  <w:style w:type="character" w:customStyle="1" w:styleId="Dv-6002-ReferencesEndChar">
    <w:name w:val="Dv-60.02-ReferencesEnd Char"/>
    <w:basedOn w:val="Dv-3102-GenericDescriptionEndChar"/>
    <w:link w:val="Dv-6002-ReferencesEnd"/>
    <w:rsid w:val="00631C40"/>
    <w:rPr>
      <w:rFonts w:ascii="Times" w:eastAsia="Times New Roman" w:hAnsi="Times" w:cs="Times New Roman"/>
      <w:b/>
      <w:color w:val="CFAD6F"/>
      <w:sz w:val="52"/>
      <w:szCs w:val="24"/>
      <w:lang w:val="en-GB" w:eastAsia="en-US"/>
    </w:rPr>
  </w:style>
  <w:style w:type="character" w:customStyle="1" w:styleId="CoverTitleCharChar">
    <w:name w:val="Cover Title Char Char"/>
    <w:link w:val="CoverTitle"/>
    <w:locked/>
    <w:rsid w:val="0063135E"/>
    <w:rPr>
      <w:rFonts w:ascii="Arial" w:eastAsia="Times New Roman" w:hAnsi="Arial" w:cs="Arial"/>
      <w:b/>
      <w:bCs/>
      <w:kern w:val="32"/>
      <w:sz w:val="44"/>
      <w:szCs w:val="32"/>
      <w:lang w:val="en-GB" w:eastAsia="en-US"/>
    </w:rPr>
  </w:style>
  <w:style w:type="paragraph" w:customStyle="1" w:styleId="CoverTitle">
    <w:name w:val="Cover Title"/>
    <w:link w:val="CoverTitleCharChar"/>
    <w:rsid w:val="0063135E"/>
    <w:pPr>
      <w:spacing w:before="2000" w:after="400" w:line="240" w:lineRule="auto"/>
    </w:pPr>
    <w:rPr>
      <w:rFonts w:ascii="Arial" w:eastAsia="Times New Roman" w:hAnsi="Arial" w:cs="Arial"/>
      <w:b/>
      <w:bCs/>
      <w:kern w:val="32"/>
      <w:sz w:val="44"/>
      <w:szCs w:val="32"/>
      <w:lang w:val="en-GB" w:eastAsia="en-US"/>
    </w:rPr>
  </w:style>
  <w:style w:type="character" w:customStyle="1" w:styleId="Dv-2001-InstructionStartChar">
    <w:name w:val="Dv-20.01-InstructionStart Char"/>
    <w:basedOn w:val="DefaultParagraphFont"/>
    <w:rsid w:val="00631C40"/>
    <w:rPr>
      <w:rFonts w:ascii="Times" w:eastAsia="Times New Roman" w:hAnsi="Times" w:cs="Times New Roman"/>
      <w:b/>
      <w:color w:val="FF0000"/>
      <w:sz w:val="52"/>
      <w:szCs w:val="24"/>
      <w:lang w:val="en-GB" w:eastAsia="en-US"/>
    </w:rPr>
  </w:style>
  <w:style w:type="character" w:customStyle="1" w:styleId="Dv-2002-InstructionEndChar">
    <w:name w:val="Dv-20.02-InstructionEnd Char"/>
    <w:basedOn w:val="Dv-2001-InstructionStartChar"/>
    <w:rsid w:val="00631C40"/>
    <w:rPr>
      <w:rFonts w:ascii="Times" w:eastAsia="Times New Roman" w:hAnsi="Times" w:cs="Times New Roman"/>
      <w:b/>
      <w:color w:val="FF0000"/>
      <w:sz w:val="52"/>
      <w:szCs w:val="24"/>
      <w:lang w:val="en-GB" w:eastAsia="en-US"/>
    </w:rPr>
  </w:style>
  <w:style w:type="paragraph" w:customStyle="1" w:styleId="Dv-2003-InstructionContentSample">
    <w:name w:val="Dv-20.03-InstructionContent (Sample)"/>
    <w:link w:val="Dv-2003-InstructionContentSampleChar"/>
    <w:qFormat/>
    <w:rsid w:val="00631C40"/>
    <w:rPr>
      <w:color w:val="538135" w:themeColor="accent6" w:themeShade="BF"/>
    </w:rPr>
  </w:style>
  <w:style w:type="character" w:customStyle="1" w:styleId="Dv-2003-InstructionContentSampleChar">
    <w:name w:val="Dv-20.03-InstructionContent (Sample) Char"/>
    <w:basedOn w:val="Dv-2003-InstructionContentChar"/>
    <w:link w:val="Dv-2003-InstructionContentSample"/>
    <w:rsid w:val="00631C40"/>
    <w:rPr>
      <w:rFonts w:eastAsia="Times New Roman" w:cs="Times New Roman"/>
      <w:color w:val="538135" w:themeColor="accent6" w:themeShade="BF"/>
      <w:szCs w:val="24"/>
      <w:lang w:eastAsia="en-US"/>
    </w:rPr>
  </w:style>
  <w:style w:type="character" w:customStyle="1" w:styleId="Dv-3001-OutputStartChar">
    <w:name w:val="Dv-30.01-OutputStart Char"/>
    <w:basedOn w:val="Dv-2001-InstructionStartChar"/>
    <w:rsid w:val="00631C40"/>
    <w:rPr>
      <w:rFonts w:ascii="Times" w:eastAsia="Times New Roman" w:hAnsi="Times" w:cs="Times New Roman"/>
      <w:b/>
      <w:color w:val="538135"/>
      <w:sz w:val="52"/>
      <w:szCs w:val="24"/>
      <w:lang w:val="en-GB" w:eastAsia="en-US"/>
    </w:rPr>
  </w:style>
  <w:style w:type="character" w:customStyle="1" w:styleId="Dv-3002-OutputEndChar">
    <w:name w:val="Dv-30.02-OutputEnd Char"/>
    <w:basedOn w:val="Dv-2002-InstructionEndChar"/>
    <w:rsid w:val="00631C40"/>
    <w:rPr>
      <w:rFonts w:ascii="Times" w:eastAsia="Times New Roman" w:hAnsi="Times" w:cs="Times New Roman"/>
      <w:b/>
      <w:color w:val="538135"/>
      <w:sz w:val="52"/>
      <w:szCs w:val="24"/>
      <w:lang w:val="en-GB" w:eastAsia="en-US"/>
    </w:rPr>
  </w:style>
  <w:style w:type="character" w:customStyle="1" w:styleId="Dv-3101-GenericDescriptionStartChar">
    <w:name w:val="Dv-31.01-GenericDescriptionStart Char"/>
    <w:basedOn w:val="Dv-3001-OutputStartChar"/>
    <w:rsid w:val="00631C40"/>
    <w:rPr>
      <w:rFonts w:ascii="Times" w:eastAsia="Times New Roman" w:hAnsi="Times" w:cs="Times New Roman"/>
      <w:b/>
      <w:color w:val="70AD47"/>
      <w:sz w:val="52"/>
      <w:szCs w:val="24"/>
      <w:lang w:val="en-GB" w:eastAsia="en-US"/>
    </w:rPr>
  </w:style>
  <w:style w:type="character" w:customStyle="1" w:styleId="Dv-3102-GenericDescriptionEndChar">
    <w:name w:val="Dv-31.02-GenericDescriptionEnd Char"/>
    <w:basedOn w:val="Dv-3002-OutputEndChar"/>
    <w:rsid w:val="00631C40"/>
    <w:rPr>
      <w:rFonts w:ascii="Times" w:eastAsia="Times New Roman" w:hAnsi="Times" w:cs="Times New Roman"/>
      <w:b/>
      <w:color w:val="70AD47"/>
      <w:sz w:val="52"/>
      <w:szCs w:val="24"/>
      <w:lang w:val="en-GB" w:eastAsia="en-US"/>
    </w:rPr>
  </w:style>
  <w:style w:type="character" w:customStyle="1" w:styleId="Dv-32FormFillingFieldChar">
    <w:name w:val="Dv-32.FormFillingField Char"/>
    <w:basedOn w:val="Dv-3002-OutputEndChar"/>
    <w:rsid w:val="00631C40"/>
    <w:rPr>
      <w:rFonts w:ascii="Times" w:eastAsia="PMingLiU" w:hAnsi="Times" w:cs="Times New Roman"/>
      <w:b w:val="0"/>
      <w:color w:val="00B050"/>
      <w:sz w:val="20"/>
      <w:szCs w:val="24"/>
      <w:lang w:val="en-GB" w:eastAsia="en-US"/>
    </w:rPr>
  </w:style>
  <w:style w:type="paragraph" w:styleId="BodyText">
    <w:name w:val="Body Text"/>
    <w:aliases w:val="bt,body text,body tesx,contents,bt1,body text1,body tesx1,bt2,body text2,body tesx2,bt3,body text3,body tesx3,bt4,body text4,body tesx4,contents1,Texto independiente1,bt5,body text5,body tesx5,bt6,body text6,body tesx6,bt11,contents2"/>
    <w:basedOn w:val="Normal"/>
    <w:link w:val="BodyTextChar"/>
    <w:rsid w:val="00B2682F"/>
    <w:pPr>
      <w:spacing w:line="259" w:lineRule="auto"/>
      <w:ind w:left="2520"/>
    </w:pPr>
    <w:rPr>
      <w:rFonts w:ascii="Calibri" w:eastAsia="Calibri" w:hAnsi="Calibri"/>
      <w:szCs w:val="22"/>
      <w:lang w:val="es-PE"/>
    </w:rPr>
  </w:style>
  <w:style w:type="character" w:customStyle="1" w:styleId="BodyTextChar">
    <w:name w:val="Body Text Char"/>
    <w:aliases w:val="bt Char,body text Char,body tesx Char,contents Char,bt1 Char,body text1 Char,body tesx1 Char,bt2 Char,body text2 Char,body tesx2 Char,bt3 Char,body text3 Char,body tesx3 Char,bt4 Char,body text4 Char,body tesx4 Char,contents1 Char"/>
    <w:basedOn w:val="DefaultParagraphFont"/>
    <w:link w:val="BodyText"/>
    <w:rsid w:val="00B2682F"/>
    <w:rPr>
      <w:rFonts w:ascii="Calibri" w:eastAsia="Calibri" w:hAnsi="Calibri" w:cs="Times New Roman"/>
      <w:lang w:val="es-PE" w:eastAsia="en-US"/>
    </w:rPr>
  </w:style>
  <w:style w:type="paragraph" w:styleId="Title">
    <w:name w:val="Title"/>
    <w:basedOn w:val="Normal"/>
    <w:link w:val="TitleChar"/>
    <w:qFormat/>
    <w:rsid w:val="00B2682F"/>
    <w:pPr>
      <w:keepLines/>
      <w:spacing w:before="0" w:line="259" w:lineRule="auto"/>
      <w:ind w:left="2520" w:right="720"/>
    </w:pPr>
    <w:rPr>
      <w:rFonts w:ascii="Book Antiqua" w:eastAsia="Calibri" w:hAnsi="Book Antiqua"/>
      <w:sz w:val="48"/>
      <w:szCs w:val="48"/>
      <w:lang w:val="es-PE"/>
    </w:rPr>
  </w:style>
  <w:style w:type="character" w:customStyle="1" w:styleId="TitleChar">
    <w:name w:val="Title Char"/>
    <w:basedOn w:val="DefaultParagraphFont"/>
    <w:link w:val="Title"/>
    <w:rsid w:val="00B2682F"/>
    <w:rPr>
      <w:rFonts w:ascii="Book Antiqua" w:eastAsia="Calibri" w:hAnsi="Book Antiqua" w:cs="Times New Roman"/>
      <w:sz w:val="48"/>
      <w:szCs w:val="48"/>
      <w:lang w:val="es-PE" w:eastAsia="en-US"/>
    </w:rPr>
  </w:style>
  <w:style w:type="paragraph" w:customStyle="1" w:styleId="TitleBar">
    <w:name w:val="Title Bar"/>
    <w:basedOn w:val="Normal"/>
    <w:rsid w:val="00B2682F"/>
    <w:pPr>
      <w:keepNext/>
      <w:pageBreakBefore/>
      <w:shd w:val="solid" w:color="auto" w:fill="auto"/>
      <w:spacing w:before="1680" w:after="160" w:line="259" w:lineRule="auto"/>
      <w:ind w:left="2520" w:right="720"/>
    </w:pPr>
    <w:rPr>
      <w:rFonts w:ascii="Calibri" w:eastAsia="Calibri" w:hAnsi="Calibri"/>
      <w:sz w:val="36"/>
      <w:szCs w:val="36"/>
      <w:lang w:val="es-PE"/>
    </w:rPr>
  </w:style>
  <w:style w:type="paragraph" w:customStyle="1" w:styleId="EstiloTtulo26ptNegrita">
    <w:name w:val="Estilo Título + 26 pt Negrita"/>
    <w:basedOn w:val="Title"/>
    <w:rsid w:val="00B2682F"/>
    <w:rPr>
      <w:b/>
      <w:bCs/>
      <w:sz w:val="72"/>
    </w:rPr>
  </w:style>
  <w:style w:type="table" w:styleId="GridTable4">
    <w:name w:val="Grid Table 4"/>
    <w:basedOn w:val="TableNormal"/>
    <w:uiPriority w:val="49"/>
    <w:rsid w:val="00193C7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5Dark-Accent2">
    <w:name w:val="Grid Table 5 Dark Accent 2"/>
    <w:basedOn w:val="TableNormal"/>
    <w:uiPriority w:val="50"/>
    <w:rsid w:val="00193C7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4-Accent6">
    <w:name w:val="Grid Table 4 Accent 6"/>
    <w:basedOn w:val="TableNormal"/>
    <w:uiPriority w:val="49"/>
    <w:rsid w:val="00193C7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TablaContenido">
    <w:name w:val="Tabla Contenido"/>
    <w:basedOn w:val="Normal"/>
    <w:qFormat/>
    <w:rsid w:val="000656E7"/>
    <w:pPr>
      <w:spacing w:before="0" w:after="0"/>
      <w:jc w:val="both"/>
    </w:pPr>
    <w:rPr>
      <w:rFonts w:ascii="Arial Narrow" w:eastAsia="Calibri" w:hAnsi="Arial Narrow"/>
      <w:bCs/>
      <w:sz w:val="20"/>
      <w:szCs w:val="22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859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3299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619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26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741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18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3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3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6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4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6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0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52991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0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999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5425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182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3496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2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7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2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0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7214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96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1006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63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2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0785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65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4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4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1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5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14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9210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9557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7684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465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24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749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6098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4946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2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7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4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270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281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41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2383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26" Type="http://schemas.openxmlformats.org/officeDocument/2006/relationships/image" Target="media/image16.png"/><Relationship Id="rId39" Type="http://schemas.openxmlformats.org/officeDocument/2006/relationships/image" Target="media/image27.emf"/><Relationship Id="rId21" Type="http://schemas.openxmlformats.org/officeDocument/2006/relationships/image" Target="media/image12.emf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emf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emf"/><Relationship Id="rId32" Type="http://schemas.openxmlformats.org/officeDocument/2006/relationships/image" Target="media/image21.emf"/><Relationship Id="rId37" Type="http://schemas.openxmlformats.org/officeDocument/2006/relationships/image" Target="media/image25.png"/><Relationship Id="rId40" Type="http://schemas.openxmlformats.org/officeDocument/2006/relationships/oleObject" Target="embeddings/oleObject5.bin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emf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10" Type="http://schemas.openxmlformats.org/officeDocument/2006/relationships/footer" Target="footer1.xml"/><Relationship Id="rId19" Type="http://schemas.openxmlformats.org/officeDocument/2006/relationships/oleObject" Target="embeddings/oleObject1.bin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3.emf"/><Relationship Id="rId27" Type="http://schemas.openxmlformats.org/officeDocument/2006/relationships/image" Target="media/image17.png"/><Relationship Id="rId30" Type="http://schemas.openxmlformats.org/officeDocument/2006/relationships/oleObject" Target="embeddings/oleObject3.bin"/><Relationship Id="rId35" Type="http://schemas.openxmlformats.org/officeDocument/2006/relationships/image" Target="media/image23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oleObject" Target="embeddings/oleObject2.bin"/><Relationship Id="rId33" Type="http://schemas.openxmlformats.org/officeDocument/2006/relationships/oleObject" Target="embeddings/oleObject4.bin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739CB9-D5E3-4829-B0CD-1C149BD336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5464</Words>
  <Characters>30054</Characters>
  <Application>Microsoft Office Word</Application>
  <DocSecurity>0</DocSecurity>
  <Lines>250</Lines>
  <Paragraphs>70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2017-03-09T09:29:00Z</dcterms:created>
  <dcterms:modified xsi:type="dcterms:W3CDTF">2018-08-17T20:19:00Z</dcterms:modified>
</cp:coreProperties>
</file>